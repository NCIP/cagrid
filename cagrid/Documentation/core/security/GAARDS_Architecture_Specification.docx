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40D" w:rsidRDefault="00A460AC">
      <w:pPr>
        <w:spacing w:line="240" w:lineRule="auto"/>
        <w:jc w:val="right"/>
        <w:rPr>
          <w:rFonts w:ascii="Times New Roman" w:hAnsi="Times New Roman"/>
          <w:szCs w:val="24"/>
        </w:rPr>
      </w:pPr>
      <w:r>
        <w:rPr>
          <w:rFonts w:ascii="Times New Roman" w:hAnsi="Times New Roman"/>
          <w:szCs w:val="24"/>
        </w:rPr>
        <w:t xml:space="preserve"> </w:t>
      </w: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Cs w:val="24"/>
        </w:rPr>
      </w:pPr>
    </w:p>
    <w:p w:rsidR="003E140D" w:rsidRDefault="003E140D">
      <w:pPr>
        <w:spacing w:line="240" w:lineRule="auto"/>
        <w:jc w:val="right"/>
        <w:rPr>
          <w:rFonts w:ascii="Times New Roman" w:hAnsi="Times New Roman"/>
          <w:sz w:val="72"/>
          <w:szCs w:val="72"/>
        </w:rPr>
      </w:pPr>
      <w:r>
        <w:rPr>
          <w:rFonts w:ascii="Times New Roman" w:hAnsi="Times New Roman"/>
          <w:sz w:val="72"/>
          <w:szCs w:val="72"/>
        </w:rPr>
        <w:t>GAARDS Architecture Specification</w:t>
      </w:r>
    </w:p>
    <w:p w:rsidR="003E140D" w:rsidRDefault="003E140D">
      <w:pPr>
        <w:spacing w:line="240" w:lineRule="auto"/>
        <w:jc w:val="right"/>
        <w:rPr>
          <w:rFonts w:ascii="Times New Roman" w:hAnsi="Times New Roman"/>
          <w:sz w:val="72"/>
          <w:szCs w:val="72"/>
        </w:rPr>
      </w:pPr>
    </w:p>
    <w:p w:rsidR="003E140D" w:rsidRDefault="003E140D">
      <w:pPr>
        <w:spacing w:line="240" w:lineRule="auto"/>
        <w:jc w:val="right"/>
        <w:rPr>
          <w:rFonts w:ascii="Times New Roman" w:hAnsi="Times New Roman"/>
          <w:sz w:val="72"/>
          <w:szCs w:val="72"/>
        </w:rPr>
      </w:pPr>
    </w:p>
    <w:p w:rsidR="003E140D" w:rsidRDefault="003E140D">
      <w:pPr>
        <w:spacing w:line="240" w:lineRule="auto"/>
        <w:jc w:val="right"/>
        <w:rPr>
          <w:rFonts w:ascii="Times New Roman" w:hAnsi="Times New Roman"/>
          <w:i/>
          <w:sz w:val="32"/>
          <w:szCs w:val="32"/>
        </w:rPr>
      </w:pPr>
      <w:r>
        <w:rPr>
          <w:rFonts w:ascii="Times New Roman" w:hAnsi="Times New Roman"/>
          <w:sz w:val="72"/>
          <w:szCs w:val="72"/>
        </w:rPr>
        <w:br/>
      </w:r>
      <w:r>
        <w:rPr>
          <w:rFonts w:ascii="Times New Roman" w:hAnsi="Times New Roman"/>
          <w:i/>
          <w:sz w:val="32"/>
          <w:szCs w:val="32"/>
        </w:rPr>
        <w:t xml:space="preserve">Revision: </w:t>
      </w:r>
      <w:r w:rsidR="00670980">
        <w:rPr>
          <w:rFonts w:ascii="Times New Roman" w:hAnsi="Times New Roman"/>
          <w:i/>
          <w:sz w:val="32"/>
          <w:szCs w:val="32"/>
        </w:rPr>
        <w:t>1.3</w:t>
      </w:r>
    </w:p>
    <w:p w:rsidR="003E140D" w:rsidRDefault="003E140D">
      <w:pPr>
        <w:spacing w:line="240" w:lineRule="auto"/>
        <w:rPr>
          <w:rFonts w:ascii="Times New Roman" w:hAnsi="Times New Roman"/>
        </w:rPr>
      </w:pPr>
      <w:r>
        <w:rPr>
          <w:rFonts w:ascii="Times New Roman" w:hAnsi="Times New Roman"/>
        </w:rPr>
        <w:br w:type="page"/>
      </w:r>
    </w:p>
    <w:p w:rsidR="003E140D" w:rsidRDefault="003E140D">
      <w:pPr>
        <w:pStyle w:val="TOCEntry"/>
        <w:spacing w:line="240" w:lineRule="auto"/>
        <w:rPr>
          <w:rFonts w:ascii="Times New Roman" w:hAnsi="Times New Roman"/>
        </w:rPr>
      </w:pPr>
      <w:bookmarkStart w:id="0" w:name="_Toc248115617"/>
      <w:r>
        <w:rPr>
          <w:rFonts w:ascii="Times New Roman" w:hAnsi="Times New Roman"/>
        </w:rPr>
        <w:lastRenderedPageBreak/>
        <w:t>Table of Contents</w:t>
      </w:r>
      <w:bookmarkEnd w:id="0"/>
    </w:p>
    <w:p w:rsidR="00DF6736" w:rsidRDefault="00754D31">
      <w:pPr>
        <w:pStyle w:val="TOC1"/>
        <w:rPr>
          <w:rFonts w:asciiTheme="minorHAnsi" w:eastAsiaTheme="minorEastAsia" w:hAnsiTheme="minorHAnsi" w:cstheme="minorBidi"/>
          <w:b w:val="0"/>
          <w:sz w:val="22"/>
          <w:szCs w:val="22"/>
        </w:rPr>
      </w:pPr>
      <w:r w:rsidRPr="00754D31">
        <w:rPr>
          <w:rFonts w:ascii="Times New Roman" w:hAnsi="Times New Roman"/>
          <w:b w:val="0"/>
        </w:rPr>
        <w:fldChar w:fldCharType="begin"/>
      </w:r>
      <w:r w:rsidR="003E140D">
        <w:rPr>
          <w:rFonts w:ascii="Times New Roman" w:hAnsi="Times New Roman"/>
          <w:b w:val="0"/>
        </w:rPr>
        <w:instrText xml:space="preserve"> TOC \o "1-4" \t "TOCEntry,1" </w:instrText>
      </w:r>
      <w:r w:rsidRPr="00754D31">
        <w:rPr>
          <w:rFonts w:ascii="Times New Roman" w:hAnsi="Times New Roman"/>
          <w:b w:val="0"/>
        </w:rPr>
        <w:fldChar w:fldCharType="separate"/>
      </w:r>
      <w:r w:rsidR="00DF6736" w:rsidRPr="001D15E3">
        <w:rPr>
          <w:rFonts w:ascii="Times New Roman" w:hAnsi="Times New Roman"/>
        </w:rPr>
        <w:t>Table of Contents</w:t>
      </w:r>
      <w:r w:rsidR="00DF6736">
        <w:tab/>
      </w:r>
      <w:r>
        <w:fldChar w:fldCharType="begin"/>
      </w:r>
      <w:r w:rsidR="00DF6736">
        <w:instrText xml:space="preserve"> PAGEREF _Toc248115617 \h </w:instrText>
      </w:r>
      <w:r>
        <w:fldChar w:fldCharType="separate"/>
      </w:r>
      <w:r w:rsidR="00DF6736">
        <w:t>ii</w:t>
      </w:r>
      <w:r>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Revision History</w:t>
      </w:r>
      <w:r>
        <w:tab/>
      </w:r>
      <w:r w:rsidR="00754D31">
        <w:fldChar w:fldCharType="begin"/>
      </w:r>
      <w:r>
        <w:instrText xml:space="preserve"> PAGEREF _Toc248115618 \h </w:instrText>
      </w:r>
      <w:r w:rsidR="00754D31">
        <w:fldChar w:fldCharType="separate"/>
      </w:r>
      <w:r>
        <w:t>iv</w:t>
      </w:r>
      <w:r w:rsidR="00754D31">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Approved By</w:t>
      </w:r>
      <w:r>
        <w:tab/>
      </w:r>
      <w:r w:rsidR="00754D31">
        <w:fldChar w:fldCharType="begin"/>
      </w:r>
      <w:r>
        <w:instrText xml:space="preserve"> PAGEREF _Toc248115619 \h </w:instrText>
      </w:r>
      <w:r w:rsidR="00754D31">
        <w:fldChar w:fldCharType="separate"/>
      </w:r>
      <w:r>
        <w:t>iv</w:t>
      </w:r>
      <w:r w:rsidR="00754D31">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List of Figures</w:t>
      </w:r>
      <w:r>
        <w:tab/>
      </w:r>
      <w:r w:rsidR="00754D31">
        <w:fldChar w:fldCharType="begin"/>
      </w:r>
      <w:r>
        <w:instrText xml:space="preserve"> PAGEREF _Toc248115620 \h </w:instrText>
      </w:r>
      <w:r w:rsidR="00754D31">
        <w:fldChar w:fldCharType="separate"/>
      </w:r>
      <w:r>
        <w:t>1</w:t>
      </w:r>
      <w:r w:rsidR="00754D31">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1.</w:t>
      </w:r>
      <w:r>
        <w:rPr>
          <w:rFonts w:asciiTheme="minorHAnsi" w:eastAsiaTheme="minorEastAsia" w:hAnsiTheme="minorHAnsi" w:cstheme="minorBidi"/>
          <w:b w:val="0"/>
          <w:sz w:val="22"/>
          <w:szCs w:val="22"/>
        </w:rPr>
        <w:tab/>
      </w:r>
      <w:r w:rsidRPr="001D15E3">
        <w:rPr>
          <w:rFonts w:ascii="Times New Roman" w:hAnsi="Times New Roman"/>
        </w:rPr>
        <w:t>Introduction</w:t>
      </w:r>
      <w:r>
        <w:tab/>
      </w:r>
      <w:r w:rsidR="00754D31">
        <w:fldChar w:fldCharType="begin"/>
      </w:r>
      <w:r>
        <w:instrText xml:space="preserve"> PAGEREF _Toc248115621 \h </w:instrText>
      </w:r>
      <w:r w:rsidR="00754D31">
        <w:fldChar w:fldCharType="separate"/>
      </w:r>
      <w:r>
        <w:t>3</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sidR="00754D31">
        <w:rPr>
          <w:noProof/>
        </w:rPr>
        <w:fldChar w:fldCharType="begin"/>
      </w:r>
      <w:r>
        <w:rPr>
          <w:noProof/>
        </w:rPr>
        <w:instrText xml:space="preserve"> PAGEREF _Toc248115622 \h </w:instrText>
      </w:r>
      <w:r w:rsidR="00754D31">
        <w:rPr>
          <w:noProof/>
        </w:rPr>
      </w:r>
      <w:r w:rsidR="00754D31">
        <w:rPr>
          <w:noProof/>
        </w:rPr>
        <w:fldChar w:fldCharType="separate"/>
      </w:r>
      <w:r>
        <w:rPr>
          <w:noProof/>
        </w:rPr>
        <w:t>3</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w:t>
      </w:r>
      <w:r>
        <w:rPr>
          <w:noProof/>
        </w:rPr>
        <w:tab/>
      </w:r>
      <w:r w:rsidR="00754D31">
        <w:rPr>
          <w:noProof/>
        </w:rPr>
        <w:fldChar w:fldCharType="begin"/>
      </w:r>
      <w:r>
        <w:rPr>
          <w:noProof/>
        </w:rPr>
        <w:instrText xml:space="preserve"> PAGEREF _Toc248115623 \h </w:instrText>
      </w:r>
      <w:r w:rsidR="00754D31">
        <w:rPr>
          <w:noProof/>
        </w:rPr>
      </w:r>
      <w:r w:rsidR="00754D31">
        <w:rPr>
          <w:noProof/>
        </w:rPr>
        <w:fldChar w:fldCharType="separate"/>
      </w:r>
      <w:r>
        <w:rPr>
          <w:noProof/>
        </w:rPr>
        <w:t>3</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Overview</w:t>
      </w:r>
      <w:r>
        <w:rPr>
          <w:noProof/>
        </w:rPr>
        <w:tab/>
      </w:r>
      <w:r w:rsidR="00754D31">
        <w:rPr>
          <w:noProof/>
        </w:rPr>
        <w:fldChar w:fldCharType="begin"/>
      </w:r>
      <w:r>
        <w:rPr>
          <w:noProof/>
        </w:rPr>
        <w:instrText xml:space="preserve"> PAGEREF _Toc248115624 \h </w:instrText>
      </w:r>
      <w:r w:rsidR="00754D31">
        <w:rPr>
          <w:noProof/>
        </w:rPr>
      </w:r>
      <w:r w:rsidR="00754D31">
        <w:rPr>
          <w:noProof/>
        </w:rPr>
        <w:fldChar w:fldCharType="separate"/>
      </w:r>
      <w:r>
        <w:rPr>
          <w:noProof/>
        </w:rPr>
        <w:t>3</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Definitions and Acronyms</w:t>
      </w:r>
      <w:r>
        <w:rPr>
          <w:noProof/>
        </w:rPr>
        <w:tab/>
      </w:r>
      <w:r w:rsidR="00754D31">
        <w:rPr>
          <w:noProof/>
        </w:rPr>
        <w:fldChar w:fldCharType="begin"/>
      </w:r>
      <w:r>
        <w:rPr>
          <w:noProof/>
        </w:rPr>
        <w:instrText xml:space="preserve"> PAGEREF _Toc248115625 \h </w:instrText>
      </w:r>
      <w:r w:rsidR="00754D31">
        <w:rPr>
          <w:noProof/>
        </w:rPr>
      </w:r>
      <w:r w:rsidR="00754D31">
        <w:rPr>
          <w:noProof/>
        </w:rPr>
        <w:fldChar w:fldCharType="separate"/>
      </w:r>
      <w:r>
        <w:rPr>
          <w:noProof/>
        </w:rPr>
        <w:t>4</w:t>
      </w:r>
      <w:r w:rsidR="00754D31">
        <w:rPr>
          <w:noProof/>
        </w:rPr>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2.</w:t>
      </w:r>
      <w:r>
        <w:rPr>
          <w:rFonts w:asciiTheme="minorHAnsi" w:eastAsiaTheme="minorEastAsia" w:hAnsiTheme="minorHAnsi" w:cstheme="minorBidi"/>
          <w:b w:val="0"/>
          <w:sz w:val="22"/>
          <w:szCs w:val="22"/>
        </w:rPr>
        <w:tab/>
      </w:r>
      <w:r w:rsidRPr="001D15E3">
        <w:rPr>
          <w:rFonts w:ascii="Times New Roman" w:hAnsi="Times New Roman"/>
        </w:rPr>
        <w:t>Architectural Considerations</w:t>
      </w:r>
      <w:r>
        <w:tab/>
      </w:r>
      <w:r w:rsidR="00754D31">
        <w:fldChar w:fldCharType="begin"/>
      </w:r>
      <w:r>
        <w:instrText xml:space="preserve"> PAGEREF _Toc248115626 \h </w:instrText>
      </w:r>
      <w:r w:rsidR="00754D31">
        <w:fldChar w:fldCharType="separate"/>
      </w:r>
      <w:r>
        <w:t>6</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SOA</w:t>
      </w:r>
      <w:r>
        <w:rPr>
          <w:noProof/>
        </w:rPr>
        <w:tab/>
      </w:r>
      <w:r w:rsidR="00754D31">
        <w:rPr>
          <w:noProof/>
        </w:rPr>
        <w:fldChar w:fldCharType="begin"/>
      </w:r>
      <w:r>
        <w:rPr>
          <w:noProof/>
        </w:rPr>
        <w:instrText xml:space="preserve"> PAGEREF _Toc248115627 \h </w:instrText>
      </w:r>
      <w:r w:rsidR="00754D31">
        <w:rPr>
          <w:noProof/>
        </w:rPr>
      </w:r>
      <w:r w:rsidR="00754D31">
        <w:rPr>
          <w:noProof/>
        </w:rPr>
        <w:fldChar w:fldCharType="separate"/>
      </w:r>
      <w:r>
        <w:rPr>
          <w:noProof/>
        </w:rPr>
        <w:t>7</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Web service</w:t>
      </w:r>
      <w:r>
        <w:rPr>
          <w:noProof/>
        </w:rPr>
        <w:tab/>
      </w:r>
      <w:r w:rsidR="00754D31">
        <w:rPr>
          <w:noProof/>
        </w:rPr>
        <w:fldChar w:fldCharType="begin"/>
      </w:r>
      <w:r>
        <w:rPr>
          <w:noProof/>
        </w:rPr>
        <w:instrText xml:space="preserve"> PAGEREF _Toc248115628 \h </w:instrText>
      </w:r>
      <w:r w:rsidR="00754D31">
        <w:rPr>
          <w:noProof/>
        </w:rPr>
      </w:r>
      <w:r w:rsidR="00754D31">
        <w:rPr>
          <w:noProof/>
        </w:rPr>
        <w:fldChar w:fldCharType="separate"/>
      </w:r>
      <w:r>
        <w:rPr>
          <w:noProof/>
        </w:rPr>
        <w:t>7</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SAML</w:t>
      </w:r>
      <w:r>
        <w:rPr>
          <w:noProof/>
        </w:rPr>
        <w:tab/>
      </w:r>
      <w:r w:rsidR="00754D31">
        <w:rPr>
          <w:noProof/>
        </w:rPr>
        <w:fldChar w:fldCharType="begin"/>
      </w:r>
      <w:r>
        <w:rPr>
          <w:noProof/>
        </w:rPr>
        <w:instrText xml:space="preserve"> PAGEREF _Toc248115629 \h </w:instrText>
      </w:r>
      <w:r w:rsidR="00754D31">
        <w:rPr>
          <w:noProof/>
        </w:rPr>
      </w:r>
      <w:r w:rsidR="00754D31">
        <w:rPr>
          <w:noProof/>
        </w:rPr>
        <w:fldChar w:fldCharType="separate"/>
      </w:r>
      <w:r>
        <w:rPr>
          <w:noProof/>
        </w:rPr>
        <w:t>8</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Globus Toolkit</w:t>
      </w:r>
      <w:r>
        <w:rPr>
          <w:noProof/>
        </w:rPr>
        <w:tab/>
      </w:r>
      <w:r w:rsidR="00754D31">
        <w:rPr>
          <w:noProof/>
        </w:rPr>
        <w:fldChar w:fldCharType="begin"/>
      </w:r>
      <w:r>
        <w:rPr>
          <w:noProof/>
        </w:rPr>
        <w:instrText xml:space="preserve"> PAGEREF _Toc248115630 \h </w:instrText>
      </w:r>
      <w:r w:rsidR="00754D31">
        <w:rPr>
          <w:noProof/>
        </w:rPr>
      </w:r>
      <w:r w:rsidR="00754D31">
        <w:rPr>
          <w:noProof/>
        </w:rPr>
        <w:fldChar w:fldCharType="separate"/>
      </w:r>
      <w:r>
        <w:rPr>
          <w:noProof/>
        </w:rPr>
        <w:t>8</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GSI</w:t>
      </w:r>
      <w:r>
        <w:rPr>
          <w:noProof/>
        </w:rPr>
        <w:tab/>
      </w:r>
      <w:r w:rsidR="00754D31">
        <w:rPr>
          <w:noProof/>
        </w:rPr>
        <w:fldChar w:fldCharType="begin"/>
      </w:r>
      <w:r>
        <w:rPr>
          <w:noProof/>
        </w:rPr>
        <w:instrText xml:space="preserve"> PAGEREF _Toc248115631 \h </w:instrText>
      </w:r>
      <w:r w:rsidR="00754D31">
        <w:rPr>
          <w:noProof/>
        </w:rPr>
      </w:r>
      <w:r w:rsidR="00754D31">
        <w:rPr>
          <w:noProof/>
        </w:rPr>
        <w:fldChar w:fldCharType="separate"/>
      </w:r>
      <w:r>
        <w:rPr>
          <w:noProof/>
        </w:rPr>
        <w:t>8</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WS-Resource Framework</w:t>
      </w:r>
      <w:r>
        <w:rPr>
          <w:noProof/>
        </w:rPr>
        <w:tab/>
      </w:r>
      <w:r w:rsidR="00754D31">
        <w:rPr>
          <w:noProof/>
        </w:rPr>
        <w:fldChar w:fldCharType="begin"/>
      </w:r>
      <w:r>
        <w:rPr>
          <w:noProof/>
        </w:rPr>
        <w:instrText xml:space="preserve"> PAGEREF _Toc248115632 \h </w:instrText>
      </w:r>
      <w:r w:rsidR="00754D31">
        <w:rPr>
          <w:noProof/>
        </w:rPr>
      </w:r>
      <w:r w:rsidR="00754D31">
        <w:rPr>
          <w:noProof/>
        </w:rPr>
        <w:fldChar w:fldCharType="separate"/>
      </w:r>
      <w:r>
        <w:rPr>
          <w:noProof/>
        </w:rPr>
        <w:t>9</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Metadata</w:t>
      </w:r>
      <w:r>
        <w:rPr>
          <w:noProof/>
        </w:rPr>
        <w:tab/>
      </w:r>
      <w:r w:rsidR="00754D31">
        <w:rPr>
          <w:noProof/>
        </w:rPr>
        <w:fldChar w:fldCharType="begin"/>
      </w:r>
      <w:r>
        <w:rPr>
          <w:noProof/>
        </w:rPr>
        <w:instrText xml:space="preserve"> PAGEREF _Toc248115633 \h </w:instrText>
      </w:r>
      <w:r w:rsidR="00754D31">
        <w:rPr>
          <w:noProof/>
        </w:rPr>
      </w:r>
      <w:r w:rsidR="00754D31">
        <w:rPr>
          <w:noProof/>
        </w:rPr>
        <w:fldChar w:fldCharType="separate"/>
      </w:r>
      <w:r>
        <w:rPr>
          <w:noProof/>
        </w:rPr>
        <w:t>11</w:t>
      </w:r>
      <w:r w:rsidR="00754D31">
        <w:rPr>
          <w:noProof/>
        </w:rPr>
        <w:fldChar w:fldCharType="end"/>
      </w:r>
    </w:p>
    <w:p w:rsidR="00DF6736" w:rsidRDefault="00DF6736">
      <w:pPr>
        <w:pStyle w:val="TOC3"/>
        <w:rPr>
          <w:rFonts w:asciiTheme="minorHAnsi" w:eastAsiaTheme="minorEastAsia" w:hAnsiTheme="minorHAnsi" w:cstheme="minorBidi"/>
          <w:szCs w:val="22"/>
        </w:rPr>
      </w:pPr>
      <w:r>
        <w:t>2.7.1</w:t>
      </w:r>
      <w:r>
        <w:rPr>
          <w:rFonts w:asciiTheme="minorHAnsi" w:eastAsiaTheme="minorEastAsia" w:hAnsiTheme="minorHAnsi" w:cstheme="minorBidi"/>
          <w:szCs w:val="22"/>
        </w:rPr>
        <w:tab/>
      </w:r>
      <w:r>
        <w:t>ServiceMetadata</w:t>
      </w:r>
      <w:r>
        <w:tab/>
      </w:r>
      <w:r w:rsidR="00754D31">
        <w:fldChar w:fldCharType="begin"/>
      </w:r>
      <w:r>
        <w:instrText xml:space="preserve"> PAGEREF _Toc248115634 \h </w:instrText>
      </w:r>
      <w:r w:rsidR="00754D31">
        <w:fldChar w:fldCharType="separate"/>
      </w:r>
      <w:r>
        <w:t>12</w:t>
      </w:r>
      <w:r w:rsidR="00754D31">
        <w:fldChar w:fldCharType="end"/>
      </w:r>
    </w:p>
    <w:p w:rsidR="00DF6736" w:rsidRDefault="00DF6736">
      <w:pPr>
        <w:pStyle w:val="TOC3"/>
        <w:rPr>
          <w:rFonts w:asciiTheme="minorHAnsi" w:eastAsiaTheme="minorEastAsia" w:hAnsiTheme="minorHAnsi" w:cstheme="minorBidi"/>
          <w:szCs w:val="22"/>
        </w:rPr>
      </w:pPr>
      <w:r>
        <w:t>2.7.2</w:t>
      </w:r>
      <w:r>
        <w:rPr>
          <w:rFonts w:asciiTheme="minorHAnsi" w:eastAsiaTheme="minorEastAsia" w:hAnsiTheme="minorHAnsi" w:cstheme="minorBidi"/>
          <w:szCs w:val="22"/>
        </w:rPr>
        <w:tab/>
      </w:r>
      <w:r>
        <w:t>SecurityMetadata</w:t>
      </w:r>
      <w:r>
        <w:tab/>
      </w:r>
      <w:r w:rsidR="00754D31">
        <w:fldChar w:fldCharType="begin"/>
      </w:r>
      <w:r>
        <w:instrText xml:space="preserve"> PAGEREF _Toc248115635 \h </w:instrText>
      </w:r>
      <w:r w:rsidR="00754D31">
        <w:fldChar w:fldCharType="separate"/>
      </w:r>
      <w:r>
        <w:t>13</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2.8</w:t>
      </w:r>
      <w:r>
        <w:rPr>
          <w:rFonts w:asciiTheme="minorHAnsi" w:eastAsiaTheme="minorEastAsia" w:hAnsiTheme="minorHAnsi" w:cstheme="minorBidi"/>
          <w:noProof/>
          <w:szCs w:val="22"/>
        </w:rPr>
        <w:tab/>
      </w:r>
      <w:r>
        <w:rPr>
          <w:noProof/>
        </w:rPr>
        <w:t>Advertisement, Discovery and Index Service</w:t>
      </w:r>
      <w:r>
        <w:rPr>
          <w:noProof/>
        </w:rPr>
        <w:tab/>
      </w:r>
      <w:r w:rsidR="00754D31">
        <w:rPr>
          <w:noProof/>
        </w:rPr>
        <w:fldChar w:fldCharType="begin"/>
      </w:r>
      <w:r>
        <w:rPr>
          <w:noProof/>
        </w:rPr>
        <w:instrText xml:space="preserve"> PAGEREF _Toc248115636 \h </w:instrText>
      </w:r>
      <w:r w:rsidR="00754D31">
        <w:rPr>
          <w:noProof/>
        </w:rPr>
      </w:r>
      <w:r w:rsidR="00754D31">
        <w:rPr>
          <w:noProof/>
        </w:rPr>
        <w:fldChar w:fldCharType="separate"/>
      </w:r>
      <w:r>
        <w:rPr>
          <w:noProof/>
        </w:rPr>
        <w:t>14</w:t>
      </w:r>
      <w:r w:rsidR="00754D31">
        <w:rPr>
          <w:noProof/>
        </w:rPr>
        <w:fldChar w:fldCharType="end"/>
      </w:r>
    </w:p>
    <w:p w:rsidR="00DF6736" w:rsidRDefault="00DF6736">
      <w:pPr>
        <w:pStyle w:val="TOC1"/>
        <w:rPr>
          <w:rFonts w:asciiTheme="minorHAnsi" w:eastAsiaTheme="minorEastAsia" w:hAnsiTheme="minorHAnsi" w:cstheme="minorBidi"/>
          <w:b w:val="0"/>
          <w:sz w:val="22"/>
          <w:szCs w:val="22"/>
        </w:rPr>
      </w:pPr>
      <w:r w:rsidRPr="001D15E3">
        <w:rPr>
          <w:rFonts w:ascii="Times New Roman" w:hAnsi="Times New Roman"/>
        </w:rPr>
        <w:t>3.</w:t>
      </w:r>
      <w:r>
        <w:rPr>
          <w:rFonts w:asciiTheme="minorHAnsi" w:eastAsiaTheme="minorEastAsia" w:hAnsiTheme="minorHAnsi" w:cstheme="minorBidi"/>
          <w:b w:val="0"/>
          <w:sz w:val="22"/>
          <w:szCs w:val="22"/>
        </w:rPr>
        <w:tab/>
      </w:r>
      <w:r w:rsidRPr="001D15E3">
        <w:rPr>
          <w:rFonts w:ascii="Times New Roman" w:hAnsi="Times New Roman"/>
        </w:rPr>
        <w:t>Architecture</w:t>
      </w:r>
      <w:r>
        <w:tab/>
      </w:r>
      <w:r w:rsidR="00754D31">
        <w:fldChar w:fldCharType="begin"/>
      </w:r>
      <w:r>
        <w:instrText xml:space="preserve"> PAGEREF _Toc248115637 \h </w:instrText>
      </w:r>
      <w:r w:rsidR="00754D31">
        <w:fldChar w:fldCharType="separate"/>
      </w:r>
      <w:r>
        <w:t>15</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sidRPr="001D15E3">
        <w:rPr>
          <w:rFonts w:ascii="Times New Roman" w:hAnsi="Times New Roman"/>
          <w:noProof/>
        </w:rPr>
        <w:t>3.1</w:t>
      </w:r>
      <w:r>
        <w:rPr>
          <w:rFonts w:asciiTheme="minorHAnsi" w:eastAsiaTheme="minorEastAsia" w:hAnsiTheme="minorHAnsi" w:cstheme="minorBidi"/>
          <w:noProof/>
          <w:szCs w:val="22"/>
        </w:rPr>
        <w:tab/>
      </w:r>
      <w:r w:rsidRPr="001D15E3">
        <w:rPr>
          <w:rFonts w:ascii="Times New Roman" w:hAnsi="Times New Roman"/>
          <w:noProof/>
        </w:rPr>
        <w:t>Overview</w:t>
      </w:r>
      <w:r>
        <w:rPr>
          <w:noProof/>
        </w:rPr>
        <w:tab/>
      </w:r>
      <w:r w:rsidR="00754D31">
        <w:rPr>
          <w:noProof/>
        </w:rPr>
        <w:fldChar w:fldCharType="begin"/>
      </w:r>
      <w:r>
        <w:rPr>
          <w:noProof/>
        </w:rPr>
        <w:instrText xml:space="preserve"> PAGEREF _Toc248115638 \h </w:instrText>
      </w:r>
      <w:r w:rsidR="00754D31">
        <w:rPr>
          <w:noProof/>
        </w:rPr>
      </w:r>
      <w:r w:rsidR="00754D31">
        <w:rPr>
          <w:noProof/>
        </w:rPr>
        <w:fldChar w:fldCharType="separate"/>
      </w:r>
      <w:r>
        <w:rPr>
          <w:noProof/>
        </w:rPr>
        <w:t>15</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sidRPr="001D15E3">
        <w:rPr>
          <w:rFonts w:ascii="Times New Roman" w:hAnsi="Times New Roman"/>
          <w:noProof/>
        </w:rPr>
        <w:t>3.2</w:t>
      </w:r>
      <w:r>
        <w:rPr>
          <w:rFonts w:asciiTheme="minorHAnsi" w:eastAsiaTheme="minorEastAsia" w:hAnsiTheme="minorHAnsi" w:cstheme="minorBidi"/>
          <w:noProof/>
          <w:szCs w:val="22"/>
        </w:rPr>
        <w:tab/>
      </w:r>
      <w:r w:rsidRPr="001D15E3">
        <w:rPr>
          <w:rFonts w:ascii="Times New Roman" w:hAnsi="Times New Roman"/>
          <w:noProof/>
        </w:rPr>
        <w:t>Authentication Service</w:t>
      </w:r>
      <w:r>
        <w:rPr>
          <w:noProof/>
        </w:rPr>
        <w:tab/>
      </w:r>
      <w:r w:rsidR="00754D31">
        <w:rPr>
          <w:noProof/>
        </w:rPr>
        <w:fldChar w:fldCharType="begin"/>
      </w:r>
      <w:r>
        <w:rPr>
          <w:noProof/>
        </w:rPr>
        <w:instrText xml:space="preserve"> PAGEREF _Toc248115639 \h </w:instrText>
      </w:r>
      <w:r w:rsidR="00754D31">
        <w:rPr>
          <w:noProof/>
        </w:rPr>
      </w:r>
      <w:r w:rsidR="00754D31">
        <w:rPr>
          <w:noProof/>
        </w:rPr>
        <w:fldChar w:fldCharType="separate"/>
      </w:r>
      <w:r>
        <w:rPr>
          <w:noProof/>
        </w:rPr>
        <w:t>18</w:t>
      </w:r>
      <w:r w:rsidR="00754D31">
        <w:rPr>
          <w:noProof/>
        </w:rPr>
        <w:fldChar w:fldCharType="end"/>
      </w:r>
    </w:p>
    <w:p w:rsidR="00DF6736" w:rsidRDefault="00DF6736">
      <w:pPr>
        <w:pStyle w:val="TOC3"/>
        <w:rPr>
          <w:rFonts w:asciiTheme="minorHAnsi" w:eastAsiaTheme="minorEastAsia" w:hAnsiTheme="minorHAnsi" w:cstheme="minorBidi"/>
          <w:szCs w:val="22"/>
        </w:rPr>
      </w:pPr>
      <w:r>
        <w:t>3.2.1</w:t>
      </w:r>
      <w:r>
        <w:rPr>
          <w:rFonts w:asciiTheme="minorHAnsi" w:eastAsiaTheme="minorEastAsia" w:hAnsiTheme="minorHAnsi" w:cstheme="minorBidi"/>
          <w:szCs w:val="22"/>
        </w:rPr>
        <w:tab/>
      </w:r>
      <w:r>
        <w:t>AuthenticationProfiles</w:t>
      </w:r>
      <w:r>
        <w:tab/>
      </w:r>
      <w:r w:rsidR="00754D31">
        <w:fldChar w:fldCharType="begin"/>
      </w:r>
      <w:r>
        <w:instrText xml:space="preserve"> PAGEREF _Toc248115640 \h </w:instrText>
      </w:r>
      <w:r w:rsidR="00754D31">
        <w:fldChar w:fldCharType="separate"/>
      </w:r>
      <w:r>
        <w:t>18</w:t>
      </w:r>
      <w:r w:rsidR="00754D31">
        <w:fldChar w:fldCharType="end"/>
      </w:r>
    </w:p>
    <w:p w:rsidR="00DF6736" w:rsidRDefault="00DF6736">
      <w:pPr>
        <w:pStyle w:val="TOC3"/>
        <w:rPr>
          <w:rFonts w:asciiTheme="minorHAnsi" w:eastAsiaTheme="minorEastAsia" w:hAnsiTheme="minorHAnsi" w:cstheme="minorBidi"/>
          <w:szCs w:val="22"/>
        </w:rPr>
      </w:pPr>
      <w:r>
        <w:t>3.2.2</w:t>
      </w:r>
      <w:r>
        <w:rPr>
          <w:rFonts w:asciiTheme="minorHAnsi" w:eastAsiaTheme="minorEastAsia" w:hAnsiTheme="minorHAnsi" w:cstheme="minorBidi"/>
          <w:szCs w:val="22"/>
        </w:rPr>
        <w:tab/>
      </w:r>
      <w:r>
        <w:t>AuthenticationProvider</w:t>
      </w:r>
      <w:r>
        <w:tab/>
      </w:r>
      <w:r w:rsidR="00754D31">
        <w:fldChar w:fldCharType="begin"/>
      </w:r>
      <w:r>
        <w:instrText xml:space="preserve"> PAGEREF _Toc248115641 \h </w:instrText>
      </w:r>
      <w:r w:rsidR="00754D31">
        <w:fldChar w:fldCharType="separate"/>
      </w:r>
      <w:r>
        <w:t>22</w:t>
      </w:r>
      <w:r w:rsidR="00754D31">
        <w:fldChar w:fldCharType="end"/>
      </w:r>
    </w:p>
    <w:p w:rsidR="00DF6736" w:rsidRDefault="00DF6736">
      <w:pPr>
        <w:pStyle w:val="TOC3"/>
        <w:rPr>
          <w:rFonts w:asciiTheme="minorHAnsi" w:eastAsiaTheme="minorEastAsia" w:hAnsiTheme="minorHAnsi" w:cstheme="minorBidi"/>
          <w:szCs w:val="22"/>
        </w:rPr>
      </w:pPr>
      <w:r>
        <w:t>3.2.3</w:t>
      </w:r>
      <w:r>
        <w:rPr>
          <w:rFonts w:asciiTheme="minorHAnsi" w:eastAsiaTheme="minorEastAsia" w:hAnsiTheme="minorHAnsi" w:cstheme="minorBidi"/>
          <w:szCs w:val="22"/>
        </w:rPr>
        <w:tab/>
      </w:r>
      <w:r>
        <w:t>SubjectProvider</w:t>
      </w:r>
      <w:r>
        <w:tab/>
      </w:r>
      <w:r w:rsidR="00754D31">
        <w:fldChar w:fldCharType="begin"/>
      </w:r>
      <w:r>
        <w:instrText xml:space="preserve"> PAGEREF _Toc248115642 \h </w:instrText>
      </w:r>
      <w:r w:rsidR="00754D31">
        <w:fldChar w:fldCharType="separate"/>
      </w:r>
      <w:r>
        <w:t>22</w:t>
      </w:r>
      <w:r w:rsidR="00754D31">
        <w:fldChar w:fldCharType="end"/>
      </w:r>
    </w:p>
    <w:p w:rsidR="00DF6736" w:rsidRDefault="00DF6736">
      <w:pPr>
        <w:pStyle w:val="TOC3"/>
        <w:rPr>
          <w:rFonts w:asciiTheme="minorHAnsi" w:eastAsiaTheme="minorEastAsia" w:hAnsiTheme="minorHAnsi" w:cstheme="minorBidi"/>
          <w:szCs w:val="22"/>
        </w:rPr>
      </w:pPr>
      <w:r>
        <w:t>3.2.4</w:t>
      </w:r>
      <w:r>
        <w:rPr>
          <w:rFonts w:asciiTheme="minorHAnsi" w:eastAsiaTheme="minorEastAsia" w:hAnsiTheme="minorHAnsi" w:cstheme="minorBidi"/>
          <w:szCs w:val="22"/>
        </w:rPr>
        <w:tab/>
      </w:r>
      <w:r>
        <w:t>SAMLProvider</w:t>
      </w:r>
      <w:r>
        <w:tab/>
      </w:r>
      <w:r w:rsidR="00754D31">
        <w:fldChar w:fldCharType="begin"/>
      </w:r>
      <w:r>
        <w:instrText xml:space="preserve"> PAGEREF _Toc248115643 \h </w:instrText>
      </w:r>
      <w:r w:rsidR="00754D31">
        <w:fldChar w:fldCharType="separate"/>
      </w:r>
      <w:r>
        <w:t>22</w:t>
      </w:r>
      <w:r w:rsidR="00754D31">
        <w:fldChar w:fldCharType="end"/>
      </w:r>
    </w:p>
    <w:p w:rsidR="00DF6736" w:rsidRDefault="00DF6736">
      <w:pPr>
        <w:pStyle w:val="TOC3"/>
        <w:rPr>
          <w:rFonts w:asciiTheme="minorHAnsi" w:eastAsiaTheme="minorEastAsia" w:hAnsiTheme="minorHAnsi" w:cstheme="minorBidi"/>
          <w:szCs w:val="22"/>
        </w:rPr>
      </w:pPr>
      <w:r>
        <w:t>3.2.5</w:t>
      </w:r>
      <w:r>
        <w:rPr>
          <w:rFonts w:asciiTheme="minorHAnsi" w:eastAsiaTheme="minorEastAsia" w:hAnsiTheme="minorHAnsi" w:cstheme="minorBidi"/>
          <w:szCs w:val="22"/>
        </w:rPr>
        <w:tab/>
      </w:r>
      <w:r>
        <w:t>Configuration</w:t>
      </w:r>
      <w:r>
        <w:tab/>
      </w:r>
      <w:r w:rsidR="00754D31">
        <w:fldChar w:fldCharType="begin"/>
      </w:r>
      <w:r>
        <w:instrText xml:space="preserve"> PAGEREF _Toc248115644 \h </w:instrText>
      </w:r>
      <w:r w:rsidR="00754D31">
        <w:fldChar w:fldCharType="separate"/>
      </w:r>
      <w:r>
        <w:t>23</w:t>
      </w:r>
      <w:r w:rsidR="00754D31">
        <w:fldChar w:fldCharType="end"/>
      </w:r>
    </w:p>
    <w:p w:rsidR="00DF6736" w:rsidRDefault="00DF6736">
      <w:pPr>
        <w:pStyle w:val="TOC3"/>
        <w:rPr>
          <w:rFonts w:asciiTheme="minorHAnsi" w:eastAsiaTheme="minorEastAsia" w:hAnsiTheme="minorHAnsi" w:cstheme="minorBidi"/>
          <w:szCs w:val="22"/>
        </w:rPr>
      </w:pPr>
      <w:r>
        <w:t>3.2.6</w:t>
      </w:r>
      <w:r>
        <w:rPr>
          <w:rFonts w:asciiTheme="minorHAnsi" w:eastAsiaTheme="minorEastAsia" w:hAnsiTheme="minorHAnsi" w:cstheme="minorBidi"/>
          <w:szCs w:val="22"/>
        </w:rPr>
        <w:tab/>
      </w:r>
      <w:r>
        <w:t>Interfaces</w:t>
      </w:r>
      <w:r>
        <w:tab/>
      </w:r>
      <w:r w:rsidR="00754D31">
        <w:fldChar w:fldCharType="begin"/>
      </w:r>
      <w:r>
        <w:instrText xml:space="preserve"> PAGEREF _Toc248115645 \h </w:instrText>
      </w:r>
      <w:r w:rsidR="00754D31">
        <w:fldChar w:fldCharType="separate"/>
      </w:r>
      <w:r>
        <w:t>23</w:t>
      </w:r>
      <w:r w:rsidR="00754D31">
        <w:fldChar w:fldCharType="end"/>
      </w:r>
    </w:p>
    <w:p w:rsidR="00DF6736" w:rsidRDefault="00DF6736">
      <w:pPr>
        <w:pStyle w:val="TOC3"/>
        <w:rPr>
          <w:rFonts w:asciiTheme="minorHAnsi" w:eastAsiaTheme="minorEastAsia" w:hAnsiTheme="minorHAnsi" w:cstheme="minorBidi"/>
          <w:szCs w:val="22"/>
        </w:rPr>
      </w:pPr>
      <w:r>
        <w:t>3.2.7</w:t>
      </w:r>
      <w:r>
        <w:rPr>
          <w:rFonts w:asciiTheme="minorHAnsi" w:eastAsiaTheme="minorEastAsia" w:hAnsiTheme="minorHAnsi" w:cstheme="minorBidi"/>
          <w:szCs w:val="22"/>
        </w:rPr>
        <w:tab/>
      </w:r>
      <w:r>
        <w:t>Operations</w:t>
      </w:r>
      <w:r>
        <w:tab/>
      </w:r>
      <w:r w:rsidR="00754D31">
        <w:fldChar w:fldCharType="begin"/>
      </w:r>
      <w:r>
        <w:instrText xml:space="preserve"> PAGEREF _Toc248115646 \h </w:instrText>
      </w:r>
      <w:r w:rsidR="00754D31">
        <w:fldChar w:fldCharType="separate"/>
      </w:r>
      <w:r>
        <w:t>24</w:t>
      </w:r>
      <w:r w:rsidR="00754D31">
        <w:fldChar w:fldCharType="end"/>
      </w:r>
    </w:p>
    <w:p w:rsidR="00DF6736" w:rsidRDefault="00DF6736">
      <w:pPr>
        <w:pStyle w:val="TOC3"/>
        <w:rPr>
          <w:rFonts w:asciiTheme="minorHAnsi" w:eastAsiaTheme="minorEastAsia" w:hAnsiTheme="minorHAnsi" w:cstheme="minorBidi"/>
          <w:szCs w:val="22"/>
        </w:rPr>
      </w:pPr>
      <w:r>
        <w:t>3.2.8</w:t>
      </w:r>
      <w:r>
        <w:rPr>
          <w:rFonts w:asciiTheme="minorHAnsi" w:eastAsiaTheme="minorEastAsia" w:hAnsiTheme="minorHAnsi" w:cstheme="minorBidi"/>
          <w:szCs w:val="22"/>
        </w:rPr>
        <w:tab/>
      </w:r>
      <w:r>
        <w:t>Data Types</w:t>
      </w:r>
      <w:r>
        <w:tab/>
      </w:r>
      <w:r w:rsidR="00754D31">
        <w:fldChar w:fldCharType="begin"/>
      </w:r>
      <w:r>
        <w:instrText xml:space="preserve"> PAGEREF _Toc248115647 \h </w:instrText>
      </w:r>
      <w:r w:rsidR="00754D31">
        <w:fldChar w:fldCharType="separate"/>
      </w:r>
      <w:r>
        <w:t>25</w:t>
      </w:r>
      <w:r w:rsidR="00754D31">
        <w:fldChar w:fldCharType="end"/>
      </w:r>
    </w:p>
    <w:p w:rsidR="00DF6736" w:rsidRDefault="00DF6736">
      <w:pPr>
        <w:pStyle w:val="TOC3"/>
        <w:rPr>
          <w:rFonts w:asciiTheme="minorHAnsi" w:eastAsiaTheme="minorEastAsia" w:hAnsiTheme="minorHAnsi" w:cstheme="minorBidi"/>
          <w:szCs w:val="22"/>
        </w:rPr>
      </w:pPr>
      <w:r>
        <w:t>3.2.9</w:t>
      </w:r>
      <w:r>
        <w:rPr>
          <w:rFonts w:asciiTheme="minorHAnsi" w:eastAsiaTheme="minorEastAsia" w:hAnsiTheme="minorHAnsi" w:cstheme="minorBidi"/>
          <w:szCs w:val="22"/>
        </w:rPr>
        <w:tab/>
      </w:r>
      <w:r>
        <w:t>Error Handling</w:t>
      </w:r>
      <w:r>
        <w:tab/>
      </w:r>
      <w:r w:rsidR="00754D31">
        <w:fldChar w:fldCharType="begin"/>
      </w:r>
      <w:r>
        <w:instrText xml:space="preserve"> PAGEREF _Toc248115648 \h </w:instrText>
      </w:r>
      <w:r w:rsidR="00754D31">
        <w:fldChar w:fldCharType="separate"/>
      </w:r>
      <w:r>
        <w:t>25</w:t>
      </w:r>
      <w:r w:rsidR="00754D31">
        <w:fldChar w:fldCharType="end"/>
      </w:r>
    </w:p>
    <w:p w:rsidR="00DF6736" w:rsidRDefault="00DF6736">
      <w:pPr>
        <w:pStyle w:val="TOC3"/>
        <w:rPr>
          <w:rFonts w:asciiTheme="minorHAnsi" w:eastAsiaTheme="minorEastAsia" w:hAnsiTheme="minorHAnsi" w:cstheme="minorBidi"/>
          <w:szCs w:val="22"/>
        </w:rPr>
      </w:pPr>
      <w:r>
        <w:t>3.2.10</w:t>
      </w:r>
      <w:r>
        <w:rPr>
          <w:rFonts w:asciiTheme="minorHAnsi" w:eastAsiaTheme="minorEastAsia" w:hAnsiTheme="minorHAnsi" w:cstheme="minorBidi"/>
          <w:szCs w:val="22"/>
        </w:rPr>
        <w:tab/>
      </w:r>
      <w:r>
        <w:t>Client API</w:t>
      </w:r>
      <w:r>
        <w:tab/>
      </w:r>
      <w:r w:rsidR="00754D31">
        <w:fldChar w:fldCharType="begin"/>
      </w:r>
      <w:r>
        <w:instrText xml:space="preserve"> PAGEREF _Toc248115649 \h </w:instrText>
      </w:r>
      <w:r w:rsidR="00754D31">
        <w:fldChar w:fldCharType="separate"/>
      </w:r>
      <w:r>
        <w:t>27</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Dorian</w:t>
      </w:r>
      <w:r>
        <w:rPr>
          <w:noProof/>
        </w:rPr>
        <w:tab/>
      </w:r>
      <w:r w:rsidR="00754D31">
        <w:rPr>
          <w:noProof/>
        </w:rPr>
        <w:fldChar w:fldCharType="begin"/>
      </w:r>
      <w:r>
        <w:rPr>
          <w:noProof/>
        </w:rPr>
        <w:instrText xml:space="preserve"> PAGEREF _Toc248115650 \h </w:instrText>
      </w:r>
      <w:r w:rsidR="00754D31">
        <w:rPr>
          <w:noProof/>
        </w:rPr>
      </w:r>
      <w:r w:rsidR="00754D31">
        <w:rPr>
          <w:noProof/>
        </w:rPr>
        <w:fldChar w:fldCharType="separate"/>
      </w:r>
      <w:r>
        <w:rPr>
          <w:noProof/>
        </w:rPr>
        <w:t>28</w:t>
      </w:r>
      <w:r w:rsidR="00754D31">
        <w:rPr>
          <w:noProof/>
        </w:rPr>
        <w:fldChar w:fldCharType="end"/>
      </w:r>
    </w:p>
    <w:p w:rsidR="00DF6736" w:rsidRDefault="00DF6736">
      <w:pPr>
        <w:pStyle w:val="TOC3"/>
        <w:rPr>
          <w:rFonts w:asciiTheme="minorHAnsi" w:eastAsiaTheme="minorEastAsia" w:hAnsiTheme="minorHAnsi" w:cstheme="minorBidi"/>
          <w:szCs w:val="22"/>
        </w:rPr>
      </w:pPr>
      <w:r>
        <w:t>3.3.1</w:t>
      </w:r>
      <w:r>
        <w:rPr>
          <w:rFonts w:asciiTheme="minorHAnsi" w:eastAsiaTheme="minorEastAsia" w:hAnsiTheme="minorHAnsi" w:cstheme="minorBidi"/>
          <w:szCs w:val="22"/>
        </w:rPr>
        <w:tab/>
      </w:r>
      <w:r>
        <w:t>Dorian Service</w:t>
      </w:r>
      <w:r>
        <w:tab/>
      </w:r>
      <w:r w:rsidR="00754D31">
        <w:fldChar w:fldCharType="begin"/>
      </w:r>
      <w:r>
        <w:instrText xml:space="preserve"> PAGEREF _Toc248115651 \h </w:instrText>
      </w:r>
      <w:r w:rsidR="00754D31">
        <w:fldChar w:fldCharType="separate"/>
      </w:r>
      <w:r>
        <w:t>30</w:t>
      </w:r>
      <w:r w:rsidR="00754D31">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3.3.1.1</w:t>
      </w:r>
      <w:r>
        <w:rPr>
          <w:rFonts w:asciiTheme="minorHAnsi" w:eastAsiaTheme="minorEastAsia" w:hAnsiTheme="minorHAnsi" w:cstheme="minorBidi"/>
          <w:noProof/>
          <w:sz w:val="22"/>
          <w:szCs w:val="22"/>
        </w:rPr>
        <w:tab/>
      </w:r>
      <w:r>
        <w:rPr>
          <w:noProof/>
        </w:rPr>
        <w:t>Use cases</w:t>
      </w:r>
      <w:r>
        <w:rPr>
          <w:noProof/>
        </w:rPr>
        <w:tab/>
      </w:r>
      <w:r w:rsidR="00754D31">
        <w:rPr>
          <w:noProof/>
        </w:rPr>
        <w:fldChar w:fldCharType="begin"/>
      </w:r>
      <w:r>
        <w:rPr>
          <w:noProof/>
        </w:rPr>
        <w:instrText xml:space="preserve"> PAGEREF _Toc248115652 \h </w:instrText>
      </w:r>
      <w:r w:rsidR="00754D31">
        <w:rPr>
          <w:noProof/>
        </w:rPr>
      </w:r>
      <w:r w:rsidR="00754D31">
        <w:rPr>
          <w:noProof/>
        </w:rPr>
        <w:fldChar w:fldCharType="separate"/>
      </w:r>
      <w:r>
        <w:rPr>
          <w:noProof/>
        </w:rPr>
        <w:t>30</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3.3.1.2</w:t>
      </w:r>
      <w:r>
        <w:rPr>
          <w:rFonts w:asciiTheme="minorHAnsi" w:eastAsiaTheme="minorEastAsia" w:hAnsiTheme="minorHAnsi" w:cstheme="minorBidi"/>
          <w:noProof/>
          <w:sz w:val="22"/>
          <w:szCs w:val="22"/>
        </w:rPr>
        <w:tab/>
      </w:r>
      <w:r>
        <w:rPr>
          <w:noProof/>
        </w:rPr>
        <w:t>Interfaces</w:t>
      </w:r>
      <w:r>
        <w:rPr>
          <w:noProof/>
        </w:rPr>
        <w:tab/>
      </w:r>
      <w:r w:rsidR="00754D31">
        <w:rPr>
          <w:noProof/>
        </w:rPr>
        <w:fldChar w:fldCharType="begin"/>
      </w:r>
      <w:r>
        <w:rPr>
          <w:noProof/>
        </w:rPr>
        <w:instrText xml:space="preserve"> PAGEREF _Toc248115653 \h </w:instrText>
      </w:r>
      <w:r w:rsidR="00754D31">
        <w:rPr>
          <w:noProof/>
        </w:rPr>
      </w:r>
      <w:r w:rsidR="00754D31">
        <w:rPr>
          <w:noProof/>
        </w:rPr>
        <w:fldChar w:fldCharType="separate"/>
      </w:r>
      <w:r>
        <w:rPr>
          <w:noProof/>
        </w:rPr>
        <w:t>33</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3.3.1.3</w:t>
      </w:r>
      <w:r>
        <w:rPr>
          <w:rFonts w:asciiTheme="minorHAnsi" w:eastAsiaTheme="minorEastAsia" w:hAnsiTheme="minorHAnsi" w:cstheme="minorBidi"/>
          <w:noProof/>
          <w:sz w:val="22"/>
          <w:szCs w:val="22"/>
        </w:rPr>
        <w:tab/>
      </w:r>
      <w:r>
        <w:rPr>
          <w:noProof/>
        </w:rPr>
        <w:t>Metadata</w:t>
      </w:r>
      <w:r>
        <w:rPr>
          <w:noProof/>
        </w:rPr>
        <w:tab/>
      </w:r>
      <w:r w:rsidR="00754D31">
        <w:rPr>
          <w:noProof/>
        </w:rPr>
        <w:fldChar w:fldCharType="begin"/>
      </w:r>
      <w:r>
        <w:rPr>
          <w:noProof/>
        </w:rPr>
        <w:instrText xml:space="preserve"> PAGEREF _Toc248115654 \h </w:instrText>
      </w:r>
      <w:r w:rsidR="00754D31">
        <w:rPr>
          <w:noProof/>
        </w:rPr>
      </w:r>
      <w:r w:rsidR="00754D31">
        <w:rPr>
          <w:noProof/>
        </w:rPr>
        <w:fldChar w:fldCharType="separate"/>
      </w:r>
      <w:r>
        <w:rPr>
          <w:noProof/>
        </w:rPr>
        <w:t>34</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3.3.1.4</w:t>
      </w:r>
      <w:r>
        <w:rPr>
          <w:rFonts w:asciiTheme="minorHAnsi" w:eastAsiaTheme="minorEastAsia" w:hAnsiTheme="minorHAnsi" w:cstheme="minorBidi"/>
          <w:noProof/>
          <w:sz w:val="22"/>
          <w:szCs w:val="22"/>
        </w:rPr>
        <w:tab/>
      </w:r>
      <w:r>
        <w:rPr>
          <w:noProof/>
        </w:rPr>
        <w:t>Operations</w:t>
      </w:r>
      <w:r>
        <w:rPr>
          <w:noProof/>
        </w:rPr>
        <w:tab/>
      </w:r>
      <w:r w:rsidR="00754D31">
        <w:rPr>
          <w:noProof/>
        </w:rPr>
        <w:fldChar w:fldCharType="begin"/>
      </w:r>
      <w:r>
        <w:rPr>
          <w:noProof/>
        </w:rPr>
        <w:instrText xml:space="preserve"> PAGEREF _Toc248115655 \h </w:instrText>
      </w:r>
      <w:r w:rsidR="00754D31">
        <w:rPr>
          <w:noProof/>
        </w:rPr>
      </w:r>
      <w:r w:rsidR="00754D31">
        <w:rPr>
          <w:noProof/>
        </w:rPr>
        <w:fldChar w:fldCharType="separate"/>
      </w:r>
      <w:r>
        <w:rPr>
          <w:noProof/>
        </w:rPr>
        <w:t>35</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3.3.1.5</w:t>
      </w:r>
      <w:r>
        <w:rPr>
          <w:rFonts w:asciiTheme="minorHAnsi" w:eastAsiaTheme="minorEastAsia" w:hAnsiTheme="minorHAnsi" w:cstheme="minorBidi"/>
          <w:noProof/>
          <w:sz w:val="22"/>
          <w:szCs w:val="22"/>
        </w:rPr>
        <w:tab/>
      </w:r>
      <w:r>
        <w:rPr>
          <w:noProof/>
        </w:rPr>
        <w:t>Data types</w:t>
      </w:r>
      <w:r>
        <w:rPr>
          <w:noProof/>
        </w:rPr>
        <w:tab/>
      </w:r>
      <w:r w:rsidR="00754D31">
        <w:rPr>
          <w:noProof/>
        </w:rPr>
        <w:fldChar w:fldCharType="begin"/>
      </w:r>
      <w:r>
        <w:rPr>
          <w:noProof/>
        </w:rPr>
        <w:instrText xml:space="preserve"> PAGEREF _Toc248115656 \h </w:instrText>
      </w:r>
      <w:r w:rsidR="00754D31">
        <w:rPr>
          <w:noProof/>
        </w:rPr>
      </w:r>
      <w:r w:rsidR="00754D31">
        <w:rPr>
          <w:noProof/>
        </w:rPr>
        <w:fldChar w:fldCharType="separate"/>
      </w:r>
      <w:r>
        <w:rPr>
          <w:noProof/>
        </w:rPr>
        <w:t>48</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3.3.1.6</w:t>
      </w:r>
      <w:r>
        <w:rPr>
          <w:rFonts w:asciiTheme="minorHAnsi" w:eastAsiaTheme="minorEastAsia" w:hAnsiTheme="minorHAnsi" w:cstheme="minorBidi"/>
          <w:noProof/>
          <w:sz w:val="22"/>
          <w:szCs w:val="22"/>
        </w:rPr>
        <w:tab/>
      </w:r>
      <w:r>
        <w:rPr>
          <w:noProof/>
        </w:rPr>
        <w:t>Error Handling</w:t>
      </w:r>
      <w:r>
        <w:rPr>
          <w:noProof/>
        </w:rPr>
        <w:tab/>
      </w:r>
      <w:r w:rsidR="00754D31">
        <w:rPr>
          <w:noProof/>
        </w:rPr>
        <w:fldChar w:fldCharType="begin"/>
      </w:r>
      <w:r>
        <w:rPr>
          <w:noProof/>
        </w:rPr>
        <w:instrText xml:space="preserve"> PAGEREF _Toc248115657 \h </w:instrText>
      </w:r>
      <w:r w:rsidR="00754D31">
        <w:rPr>
          <w:noProof/>
        </w:rPr>
      </w:r>
      <w:r w:rsidR="00754D31">
        <w:rPr>
          <w:noProof/>
        </w:rPr>
        <w:fldChar w:fldCharType="separate"/>
      </w:r>
      <w:r>
        <w:rPr>
          <w:noProof/>
        </w:rPr>
        <w:t>49</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3.3.1.7</w:t>
      </w:r>
      <w:r>
        <w:rPr>
          <w:rFonts w:asciiTheme="minorHAnsi" w:eastAsiaTheme="minorEastAsia" w:hAnsiTheme="minorHAnsi" w:cstheme="minorBidi"/>
          <w:noProof/>
          <w:sz w:val="22"/>
          <w:szCs w:val="22"/>
        </w:rPr>
        <w:tab/>
      </w:r>
      <w:r>
        <w:rPr>
          <w:noProof/>
        </w:rPr>
        <w:t>Data Model</w:t>
      </w:r>
      <w:r>
        <w:rPr>
          <w:noProof/>
        </w:rPr>
        <w:tab/>
      </w:r>
      <w:r w:rsidR="00754D31">
        <w:rPr>
          <w:noProof/>
        </w:rPr>
        <w:fldChar w:fldCharType="begin"/>
      </w:r>
      <w:r>
        <w:rPr>
          <w:noProof/>
        </w:rPr>
        <w:instrText xml:space="preserve"> PAGEREF _Toc248115658 \h </w:instrText>
      </w:r>
      <w:r w:rsidR="00754D31">
        <w:rPr>
          <w:noProof/>
        </w:rPr>
      </w:r>
      <w:r w:rsidR="00754D31">
        <w:rPr>
          <w:noProof/>
        </w:rPr>
        <w:fldChar w:fldCharType="separate"/>
      </w:r>
      <w:r>
        <w:rPr>
          <w:noProof/>
        </w:rPr>
        <w:t>51</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3.3.1.8</w:t>
      </w:r>
      <w:r>
        <w:rPr>
          <w:rFonts w:asciiTheme="minorHAnsi" w:eastAsiaTheme="minorEastAsia" w:hAnsiTheme="minorHAnsi" w:cstheme="minorBidi"/>
          <w:noProof/>
          <w:sz w:val="22"/>
          <w:szCs w:val="22"/>
        </w:rPr>
        <w:tab/>
      </w:r>
      <w:r>
        <w:rPr>
          <w:noProof/>
        </w:rPr>
        <w:t>Identity Federation Service (IFS)</w:t>
      </w:r>
      <w:r>
        <w:rPr>
          <w:noProof/>
        </w:rPr>
        <w:tab/>
      </w:r>
      <w:r w:rsidR="00754D31">
        <w:rPr>
          <w:noProof/>
        </w:rPr>
        <w:fldChar w:fldCharType="begin"/>
      </w:r>
      <w:r>
        <w:rPr>
          <w:noProof/>
        </w:rPr>
        <w:instrText xml:space="preserve"> PAGEREF _Toc248115659 \h </w:instrText>
      </w:r>
      <w:r w:rsidR="00754D31">
        <w:rPr>
          <w:noProof/>
        </w:rPr>
      </w:r>
      <w:r w:rsidR="00754D31">
        <w:rPr>
          <w:noProof/>
        </w:rPr>
        <w:fldChar w:fldCharType="separate"/>
      </w:r>
      <w:r>
        <w:rPr>
          <w:noProof/>
        </w:rPr>
        <w:t>54</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3.3.1.9</w:t>
      </w:r>
      <w:r>
        <w:rPr>
          <w:rFonts w:asciiTheme="minorHAnsi" w:eastAsiaTheme="minorEastAsia" w:hAnsiTheme="minorHAnsi" w:cstheme="minorBidi"/>
          <w:noProof/>
          <w:sz w:val="22"/>
          <w:szCs w:val="22"/>
        </w:rPr>
        <w:tab/>
      </w:r>
      <w:r>
        <w:rPr>
          <w:noProof/>
        </w:rPr>
        <w:t>Dorian Identity Provider</w:t>
      </w:r>
      <w:r>
        <w:rPr>
          <w:noProof/>
        </w:rPr>
        <w:tab/>
      </w:r>
      <w:r w:rsidR="00754D31">
        <w:rPr>
          <w:noProof/>
        </w:rPr>
        <w:fldChar w:fldCharType="begin"/>
      </w:r>
      <w:r>
        <w:rPr>
          <w:noProof/>
        </w:rPr>
        <w:instrText xml:space="preserve"> PAGEREF _Toc248115660 \h </w:instrText>
      </w:r>
      <w:r w:rsidR="00754D31">
        <w:rPr>
          <w:noProof/>
        </w:rPr>
      </w:r>
      <w:r w:rsidR="00754D31">
        <w:rPr>
          <w:noProof/>
        </w:rPr>
        <w:fldChar w:fldCharType="separate"/>
      </w:r>
      <w:r>
        <w:rPr>
          <w:noProof/>
        </w:rPr>
        <w:t>60</w:t>
      </w:r>
      <w:r w:rsidR="00754D31">
        <w:rPr>
          <w:noProof/>
        </w:rPr>
        <w:fldChar w:fldCharType="end"/>
      </w:r>
    </w:p>
    <w:p w:rsidR="00DF6736" w:rsidRDefault="00DF6736">
      <w:pPr>
        <w:pStyle w:val="TOC4"/>
        <w:tabs>
          <w:tab w:val="left" w:pos="1920"/>
        </w:tabs>
        <w:rPr>
          <w:rFonts w:asciiTheme="minorHAnsi" w:eastAsiaTheme="minorEastAsia" w:hAnsiTheme="minorHAnsi" w:cstheme="minorBidi"/>
          <w:noProof/>
          <w:sz w:val="22"/>
          <w:szCs w:val="22"/>
        </w:rPr>
      </w:pPr>
      <w:r>
        <w:rPr>
          <w:noProof/>
        </w:rPr>
        <w:t>3.3.1.10</w:t>
      </w:r>
      <w:r>
        <w:rPr>
          <w:rFonts w:asciiTheme="minorHAnsi" w:eastAsiaTheme="minorEastAsia" w:hAnsiTheme="minorHAnsi" w:cstheme="minorBidi"/>
          <w:noProof/>
          <w:sz w:val="22"/>
          <w:szCs w:val="22"/>
        </w:rPr>
        <w:tab/>
      </w:r>
      <w:r>
        <w:rPr>
          <w:noProof/>
        </w:rPr>
        <w:t>Dorian Certificate Authority</w:t>
      </w:r>
      <w:r>
        <w:rPr>
          <w:noProof/>
        </w:rPr>
        <w:tab/>
      </w:r>
      <w:r w:rsidR="00754D31">
        <w:rPr>
          <w:noProof/>
        </w:rPr>
        <w:fldChar w:fldCharType="begin"/>
      </w:r>
      <w:r>
        <w:rPr>
          <w:noProof/>
        </w:rPr>
        <w:instrText xml:space="preserve"> PAGEREF _Toc248115661 \h </w:instrText>
      </w:r>
      <w:r w:rsidR="00754D31">
        <w:rPr>
          <w:noProof/>
        </w:rPr>
      </w:r>
      <w:r w:rsidR="00754D31">
        <w:rPr>
          <w:noProof/>
        </w:rPr>
        <w:fldChar w:fldCharType="separate"/>
      </w:r>
      <w:r>
        <w:rPr>
          <w:noProof/>
        </w:rPr>
        <w:t>64</w:t>
      </w:r>
      <w:r w:rsidR="00754D31">
        <w:rPr>
          <w:noProof/>
        </w:rPr>
        <w:fldChar w:fldCharType="end"/>
      </w:r>
    </w:p>
    <w:p w:rsidR="00DF6736" w:rsidRDefault="00DF6736">
      <w:pPr>
        <w:pStyle w:val="TOC4"/>
        <w:tabs>
          <w:tab w:val="left" w:pos="1920"/>
        </w:tabs>
        <w:rPr>
          <w:rFonts w:asciiTheme="minorHAnsi" w:eastAsiaTheme="minorEastAsia" w:hAnsiTheme="minorHAnsi" w:cstheme="minorBidi"/>
          <w:noProof/>
          <w:sz w:val="22"/>
          <w:szCs w:val="22"/>
        </w:rPr>
      </w:pPr>
      <w:r>
        <w:rPr>
          <w:noProof/>
        </w:rPr>
        <w:t>3.3.1.11</w:t>
      </w:r>
      <w:r>
        <w:rPr>
          <w:rFonts w:asciiTheme="minorHAnsi" w:eastAsiaTheme="minorEastAsia" w:hAnsiTheme="minorHAnsi" w:cstheme="minorBidi"/>
          <w:noProof/>
          <w:sz w:val="22"/>
          <w:szCs w:val="22"/>
        </w:rPr>
        <w:tab/>
      </w:r>
      <w:r>
        <w:rPr>
          <w:noProof/>
        </w:rPr>
        <w:t>Host Certificates</w:t>
      </w:r>
      <w:r>
        <w:rPr>
          <w:noProof/>
        </w:rPr>
        <w:tab/>
      </w:r>
      <w:r w:rsidR="00754D31">
        <w:rPr>
          <w:noProof/>
        </w:rPr>
        <w:fldChar w:fldCharType="begin"/>
      </w:r>
      <w:r>
        <w:rPr>
          <w:noProof/>
        </w:rPr>
        <w:instrText xml:space="preserve"> PAGEREF _Toc248115662 \h </w:instrText>
      </w:r>
      <w:r w:rsidR="00754D31">
        <w:rPr>
          <w:noProof/>
        </w:rPr>
      </w:r>
      <w:r w:rsidR="00754D31">
        <w:rPr>
          <w:noProof/>
        </w:rPr>
        <w:fldChar w:fldCharType="separate"/>
      </w:r>
      <w:r>
        <w:rPr>
          <w:noProof/>
        </w:rPr>
        <w:t>68</w:t>
      </w:r>
      <w:r w:rsidR="00754D31">
        <w:rPr>
          <w:noProof/>
        </w:rPr>
        <w:fldChar w:fldCharType="end"/>
      </w:r>
    </w:p>
    <w:p w:rsidR="00DF6736" w:rsidRDefault="00DF6736">
      <w:pPr>
        <w:pStyle w:val="TOC4"/>
        <w:tabs>
          <w:tab w:val="left" w:pos="1920"/>
        </w:tabs>
        <w:rPr>
          <w:rFonts w:asciiTheme="minorHAnsi" w:eastAsiaTheme="minorEastAsia" w:hAnsiTheme="minorHAnsi" w:cstheme="minorBidi"/>
          <w:noProof/>
          <w:sz w:val="22"/>
          <w:szCs w:val="22"/>
        </w:rPr>
      </w:pPr>
      <w:r>
        <w:rPr>
          <w:noProof/>
        </w:rPr>
        <w:t>3.3.1.12</w:t>
      </w:r>
      <w:r>
        <w:rPr>
          <w:rFonts w:asciiTheme="minorHAnsi" w:eastAsiaTheme="minorEastAsia" w:hAnsiTheme="minorHAnsi" w:cstheme="minorBidi"/>
          <w:noProof/>
          <w:sz w:val="22"/>
          <w:szCs w:val="22"/>
        </w:rPr>
        <w:tab/>
      </w:r>
      <w:r>
        <w:rPr>
          <w:noProof/>
        </w:rPr>
        <w:t>Dorian Client API</w:t>
      </w:r>
      <w:r>
        <w:rPr>
          <w:noProof/>
        </w:rPr>
        <w:tab/>
      </w:r>
      <w:r w:rsidR="00754D31">
        <w:rPr>
          <w:noProof/>
        </w:rPr>
        <w:fldChar w:fldCharType="begin"/>
      </w:r>
      <w:r>
        <w:rPr>
          <w:noProof/>
        </w:rPr>
        <w:instrText xml:space="preserve"> PAGEREF _Toc248115663 \h </w:instrText>
      </w:r>
      <w:r w:rsidR="00754D31">
        <w:rPr>
          <w:noProof/>
        </w:rPr>
      </w:r>
      <w:r w:rsidR="00754D31">
        <w:rPr>
          <w:noProof/>
        </w:rPr>
        <w:fldChar w:fldCharType="separate"/>
      </w:r>
      <w:r>
        <w:rPr>
          <w:noProof/>
        </w:rPr>
        <w:t>69</w:t>
      </w:r>
      <w:r w:rsidR="00754D31">
        <w:rPr>
          <w:noProof/>
        </w:rPr>
        <w:fldChar w:fldCharType="end"/>
      </w:r>
    </w:p>
    <w:p w:rsidR="00DF6736" w:rsidRDefault="00DF6736">
      <w:pPr>
        <w:pStyle w:val="TOC3"/>
        <w:rPr>
          <w:rFonts w:asciiTheme="minorHAnsi" w:eastAsiaTheme="minorEastAsia" w:hAnsiTheme="minorHAnsi" w:cstheme="minorBidi"/>
          <w:szCs w:val="22"/>
        </w:rPr>
      </w:pPr>
      <w:r>
        <w:t>3.3.2</w:t>
      </w:r>
      <w:r>
        <w:rPr>
          <w:rFonts w:asciiTheme="minorHAnsi" w:eastAsiaTheme="minorEastAsia" w:hAnsiTheme="minorHAnsi" w:cstheme="minorBidi"/>
          <w:szCs w:val="22"/>
        </w:rPr>
        <w:tab/>
      </w:r>
      <w:r>
        <w:t>Dorian Administration</w:t>
      </w:r>
      <w:r>
        <w:tab/>
      </w:r>
      <w:r w:rsidR="00754D31">
        <w:fldChar w:fldCharType="begin"/>
      </w:r>
      <w:r>
        <w:instrText xml:space="preserve"> PAGEREF _Toc248115664 \h </w:instrText>
      </w:r>
      <w:r w:rsidR="00754D31">
        <w:fldChar w:fldCharType="separate"/>
      </w:r>
      <w:r>
        <w:t>69</w:t>
      </w:r>
      <w:r w:rsidR="00754D31">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Trusted Identity Providers</w:t>
      </w:r>
      <w:r>
        <w:rPr>
          <w:noProof/>
        </w:rPr>
        <w:tab/>
      </w:r>
      <w:r w:rsidR="00754D31">
        <w:rPr>
          <w:noProof/>
        </w:rPr>
        <w:fldChar w:fldCharType="begin"/>
      </w:r>
      <w:r>
        <w:rPr>
          <w:noProof/>
        </w:rPr>
        <w:instrText xml:space="preserve"> PAGEREF _Toc248115665 \h </w:instrText>
      </w:r>
      <w:r w:rsidR="00754D31">
        <w:rPr>
          <w:noProof/>
        </w:rPr>
      </w:r>
      <w:r w:rsidR="00754D31">
        <w:rPr>
          <w:noProof/>
        </w:rPr>
        <w:fldChar w:fldCharType="separate"/>
      </w:r>
      <w:r>
        <w:rPr>
          <w:noProof/>
        </w:rPr>
        <w:t>70</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Grid User Management</w:t>
      </w:r>
      <w:r>
        <w:rPr>
          <w:noProof/>
        </w:rPr>
        <w:tab/>
      </w:r>
      <w:r w:rsidR="00754D31">
        <w:rPr>
          <w:noProof/>
        </w:rPr>
        <w:fldChar w:fldCharType="begin"/>
      </w:r>
      <w:r>
        <w:rPr>
          <w:noProof/>
        </w:rPr>
        <w:instrText xml:space="preserve"> PAGEREF _Toc248115666 \h </w:instrText>
      </w:r>
      <w:r w:rsidR="00754D31">
        <w:rPr>
          <w:noProof/>
        </w:rPr>
      </w:r>
      <w:r w:rsidR="00754D31">
        <w:rPr>
          <w:noProof/>
        </w:rPr>
        <w:fldChar w:fldCharType="separate"/>
      </w:r>
      <w:r>
        <w:rPr>
          <w:noProof/>
        </w:rPr>
        <w:t>70</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3.3.2.3</w:t>
      </w:r>
      <w:r>
        <w:rPr>
          <w:rFonts w:asciiTheme="minorHAnsi" w:eastAsiaTheme="minorEastAsia" w:hAnsiTheme="minorHAnsi" w:cstheme="minorBidi"/>
          <w:noProof/>
          <w:sz w:val="22"/>
          <w:szCs w:val="22"/>
        </w:rPr>
        <w:tab/>
      </w:r>
      <w:r>
        <w:rPr>
          <w:noProof/>
        </w:rPr>
        <w:t>Dorian IdP Users</w:t>
      </w:r>
      <w:r>
        <w:rPr>
          <w:noProof/>
        </w:rPr>
        <w:tab/>
      </w:r>
      <w:r w:rsidR="00754D31">
        <w:rPr>
          <w:noProof/>
        </w:rPr>
        <w:fldChar w:fldCharType="begin"/>
      </w:r>
      <w:r>
        <w:rPr>
          <w:noProof/>
        </w:rPr>
        <w:instrText xml:space="preserve"> PAGEREF _Toc248115667 \h </w:instrText>
      </w:r>
      <w:r w:rsidR="00754D31">
        <w:rPr>
          <w:noProof/>
        </w:rPr>
      </w:r>
      <w:r w:rsidR="00754D31">
        <w:rPr>
          <w:noProof/>
        </w:rPr>
        <w:fldChar w:fldCharType="separate"/>
      </w:r>
      <w:r>
        <w:rPr>
          <w:noProof/>
        </w:rPr>
        <w:t>70</w:t>
      </w:r>
      <w:r w:rsidR="00754D31">
        <w:rPr>
          <w:noProof/>
        </w:rPr>
        <w:fldChar w:fldCharType="end"/>
      </w:r>
    </w:p>
    <w:p w:rsidR="00DF6736" w:rsidRDefault="00DF6736">
      <w:pPr>
        <w:pStyle w:val="TOC3"/>
        <w:rPr>
          <w:rFonts w:asciiTheme="minorHAnsi" w:eastAsiaTheme="minorEastAsia" w:hAnsiTheme="minorHAnsi" w:cstheme="minorBidi"/>
          <w:szCs w:val="22"/>
        </w:rPr>
      </w:pPr>
      <w:r>
        <w:lastRenderedPageBreak/>
        <w:t>3.3.3</w:t>
      </w:r>
      <w:r>
        <w:rPr>
          <w:rFonts w:asciiTheme="minorHAnsi" w:eastAsiaTheme="minorEastAsia" w:hAnsiTheme="minorHAnsi" w:cstheme="minorBidi"/>
          <w:szCs w:val="22"/>
        </w:rPr>
        <w:tab/>
      </w:r>
      <w:r>
        <w:t>Dorian Configuration</w:t>
      </w:r>
      <w:r>
        <w:tab/>
      </w:r>
      <w:r w:rsidR="00754D31">
        <w:fldChar w:fldCharType="begin"/>
      </w:r>
      <w:r>
        <w:instrText xml:space="preserve"> PAGEREF _Toc248115668 \h </w:instrText>
      </w:r>
      <w:r w:rsidR="00754D31">
        <w:fldChar w:fldCharType="separate"/>
      </w:r>
      <w:r>
        <w:t>71</w:t>
      </w:r>
      <w:r w:rsidR="00754D31">
        <w:fldChar w:fldCharType="end"/>
      </w:r>
    </w:p>
    <w:p w:rsidR="00DF6736" w:rsidRDefault="00DF6736">
      <w:pPr>
        <w:pStyle w:val="TOC3"/>
        <w:rPr>
          <w:rFonts w:asciiTheme="minorHAnsi" w:eastAsiaTheme="minorEastAsia" w:hAnsiTheme="minorHAnsi" w:cstheme="minorBidi"/>
          <w:szCs w:val="22"/>
        </w:rPr>
      </w:pPr>
      <w:r>
        <w:t>3.3.4</w:t>
      </w:r>
      <w:r>
        <w:rPr>
          <w:rFonts w:asciiTheme="minorHAnsi" w:eastAsiaTheme="minorEastAsia" w:hAnsiTheme="minorHAnsi" w:cstheme="minorBidi"/>
          <w:szCs w:val="22"/>
        </w:rPr>
        <w:tab/>
      </w:r>
      <w:r>
        <w:t>SAML Assertion</w:t>
      </w:r>
      <w:r>
        <w:tab/>
      </w:r>
      <w:r w:rsidR="00754D31">
        <w:fldChar w:fldCharType="begin"/>
      </w:r>
      <w:r>
        <w:instrText xml:space="preserve"> PAGEREF _Toc248115669 \h </w:instrText>
      </w:r>
      <w:r w:rsidR="00754D31">
        <w:fldChar w:fldCharType="separate"/>
      </w:r>
      <w:r>
        <w:t>73</w:t>
      </w:r>
      <w:r w:rsidR="00754D31">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3.3.4.1</w:t>
      </w:r>
      <w:r>
        <w:rPr>
          <w:rFonts w:asciiTheme="minorHAnsi" w:eastAsiaTheme="minorEastAsia" w:hAnsiTheme="minorHAnsi" w:cstheme="minorBidi"/>
          <w:noProof/>
          <w:sz w:val="22"/>
          <w:szCs w:val="22"/>
        </w:rPr>
        <w:tab/>
      </w:r>
      <w:r>
        <w:rPr>
          <w:noProof/>
        </w:rPr>
        <w:t>Authentication Statement</w:t>
      </w:r>
      <w:r>
        <w:rPr>
          <w:noProof/>
        </w:rPr>
        <w:tab/>
      </w:r>
      <w:r w:rsidR="00754D31">
        <w:rPr>
          <w:noProof/>
        </w:rPr>
        <w:fldChar w:fldCharType="begin"/>
      </w:r>
      <w:r>
        <w:rPr>
          <w:noProof/>
        </w:rPr>
        <w:instrText xml:space="preserve"> PAGEREF _Toc248115670 \h </w:instrText>
      </w:r>
      <w:r w:rsidR="00754D31">
        <w:rPr>
          <w:noProof/>
        </w:rPr>
      </w:r>
      <w:r w:rsidR="00754D31">
        <w:rPr>
          <w:noProof/>
        </w:rPr>
        <w:fldChar w:fldCharType="separate"/>
      </w:r>
      <w:r>
        <w:rPr>
          <w:noProof/>
        </w:rPr>
        <w:t>73</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Pr>
          <w:noProof/>
        </w:rPr>
        <w:t>3.3.4.2</w:t>
      </w:r>
      <w:r>
        <w:rPr>
          <w:rFonts w:asciiTheme="minorHAnsi" w:eastAsiaTheme="minorEastAsia" w:hAnsiTheme="minorHAnsi" w:cstheme="minorBidi"/>
          <w:noProof/>
          <w:sz w:val="22"/>
          <w:szCs w:val="22"/>
        </w:rPr>
        <w:tab/>
      </w:r>
      <w:r>
        <w:rPr>
          <w:noProof/>
        </w:rPr>
        <w:t>Attribute Statement</w:t>
      </w:r>
      <w:r>
        <w:rPr>
          <w:noProof/>
        </w:rPr>
        <w:tab/>
      </w:r>
      <w:r w:rsidR="00754D31">
        <w:rPr>
          <w:noProof/>
        </w:rPr>
        <w:fldChar w:fldCharType="begin"/>
      </w:r>
      <w:r>
        <w:rPr>
          <w:noProof/>
        </w:rPr>
        <w:instrText xml:space="preserve"> PAGEREF _Toc248115671 \h </w:instrText>
      </w:r>
      <w:r w:rsidR="00754D31">
        <w:rPr>
          <w:noProof/>
        </w:rPr>
      </w:r>
      <w:r w:rsidR="00754D31">
        <w:rPr>
          <w:noProof/>
        </w:rPr>
        <w:fldChar w:fldCharType="separate"/>
      </w:r>
      <w:r>
        <w:rPr>
          <w:noProof/>
        </w:rPr>
        <w:t>74</w:t>
      </w:r>
      <w:r w:rsidR="00754D31">
        <w:rPr>
          <w:noProof/>
        </w:rPr>
        <w:fldChar w:fldCharType="end"/>
      </w:r>
    </w:p>
    <w:p w:rsidR="00DF6736" w:rsidRDefault="00DF6736">
      <w:pPr>
        <w:pStyle w:val="TOC4"/>
        <w:tabs>
          <w:tab w:val="left" w:pos="1680"/>
        </w:tabs>
        <w:rPr>
          <w:rFonts w:asciiTheme="minorHAnsi" w:eastAsiaTheme="minorEastAsia" w:hAnsiTheme="minorHAnsi" w:cstheme="minorBidi"/>
          <w:noProof/>
          <w:sz w:val="22"/>
          <w:szCs w:val="22"/>
        </w:rPr>
      </w:pPr>
      <w:r w:rsidRPr="001D15E3">
        <w:rPr>
          <w:noProof/>
          <w:kern w:val="28"/>
        </w:rPr>
        <w:t>3.3.4.3</w:t>
      </w:r>
      <w:r>
        <w:rPr>
          <w:rFonts w:asciiTheme="minorHAnsi" w:eastAsiaTheme="minorEastAsia" w:hAnsiTheme="minorHAnsi" w:cstheme="minorBidi"/>
          <w:noProof/>
          <w:sz w:val="22"/>
          <w:szCs w:val="22"/>
        </w:rPr>
        <w:tab/>
      </w:r>
      <w:r w:rsidRPr="001D15E3">
        <w:rPr>
          <w:noProof/>
          <w:kern w:val="28"/>
        </w:rPr>
        <w:t>Sample Dorian SAML Assertion</w:t>
      </w:r>
      <w:r>
        <w:rPr>
          <w:noProof/>
        </w:rPr>
        <w:tab/>
      </w:r>
      <w:r w:rsidR="00754D31">
        <w:rPr>
          <w:noProof/>
        </w:rPr>
        <w:fldChar w:fldCharType="begin"/>
      </w:r>
      <w:r>
        <w:rPr>
          <w:noProof/>
        </w:rPr>
        <w:instrText xml:space="preserve"> PAGEREF _Toc248115672 \h </w:instrText>
      </w:r>
      <w:r w:rsidR="00754D31">
        <w:rPr>
          <w:noProof/>
        </w:rPr>
      </w:r>
      <w:r w:rsidR="00754D31">
        <w:rPr>
          <w:noProof/>
        </w:rPr>
        <w:fldChar w:fldCharType="separate"/>
      </w:r>
      <w:r>
        <w:rPr>
          <w:noProof/>
        </w:rPr>
        <w:t>76</w:t>
      </w:r>
      <w:r w:rsidR="00754D31">
        <w:rPr>
          <w:noProof/>
        </w:rPr>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Grid Grouper</w:t>
      </w:r>
      <w:r>
        <w:rPr>
          <w:noProof/>
        </w:rPr>
        <w:tab/>
      </w:r>
      <w:r w:rsidR="00754D31">
        <w:rPr>
          <w:noProof/>
        </w:rPr>
        <w:fldChar w:fldCharType="begin"/>
      </w:r>
      <w:r>
        <w:rPr>
          <w:noProof/>
        </w:rPr>
        <w:instrText xml:space="preserve"> PAGEREF _Toc248115673 \h </w:instrText>
      </w:r>
      <w:r w:rsidR="00754D31">
        <w:rPr>
          <w:noProof/>
        </w:rPr>
      </w:r>
      <w:r w:rsidR="00754D31">
        <w:rPr>
          <w:noProof/>
        </w:rPr>
        <w:fldChar w:fldCharType="separate"/>
      </w:r>
      <w:r>
        <w:rPr>
          <w:noProof/>
        </w:rPr>
        <w:t>77</w:t>
      </w:r>
      <w:r w:rsidR="00754D31">
        <w:rPr>
          <w:noProof/>
        </w:rPr>
        <w:fldChar w:fldCharType="end"/>
      </w:r>
    </w:p>
    <w:p w:rsidR="00DF6736" w:rsidRDefault="00DF6736">
      <w:pPr>
        <w:pStyle w:val="TOC3"/>
        <w:rPr>
          <w:rFonts w:asciiTheme="minorHAnsi" w:eastAsiaTheme="minorEastAsia" w:hAnsiTheme="minorHAnsi" w:cstheme="minorBidi"/>
          <w:szCs w:val="22"/>
        </w:rPr>
      </w:pPr>
      <w:r>
        <w:t>3.4.1</w:t>
      </w:r>
      <w:r>
        <w:rPr>
          <w:rFonts w:asciiTheme="minorHAnsi" w:eastAsiaTheme="minorEastAsia" w:hAnsiTheme="minorHAnsi" w:cstheme="minorBidi"/>
          <w:szCs w:val="22"/>
        </w:rPr>
        <w:tab/>
      </w:r>
      <w:r>
        <w:t>Use cases</w:t>
      </w:r>
      <w:r>
        <w:tab/>
      </w:r>
      <w:r w:rsidR="00754D31">
        <w:fldChar w:fldCharType="begin"/>
      </w:r>
      <w:r>
        <w:instrText xml:space="preserve"> PAGEREF _Toc248115674 \h </w:instrText>
      </w:r>
      <w:r w:rsidR="00754D31">
        <w:fldChar w:fldCharType="separate"/>
      </w:r>
      <w:r>
        <w:t>79</w:t>
      </w:r>
      <w:r w:rsidR="00754D31">
        <w:fldChar w:fldCharType="end"/>
      </w:r>
    </w:p>
    <w:p w:rsidR="00DF6736" w:rsidRDefault="00DF6736">
      <w:pPr>
        <w:pStyle w:val="TOC3"/>
        <w:rPr>
          <w:rFonts w:asciiTheme="minorHAnsi" w:eastAsiaTheme="minorEastAsia" w:hAnsiTheme="minorHAnsi" w:cstheme="minorBidi"/>
          <w:szCs w:val="22"/>
        </w:rPr>
      </w:pPr>
      <w:r>
        <w:t>3.4.2</w:t>
      </w:r>
      <w:r>
        <w:rPr>
          <w:rFonts w:asciiTheme="minorHAnsi" w:eastAsiaTheme="minorEastAsia" w:hAnsiTheme="minorHAnsi" w:cstheme="minorBidi"/>
          <w:szCs w:val="22"/>
        </w:rPr>
        <w:tab/>
      </w:r>
      <w:r>
        <w:t>Interfaces</w:t>
      </w:r>
      <w:r>
        <w:tab/>
      </w:r>
      <w:r w:rsidR="00754D31">
        <w:fldChar w:fldCharType="begin"/>
      </w:r>
      <w:r>
        <w:instrText xml:space="preserve"> PAGEREF _Toc248115675 \h </w:instrText>
      </w:r>
      <w:r w:rsidR="00754D31">
        <w:fldChar w:fldCharType="separate"/>
      </w:r>
      <w:r>
        <w:t>82</w:t>
      </w:r>
      <w:r w:rsidR="00754D31">
        <w:fldChar w:fldCharType="end"/>
      </w:r>
    </w:p>
    <w:p w:rsidR="00DF6736" w:rsidRDefault="00DF6736">
      <w:pPr>
        <w:pStyle w:val="TOC3"/>
        <w:rPr>
          <w:rFonts w:asciiTheme="minorHAnsi" w:eastAsiaTheme="minorEastAsia" w:hAnsiTheme="minorHAnsi" w:cstheme="minorBidi"/>
          <w:szCs w:val="22"/>
        </w:rPr>
      </w:pPr>
      <w:r>
        <w:t>3.4.3</w:t>
      </w:r>
      <w:r>
        <w:rPr>
          <w:rFonts w:asciiTheme="minorHAnsi" w:eastAsiaTheme="minorEastAsia" w:hAnsiTheme="minorHAnsi" w:cstheme="minorBidi"/>
          <w:szCs w:val="22"/>
        </w:rPr>
        <w:tab/>
      </w:r>
      <w:r>
        <w:t>Operations</w:t>
      </w:r>
      <w:r>
        <w:tab/>
      </w:r>
      <w:r w:rsidR="00754D31">
        <w:fldChar w:fldCharType="begin"/>
      </w:r>
      <w:r>
        <w:instrText xml:space="preserve"> PAGEREF _Toc248115676 \h </w:instrText>
      </w:r>
      <w:r w:rsidR="00754D31">
        <w:fldChar w:fldCharType="separate"/>
      </w:r>
      <w:r>
        <w:t>82</w:t>
      </w:r>
      <w:r w:rsidR="00754D31">
        <w:fldChar w:fldCharType="end"/>
      </w:r>
    </w:p>
    <w:p w:rsidR="00DF6736" w:rsidRDefault="00DF6736">
      <w:pPr>
        <w:pStyle w:val="TOC3"/>
        <w:rPr>
          <w:rFonts w:asciiTheme="minorHAnsi" w:eastAsiaTheme="minorEastAsia" w:hAnsiTheme="minorHAnsi" w:cstheme="minorBidi"/>
          <w:szCs w:val="22"/>
        </w:rPr>
      </w:pPr>
      <w:r>
        <w:t>3.4.4</w:t>
      </w:r>
      <w:r>
        <w:rPr>
          <w:rFonts w:asciiTheme="minorHAnsi" w:eastAsiaTheme="minorEastAsia" w:hAnsiTheme="minorHAnsi" w:cstheme="minorBidi"/>
          <w:szCs w:val="22"/>
        </w:rPr>
        <w:tab/>
      </w:r>
      <w:r>
        <w:t>Data Types</w:t>
      </w:r>
      <w:r>
        <w:tab/>
      </w:r>
      <w:r w:rsidR="00754D31">
        <w:fldChar w:fldCharType="begin"/>
      </w:r>
      <w:r>
        <w:instrText xml:space="preserve"> PAGEREF _Toc248115677 \h </w:instrText>
      </w:r>
      <w:r w:rsidR="00754D31">
        <w:fldChar w:fldCharType="separate"/>
      </w:r>
      <w:r>
        <w:t>95</w:t>
      </w:r>
      <w:r w:rsidR="00754D31">
        <w:fldChar w:fldCharType="end"/>
      </w:r>
    </w:p>
    <w:p w:rsidR="00DF6736" w:rsidRDefault="00DF6736">
      <w:pPr>
        <w:pStyle w:val="TOC3"/>
        <w:rPr>
          <w:rFonts w:asciiTheme="minorHAnsi" w:eastAsiaTheme="minorEastAsia" w:hAnsiTheme="minorHAnsi" w:cstheme="minorBidi"/>
          <w:szCs w:val="22"/>
        </w:rPr>
      </w:pPr>
      <w:r>
        <w:t>3.4.5</w:t>
      </w:r>
      <w:r>
        <w:rPr>
          <w:rFonts w:asciiTheme="minorHAnsi" w:eastAsiaTheme="minorEastAsia" w:hAnsiTheme="minorHAnsi" w:cstheme="minorBidi"/>
          <w:szCs w:val="22"/>
        </w:rPr>
        <w:tab/>
      </w:r>
      <w:r>
        <w:t>Error handling</w:t>
      </w:r>
      <w:r>
        <w:tab/>
      </w:r>
      <w:r w:rsidR="00754D31">
        <w:fldChar w:fldCharType="begin"/>
      </w:r>
      <w:r>
        <w:instrText xml:space="preserve"> PAGEREF _Toc248115678 \h </w:instrText>
      </w:r>
      <w:r w:rsidR="00754D31">
        <w:fldChar w:fldCharType="separate"/>
      </w:r>
      <w:r>
        <w:t>95</w:t>
      </w:r>
      <w:r w:rsidR="00754D31">
        <w:fldChar w:fldCharType="end"/>
      </w:r>
    </w:p>
    <w:p w:rsidR="00DF6736" w:rsidRDefault="00DF6736">
      <w:pPr>
        <w:pStyle w:val="TOC3"/>
        <w:rPr>
          <w:rFonts w:asciiTheme="minorHAnsi" w:eastAsiaTheme="minorEastAsia" w:hAnsiTheme="minorHAnsi" w:cstheme="minorBidi"/>
          <w:szCs w:val="22"/>
        </w:rPr>
      </w:pPr>
      <w:r>
        <w:t>3.4.6</w:t>
      </w:r>
      <w:r>
        <w:rPr>
          <w:rFonts w:asciiTheme="minorHAnsi" w:eastAsiaTheme="minorEastAsia" w:hAnsiTheme="minorHAnsi" w:cstheme="minorBidi"/>
          <w:szCs w:val="22"/>
        </w:rPr>
        <w:tab/>
      </w:r>
      <w:r>
        <w:t>Data Model</w:t>
      </w:r>
      <w:r>
        <w:tab/>
      </w:r>
      <w:r w:rsidR="00754D31">
        <w:fldChar w:fldCharType="begin"/>
      </w:r>
      <w:r>
        <w:instrText xml:space="preserve"> PAGEREF _Toc248115679 \h </w:instrText>
      </w:r>
      <w:r w:rsidR="00754D31">
        <w:fldChar w:fldCharType="separate"/>
      </w:r>
      <w:r>
        <w:t>98</w:t>
      </w:r>
      <w:r w:rsidR="00754D31">
        <w:fldChar w:fldCharType="end"/>
      </w:r>
    </w:p>
    <w:p w:rsidR="00DF6736" w:rsidRDefault="00DF6736">
      <w:pPr>
        <w:pStyle w:val="TOC3"/>
        <w:rPr>
          <w:rFonts w:asciiTheme="minorHAnsi" w:eastAsiaTheme="minorEastAsia" w:hAnsiTheme="minorHAnsi" w:cstheme="minorBidi"/>
          <w:szCs w:val="22"/>
        </w:rPr>
      </w:pPr>
      <w:r>
        <w:t>3.4.7</w:t>
      </w:r>
      <w:r>
        <w:rPr>
          <w:rFonts w:asciiTheme="minorHAnsi" w:eastAsiaTheme="minorEastAsia" w:hAnsiTheme="minorHAnsi" w:cstheme="minorBidi"/>
          <w:szCs w:val="22"/>
        </w:rPr>
        <w:tab/>
      </w:r>
      <w:r>
        <w:t>Client API</w:t>
      </w:r>
      <w:r>
        <w:tab/>
      </w:r>
      <w:r w:rsidR="00754D31">
        <w:fldChar w:fldCharType="begin"/>
      </w:r>
      <w:r>
        <w:instrText xml:space="preserve"> PAGEREF _Toc248115680 \h </w:instrText>
      </w:r>
      <w:r w:rsidR="00754D31">
        <w:fldChar w:fldCharType="separate"/>
      </w:r>
      <w:r>
        <w:t>100</w:t>
      </w:r>
      <w:r w:rsidR="00754D31">
        <w:fldChar w:fldCharType="end"/>
      </w:r>
    </w:p>
    <w:p w:rsidR="00DF6736" w:rsidRDefault="00DF6736">
      <w:pPr>
        <w:pStyle w:val="TOC3"/>
        <w:rPr>
          <w:rFonts w:asciiTheme="minorHAnsi" w:eastAsiaTheme="minorEastAsia" w:hAnsiTheme="minorHAnsi" w:cstheme="minorBidi"/>
          <w:szCs w:val="22"/>
        </w:rPr>
      </w:pPr>
      <w:r>
        <w:t>3.4.8</w:t>
      </w:r>
      <w:r>
        <w:rPr>
          <w:rFonts w:asciiTheme="minorHAnsi" w:eastAsiaTheme="minorEastAsia" w:hAnsiTheme="minorHAnsi" w:cstheme="minorBidi"/>
          <w:szCs w:val="22"/>
        </w:rPr>
        <w:tab/>
      </w:r>
      <w:r>
        <w:t>Configuration</w:t>
      </w:r>
      <w:r>
        <w:tab/>
      </w:r>
      <w:r w:rsidR="00754D31">
        <w:fldChar w:fldCharType="begin"/>
      </w:r>
      <w:r>
        <w:instrText xml:space="preserve"> PAGEREF _Toc248115681 \h </w:instrText>
      </w:r>
      <w:r w:rsidR="00754D31">
        <w:fldChar w:fldCharType="separate"/>
      </w:r>
      <w:r>
        <w:t>100</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Grid Trust Service</w:t>
      </w:r>
      <w:r>
        <w:rPr>
          <w:noProof/>
        </w:rPr>
        <w:tab/>
      </w:r>
      <w:r w:rsidR="00754D31">
        <w:rPr>
          <w:noProof/>
        </w:rPr>
        <w:fldChar w:fldCharType="begin"/>
      </w:r>
      <w:r>
        <w:rPr>
          <w:noProof/>
        </w:rPr>
        <w:instrText xml:space="preserve"> PAGEREF _Toc248115682 \h </w:instrText>
      </w:r>
      <w:r w:rsidR="00754D31">
        <w:rPr>
          <w:noProof/>
        </w:rPr>
      </w:r>
      <w:r w:rsidR="00754D31">
        <w:rPr>
          <w:noProof/>
        </w:rPr>
        <w:fldChar w:fldCharType="separate"/>
      </w:r>
      <w:r>
        <w:rPr>
          <w:noProof/>
        </w:rPr>
        <w:t>101</w:t>
      </w:r>
      <w:r w:rsidR="00754D31">
        <w:rPr>
          <w:noProof/>
        </w:rPr>
        <w:fldChar w:fldCharType="end"/>
      </w:r>
    </w:p>
    <w:p w:rsidR="00DF6736" w:rsidRDefault="00DF6736">
      <w:pPr>
        <w:pStyle w:val="TOC3"/>
        <w:rPr>
          <w:rFonts w:asciiTheme="minorHAnsi" w:eastAsiaTheme="minorEastAsia" w:hAnsiTheme="minorHAnsi" w:cstheme="minorBidi"/>
          <w:szCs w:val="22"/>
        </w:rPr>
      </w:pPr>
      <w:r>
        <w:t>3.5.1</w:t>
      </w:r>
      <w:r>
        <w:rPr>
          <w:rFonts w:asciiTheme="minorHAnsi" w:eastAsiaTheme="minorEastAsia" w:hAnsiTheme="minorHAnsi" w:cstheme="minorBidi"/>
          <w:szCs w:val="22"/>
        </w:rPr>
        <w:tab/>
      </w:r>
      <w:r>
        <w:t>Level of Assurance</w:t>
      </w:r>
      <w:r>
        <w:tab/>
      </w:r>
      <w:r w:rsidR="00754D31">
        <w:fldChar w:fldCharType="begin"/>
      </w:r>
      <w:r>
        <w:instrText xml:space="preserve"> PAGEREF _Toc248115683 \h </w:instrText>
      </w:r>
      <w:r w:rsidR="00754D31">
        <w:fldChar w:fldCharType="separate"/>
      </w:r>
      <w:r>
        <w:t>102</w:t>
      </w:r>
      <w:r w:rsidR="00754D31">
        <w:fldChar w:fldCharType="end"/>
      </w:r>
    </w:p>
    <w:p w:rsidR="00DF6736" w:rsidRDefault="00DF6736">
      <w:pPr>
        <w:pStyle w:val="TOC3"/>
        <w:rPr>
          <w:rFonts w:asciiTheme="minorHAnsi" w:eastAsiaTheme="minorEastAsia" w:hAnsiTheme="minorHAnsi" w:cstheme="minorBidi"/>
          <w:szCs w:val="22"/>
        </w:rPr>
      </w:pPr>
      <w:r>
        <w:t>3.5.2</w:t>
      </w:r>
      <w:r>
        <w:rPr>
          <w:rFonts w:asciiTheme="minorHAnsi" w:eastAsiaTheme="minorEastAsia" w:hAnsiTheme="minorHAnsi" w:cstheme="minorBidi"/>
          <w:szCs w:val="22"/>
        </w:rPr>
        <w:tab/>
      </w:r>
      <w:r>
        <w:t>Use cases</w:t>
      </w:r>
      <w:r>
        <w:tab/>
      </w:r>
      <w:r w:rsidR="00754D31">
        <w:fldChar w:fldCharType="begin"/>
      </w:r>
      <w:r>
        <w:instrText xml:space="preserve"> PAGEREF _Toc248115684 \h </w:instrText>
      </w:r>
      <w:r w:rsidR="00754D31">
        <w:fldChar w:fldCharType="separate"/>
      </w:r>
      <w:r>
        <w:t>103</w:t>
      </w:r>
      <w:r w:rsidR="00754D31">
        <w:fldChar w:fldCharType="end"/>
      </w:r>
    </w:p>
    <w:p w:rsidR="00DF6736" w:rsidRDefault="00DF6736">
      <w:pPr>
        <w:pStyle w:val="TOC3"/>
        <w:rPr>
          <w:rFonts w:asciiTheme="minorHAnsi" w:eastAsiaTheme="minorEastAsia" w:hAnsiTheme="minorHAnsi" w:cstheme="minorBidi"/>
          <w:szCs w:val="22"/>
        </w:rPr>
      </w:pPr>
      <w:r>
        <w:t>3.5.3</w:t>
      </w:r>
      <w:r>
        <w:rPr>
          <w:rFonts w:asciiTheme="minorHAnsi" w:eastAsiaTheme="minorEastAsia" w:hAnsiTheme="minorHAnsi" w:cstheme="minorBidi"/>
          <w:szCs w:val="22"/>
        </w:rPr>
        <w:tab/>
      </w:r>
      <w:r>
        <w:t>Interfaces</w:t>
      </w:r>
      <w:r>
        <w:tab/>
      </w:r>
      <w:r w:rsidR="00754D31">
        <w:fldChar w:fldCharType="begin"/>
      </w:r>
      <w:r>
        <w:instrText xml:space="preserve"> PAGEREF _Toc248115685 \h </w:instrText>
      </w:r>
      <w:r w:rsidR="00754D31">
        <w:fldChar w:fldCharType="separate"/>
      </w:r>
      <w:r>
        <w:t>105</w:t>
      </w:r>
      <w:r w:rsidR="00754D31">
        <w:fldChar w:fldCharType="end"/>
      </w:r>
    </w:p>
    <w:p w:rsidR="00DF6736" w:rsidRDefault="00DF6736">
      <w:pPr>
        <w:pStyle w:val="TOC3"/>
        <w:rPr>
          <w:rFonts w:asciiTheme="minorHAnsi" w:eastAsiaTheme="minorEastAsia" w:hAnsiTheme="minorHAnsi" w:cstheme="minorBidi"/>
          <w:szCs w:val="22"/>
        </w:rPr>
      </w:pPr>
      <w:r>
        <w:t>3.5.4</w:t>
      </w:r>
      <w:r>
        <w:rPr>
          <w:rFonts w:asciiTheme="minorHAnsi" w:eastAsiaTheme="minorEastAsia" w:hAnsiTheme="minorHAnsi" w:cstheme="minorBidi"/>
          <w:szCs w:val="22"/>
        </w:rPr>
        <w:tab/>
      </w:r>
      <w:r>
        <w:t>Operations</w:t>
      </w:r>
      <w:r>
        <w:tab/>
      </w:r>
      <w:r w:rsidR="00754D31">
        <w:fldChar w:fldCharType="begin"/>
      </w:r>
      <w:r>
        <w:instrText xml:space="preserve"> PAGEREF _Toc248115686 \h </w:instrText>
      </w:r>
      <w:r w:rsidR="00754D31">
        <w:fldChar w:fldCharType="separate"/>
      </w:r>
      <w:r>
        <w:t>105</w:t>
      </w:r>
      <w:r w:rsidR="00754D31">
        <w:fldChar w:fldCharType="end"/>
      </w:r>
    </w:p>
    <w:p w:rsidR="00DF6736" w:rsidRDefault="00DF6736">
      <w:pPr>
        <w:pStyle w:val="TOC3"/>
        <w:rPr>
          <w:rFonts w:asciiTheme="minorHAnsi" w:eastAsiaTheme="minorEastAsia" w:hAnsiTheme="minorHAnsi" w:cstheme="minorBidi"/>
          <w:szCs w:val="22"/>
        </w:rPr>
      </w:pPr>
      <w:r>
        <w:t>3.5.5</w:t>
      </w:r>
      <w:r>
        <w:rPr>
          <w:rFonts w:asciiTheme="minorHAnsi" w:eastAsiaTheme="minorEastAsia" w:hAnsiTheme="minorHAnsi" w:cstheme="minorBidi"/>
          <w:szCs w:val="22"/>
        </w:rPr>
        <w:tab/>
      </w:r>
      <w:r>
        <w:t>Data Model</w:t>
      </w:r>
      <w:r>
        <w:tab/>
      </w:r>
      <w:r w:rsidR="00754D31">
        <w:fldChar w:fldCharType="begin"/>
      </w:r>
      <w:r>
        <w:instrText xml:space="preserve"> PAGEREF _Toc248115687 \h </w:instrText>
      </w:r>
      <w:r w:rsidR="00754D31">
        <w:fldChar w:fldCharType="separate"/>
      </w:r>
      <w:r>
        <w:t>114</w:t>
      </w:r>
      <w:r w:rsidR="00754D31">
        <w:fldChar w:fldCharType="end"/>
      </w:r>
    </w:p>
    <w:p w:rsidR="00DF6736" w:rsidRDefault="00DF6736">
      <w:pPr>
        <w:pStyle w:val="TOC3"/>
        <w:rPr>
          <w:rFonts w:asciiTheme="minorHAnsi" w:eastAsiaTheme="minorEastAsia" w:hAnsiTheme="minorHAnsi" w:cstheme="minorBidi"/>
          <w:szCs w:val="22"/>
        </w:rPr>
      </w:pPr>
      <w:r>
        <w:t>3.5.6</w:t>
      </w:r>
      <w:r>
        <w:rPr>
          <w:rFonts w:asciiTheme="minorHAnsi" w:eastAsiaTheme="minorEastAsia" w:hAnsiTheme="minorHAnsi" w:cstheme="minorBidi"/>
          <w:szCs w:val="22"/>
        </w:rPr>
        <w:tab/>
      </w:r>
      <w:r>
        <w:t>Data Types</w:t>
      </w:r>
      <w:r>
        <w:tab/>
      </w:r>
      <w:r w:rsidR="00754D31">
        <w:fldChar w:fldCharType="begin"/>
      </w:r>
      <w:r>
        <w:instrText xml:space="preserve"> PAGEREF _Toc248115688 \h </w:instrText>
      </w:r>
      <w:r w:rsidR="00754D31">
        <w:fldChar w:fldCharType="separate"/>
      </w:r>
      <w:r>
        <w:t>116</w:t>
      </w:r>
      <w:r w:rsidR="00754D31">
        <w:fldChar w:fldCharType="end"/>
      </w:r>
    </w:p>
    <w:p w:rsidR="00DF6736" w:rsidRDefault="00DF6736">
      <w:pPr>
        <w:pStyle w:val="TOC3"/>
        <w:rPr>
          <w:rFonts w:asciiTheme="minorHAnsi" w:eastAsiaTheme="minorEastAsia" w:hAnsiTheme="minorHAnsi" w:cstheme="minorBidi"/>
          <w:szCs w:val="22"/>
        </w:rPr>
      </w:pPr>
      <w:r>
        <w:t>3.5.7</w:t>
      </w:r>
      <w:r>
        <w:rPr>
          <w:rFonts w:asciiTheme="minorHAnsi" w:eastAsiaTheme="minorEastAsia" w:hAnsiTheme="minorHAnsi" w:cstheme="minorBidi"/>
          <w:szCs w:val="22"/>
        </w:rPr>
        <w:tab/>
      </w:r>
      <w:r>
        <w:t>Error Handling</w:t>
      </w:r>
      <w:r>
        <w:tab/>
      </w:r>
      <w:r w:rsidR="00754D31">
        <w:fldChar w:fldCharType="begin"/>
      </w:r>
      <w:r>
        <w:instrText xml:space="preserve"> PAGEREF _Toc248115689 \h </w:instrText>
      </w:r>
      <w:r w:rsidR="00754D31">
        <w:fldChar w:fldCharType="separate"/>
      </w:r>
      <w:r>
        <w:t>118</w:t>
      </w:r>
      <w:r w:rsidR="00754D31">
        <w:fldChar w:fldCharType="end"/>
      </w:r>
    </w:p>
    <w:p w:rsidR="00DF6736" w:rsidRDefault="00DF6736">
      <w:pPr>
        <w:pStyle w:val="TOC3"/>
        <w:rPr>
          <w:rFonts w:asciiTheme="minorHAnsi" w:eastAsiaTheme="minorEastAsia" w:hAnsiTheme="minorHAnsi" w:cstheme="minorBidi"/>
          <w:szCs w:val="22"/>
        </w:rPr>
      </w:pPr>
      <w:r>
        <w:t>3.5.8</w:t>
      </w:r>
      <w:r>
        <w:rPr>
          <w:rFonts w:asciiTheme="minorHAnsi" w:eastAsiaTheme="minorEastAsia" w:hAnsiTheme="minorHAnsi" w:cstheme="minorBidi"/>
          <w:szCs w:val="22"/>
        </w:rPr>
        <w:tab/>
      </w:r>
      <w:r>
        <w:t>Client API</w:t>
      </w:r>
      <w:r>
        <w:tab/>
      </w:r>
      <w:r w:rsidR="00754D31">
        <w:fldChar w:fldCharType="begin"/>
      </w:r>
      <w:r>
        <w:instrText xml:space="preserve"> PAGEREF _Toc248115690 \h </w:instrText>
      </w:r>
      <w:r w:rsidR="00754D31">
        <w:fldChar w:fldCharType="separate"/>
      </w:r>
      <w:r>
        <w:t>121</w:t>
      </w:r>
      <w:r w:rsidR="00754D31">
        <w:fldChar w:fldCharType="end"/>
      </w:r>
    </w:p>
    <w:p w:rsidR="00DF6736" w:rsidRDefault="00DF6736">
      <w:pPr>
        <w:pStyle w:val="TOC3"/>
        <w:rPr>
          <w:rFonts w:asciiTheme="minorHAnsi" w:eastAsiaTheme="minorEastAsia" w:hAnsiTheme="minorHAnsi" w:cstheme="minorBidi"/>
          <w:szCs w:val="22"/>
        </w:rPr>
      </w:pPr>
      <w:r>
        <w:t>3.5.9</w:t>
      </w:r>
      <w:r>
        <w:rPr>
          <w:rFonts w:asciiTheme="minorHAnsi" w:eastAsiaTheme="minorEastAsia" w:hAnsiTheme="minorHAnsi" w:cstheme="minorBidi"/>
          <w:szCs w:val="22"/>
        </w:rPr>
        <w:tab/>
      </w:r>
      <w:r>
        <w:t>Federation</w:t>
      </w:r>
      <w:r>
        <w:tab/>
      </w:r>
      <w:r w:rsidR="00754D31">
        <w:fldChar w:fldCharType="begin"/>
      </w:r>
      <w:r>
        <w:instrText xml:space="preserve"> PAGEREF _Toc248115691 \h </w:instrText>
      </w:r>
      <w:r w:rsidR="00754D31">
        <w:fldChar w:fldCharType="separate"/>
      </w:r>
      <w:r>
        <w:t>122</w:t>
      </w:r>
      <w:r w:rsidR="00754D31">
        <w:fldChar w:fldCharType="end"/>
      </w:r>
    </w:p>
    <w:p w:rsidR="00DF6736" w:rsidRDefault="00DF6736">
      <w:pPr>
        <w:pStyle w:val="TOC3"/>
        <w:rPr>
          <w:rFonts w:asciiTheme="minorHAnsi" w:eastAsiaTheme="minorEastAsia" w:hAnsiTheme="minorHAnsi" w:cstheme="minorBidi"/>
          <w:szCs w:val="22"/>
        </w:rPr>
      </w:pPr>
      <w:r>
        <w:t>3.5.10</w:t>
      </w:r>
      <w:r>
        <w:rPr>
          <w:rFonts w:asciiTheme="minorHAnsi" w:eastAsiaTheme="minorEastAsia" w:hAnsiTheme="minorHAnsi" w:cstheme="minorBidi"/>
          <w:szCs w:val="22"/>
        </w:rPr>
        <w:tab/>
      </w:r>
      <w:r>
        <w:t>Configuration</w:t>
      </w:r>
      <w:r>
        <w:tab/>
      </w:r>
      <w:r w:rsidR="00754D31">
        <w:fldChar w:fldCharType="begin"/>
      </w:r>
      <w:r>
        <w:instrText xml:space="preserve"> PAGEREF _Toc248115692 \h </w:instrText>
      </w:r>
      <w:r w:rsidR="00754D31">
        <w:fldChar w:fldCharType="separate"/>
      </w:r>
      <w:r>
        <w:t>123</w:t>
      </w:r>
      <w:r w:rsidR="00754D31">
        <w:fldChar w:fldCharType="end"/>
      </w:r>
    </w:p>
    <w:p w:rsidR="00DF6736" w:rsidRDefault="00DF6736">
      <w:pPr>
        <w:pStyle w:val="TOC3"/>
        <w:rPr>
          <w:rFonts w:asciiTheme="minorHAnsi" w:eastAsiaTheme="minorEastAsia" w:hAnsiTheme="minorHAnsi" w:cstheme="minorBidi"/>
          <w:szCs w:val="22"/>
        </w:rPr>
      </w:pPr>
      <w:r>
        <w:t>3.5.11</w:t>
      </w:r>
      <w:r>
        <w:rPr>
          <w:rFonts w:asciiTheme="minorHAnsi" w:eastAsiaTheme="minorEastAsia" w:hAnsiTheme="minorHAnsi" w:cstheme="minorBidi"/>
          <w:szCs w:val="22"/>
        </w:rPr>
        <w:tab/>
      </w:r>
      <w:r>
        <w:t>SyncGTS</w:t>
      </w:r>
      <w:r>
        <w:tab/>
      </w:r>
      <w:r w:rsidR="00754D31">
        <w:fldChar w:fldCharType="begin"/>
      </w:r>
      <w:r>
        <w:instrText xml:space="preserve"> PAGEREF _Toc248115693 \h </w:instrText>
      </w:r>
      <w:r w:rsidR="00754D31">
        <w:fldChar w:fldCharType="separate"/>
      </w:r>
      <w:r>
        <w:t>123</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Credential Delegation Service</w:t>
      </w:r>
      <w:r>
        <w:rPr>
          <w:noProof/>
        </w:rPr>
        <w:tab/>
      </w:r>
      <w:r w:rsidR="00754D31">
        <w:rPr>
          <w:noProof/>
        </w:rPr>
        <w:fldChar w:fldCharType="begin"/>
      </w:r>
      <w:r>
        <w:rPr>
          <w:noProof/>
        </w:rPr>
        <w:instrText xml:space="preserve"> PAGEREF _Toc248115694 \h </w:instrText>
      </w:r>
      <w:r w:rsidR="00754D31">
        <w:rPr>
          <w:noProof/>
        </w:rPr>
      </w:r>
      <w:r w:rsidR="00754D31">
        <w:rPr>
          <w:noProof/>
        </w:rPr>
        <w:fldChar w:fldCharType="separate"/>
      </w:r>
      <w:r>
        <w:rPr>
          <w:noProof/>
        </w:rPr>
        <w:t>127</w:t>
      </w:r>
      <w:r w:rsidR="00754D31">
        <w:rPr>
          <w:noProof/>
        </w:rPr>
        <w:fldChar w:fldCharType="end"/>
      </w:r>
    </w:p>
    <w:p w:rsidR="00DF6736" w:rsidRDefault="00DF6736">
      <w:pPr>
        <w:pStyle w:val="TOC3"/>
        <w:rPr>
          <w:rFonts w:asciiTheme="minorHAnsi" w:eastAsiaTheme="minorEastAsia" w:hAnsiTheme="minorHAnsi" w:cstheme="minorBidi"/>
          <w:szCs w:val="22"/>
        </w:rPr>
      </w:pPr>
      <w:r>
        <w:t>3.6.1</w:t>
      </w:r>
      <w:r>
        <w:rPr>
          <w:rFonts w:asciiTheme="minorHAnsi" w:eastAsiaTheme="minorEastAsia" w:hAnsiTheme="minorHAnsi" w:cstheme="minorBidi"/>
          <w:szCs w:val="22"/>
        </w:rPr>
        <w:tab/>
      </w:r>
      <w:r>
        <w:t>Use cases</w:t>
      </w:r>
      <w:r>
        <w:tab/>
      </w:r>
      <w:r w:rsidR="00754D31">
        <w:fldChar w:fldCharType="begin"/>
      </w:r>
      <w:r>
        <w:instrText xml:space="preserve"> PAGEREF _Toc248115695 \h </w:instrText>
      </w:r>
      <w:r w:rsidR="00754D31">
        <w:fldChar w:fldCharType="separate"/>
      </w:r>
      <w:r>
        <w:t>129</w:t>
      </w:r>
      <w:r w:rsidR="00754D31">
        <w:fldChar w:fldCharType="end"/>
      </w:r>
    </w:p>
    <w:p w:rsidR="00DF6736" w:rsidRDefault="00DF6736">
      <w:pPr>
        <w:pStyle w:val="TOC3"/>
        <w:rPr>
          <w:rFonts w:asciiTheme="minorHAnsi" w:eastAsiaTheme="minorEastAsia" w:hAnsiTheme="minorHAnsi" w:cstheme="minorBidi"/>
          <w:szCs w:val="22"/>
        </w:rPr>
      </w:pPr>
      <w:r>
        <w:t>3.6.2</w:t>
      </w:r>
      <w:r>
        <w:rPr>
          <w:rFonts w:asciiTheme="minorHAnsi" w:eastAsiaTheme="minorEastAsia" w:hAnsiTheme="minorHAnsi" w:cstheme="minorBidi"/>
          <w:szCs w:val="22"/>
        </w:rPr>
        <w:tab/>
      </w:r>
      <w:r>
        <w:t>Interfaces</w:t>
      </w:r>
      <w:r>
        <w:tab/>
      </w:r>
      <w:r w:rsidR="00754D31">
        <w:fldChar w:fldCharType="begin"/>
      </w:r>
      <w:r>
        <w:instrText xml:space="preserve"> PAGEREF _Toc248115696 \h </w:instrText>
      </w:r>
      <w:r w:rsidR="00754D31">
        <w:fldChar w:fldCharType="separate"/>
      </w:r>
      <w:r>
        <w:t>130</w:t>
      </w:r>
      <w:r w:rsidR="00754D31">
        <w:fldChar w:fldCharType="end"/>
      </w:r>
    </w:p>
    <w:p w:rsidR="00DF6736" w:rsidRDefault="00DF6736">
      <w:pPr>
        <w:pStyle w:val="TOC3"/>
        <w:rPr>
          <w:rFonts w:asciiTheme="minorHAnsi" w:eastAsiaTheme="minorEastAsia" w:hAnsiTheme="minorHAnsi" w:cstheme="minorBidi"/>
          <w:szCs w:val="22"/>
        </w:rPr>
      </w:pPr>
      <w:r>
        <w:t>3.6.3</w:t>
      </w:r>
      <w:r>
        <w:rPr>
          <w:rFonts w:asciiTheme="minorHAnsi" w:eastAsiaTheme="minorEastAsia" w:hAnsiTheme="minorHAnsi" w:cstheme="minorBidi"/>
          <w:szCs w:val="22"/>
        </w:rPr>
        <w:tab/>
      </w:r>
      <w:r>
        <w:t>Operations</w:t>
      </w:r>
      <w:r>
        <w:tab/>
      </w:r>
      <w:r w:rsidR="00754D31">
        <w:fldChar w:fldCharType="begin"/>
      </w:r>
      <w:r>
        <w:instrText xml:space="preserve"> PAGEREF _Toc248115697 \h </w:instrText>
      </w:r>
      <w:r w:rsidR="00754D31">
        <w:fldChar w:fldCharType="separate"/>
      </w:r>
      <w:r>
        <w:t>133</w:t>
      </w:r>
      <w:r w:rsidR="00754D31">
        <w:fldChar w:fldCharType="end"/>
      </w:r>
    </w:p>
    <w:p w:rsidR="00DF6736" w:rsidRDefault="00DF6736">
      <w:pPr>
        <w:pStyle w:val="TOC3"/>
        <w:rPr>
          <w:rFonts w:asciiTheme="minorHAnsi" w:eastAsiaTheme="minorEastAsia" w:hAnsiTheme="minorHAnsi" w:cstheme="minorBidi"/>
          <w:szCs w:val="22"/>
        </w:rPr>
      </w:pPr>
      <w:r>
        <w:t>3.6.4</w:t>
      </w:r>
      <w:r>
        <w:rPr>
          <w:rFonts w:asciiTheme="minorHAnsi" w:eastAsiaTheme="minorEastAsia" w:hAnsiTheme="minorHAnsi" w:cstheme="minorBidi"/>
          <w:szCs w:val="22"/>
        </w:rPr>
        <w:tab/>
      </w:r>
      <w:r>
        <w:t>DelegatedCredentialService</w:t>
      </w:r>
      <w:r>
        <w:tab/>
      </w:r>
      <w:r w:rsidR="00754D31">
        <w:fldChar w:fldCharType="begin"/>
      </w:r>
      <w:r>
        <w:instrText xml:space="preserve"> PAGEREF _Toc248115698 \h </w:instrText>
      </w:r>
      <w:r w:rsidR="00754D31">
        <w:fldChar w:fldCharType="separate"/>
      </w:r>
      <w:r>
        <w:t>137</w:t>
      </w:r>
      <w:r w:rsidR="00754D31">
        <w:fldChar w:fldCharType="end"/>
      </w:r>
    </w:p>
    <w:p w:rsidR="00DF6736" w:rsidRDefault="00DF6736">
      <w:pPr>
        <w:pStyle w:val="TOC3"/>
        <w:rPr>
          <w:rFonts w:asciiTheme="minorHAnsi" w:eastAsiaTheme="minorEastAsia" w:hAnsiTheme="minorHAnsi" w:cstheme="minorBidi"/>
          <w:szCs w:val="22"/>
        </w:rPr>
      </w:pPr>
      <w:r>
        <w:t>3.6.5</w:t>
      </w:r>
      <w:r>
        <w:rPr>
          <w:rFonts w:asciiTheme="minorHAnsi" w:eastAsiaTheme="minorEastAsia" w:hAnsiTheme="minorHAnsi" w:cstheme="minorBidi"/>
          <w:szCs w:val="22"/>
        </w:rPr>
        <w:tab/>
      </w:r>
      <w:r>
        <w:t>Delegating a Credential</w:t>
      </w:r>
      <w:r>
        <w:tab/>
      </w:r>
      <w:r w:rsidR="00754D31">
        <w:fldChar w:fldCharType="begin"/>
      </w:r>
      <w:r>
        <w:instrText xml:space="preserve"> PAGEREF _Toc248115699 \h </w:instrText>
      </w:r>
      <w:r w:rsidR="00754D31">
        <w:fldChar w:fldCharType="separate"/>
      </w:r>
      <w:r>
        <w:t>138</w:t>
      </w:r>
      <w:r w:rsidR="00754D31">
        <w:fldChar w:fldCharType="end"/>
      </w:r>
    </w:p>
    <w:p w:rsidR="00DF6736" w:rsidRDefault="00DF6736">
      <w:pPr>
        <w:pStyle w:val="TOC3"/>
        <w:rPr>
          <w:rFonts w:asciiTheme="minorHAnsi" w:eastAsiaTheme="minorEastAsia" w:hAnsiTheme="minorHAnsi" w:cstheme="minorBidi"/>
          <w:szCs w:val="22"/>
        </w:rPr>
      </w:pPr>
      <w:r>
        <w:t>3.6.6</w:t>
      </w:r>
      <w:r>
        <w:rPr>
          <w:rFonts w:asciiTheme="minorHAnsi" w:eastAsiaTheme="minorEastAsia" w:hAnsiTheme="minorHAnsi" w:cstheme="minorBidi"/>
          <w:szCs w:val="22"/>
        </w:rPr>
        <w:tab/>
      </w:r>
      <w:r>
        <w:t>Obtaining a delegated credential</w:t>
      </w:r>
      <w:r>
        <w:tab/>
      </w:r>
      <w:r w:rsidR="00754D31">
        <w:fldChar w:fldCharType="begin"/>
      </w:r>
      <w:r>
        <w:instrText xml:space="preserve"> PAGEREF _Toc248115700 \h </w:instrText>
      </w:r>
      <w:r w:rsidR="00754D31">
        <w:fldChar w:fldCharType="separate"/>
      </w:r>
      <w:r>
        <w:t>141</w:t>
      </w:r>
      <w:r w:rsidR="00754D31">
        <w:fldChar w:fldCharType="end"/>
      </w:r>
    </w:p>
    <w:p w:rsidR="00DF6736" w:rsidRDefault="00DF6736">
      <w:pPr>
        <w:pStyle w:val="TOC3"/>
        <w:rPr>
          <w:rFonts w:asciiTheme="minorHAnsi" w:eastAsiaTheme="minorEastAsia" w:hAnsiTheme="minorHAnsi" w:cstheme="minorBidi"/>
          <w:szCs w:val="22"/>
        </w:rPr>
      </w:pPr>
      <w:r>
        <w:t>3.6.7</w:t>
      </w:r>
      <w:r>
        <w:rPr>
          <w:rFonts w:asciiTheme="minorHAnsi" w:eastAsiaTheme="minorEastAsia" w:hAnsiTheme="minorHAnsi" w:cstheme="minorBidi"/>
          <w:szCs w:val="22"/>
        </w:rPr>
        <w:tab/>
      </w:r>
      <w:r>
        <w:t>Administration</w:t>
      </w:r>
      <w:r>
        <w:tab/>
      </w:r>
      <w:r w:rsidR="00754D31">
        <w:fldChar w:fldCharType="begin"/>
      </w:r>
      <w:r>
        <w:instrText xml:space="preserve"> PAGEREF _Toc248115701 \h </w:instrText>
      </w:r>
      <w:r w:rsidR="00754D31">
        <w:fldChar w:fldCharType="separate"/>
      </w:r>
      <w:r>
        <w:t>143</w:t>
      </w:r>
      <w:r w:rsidR="00754D31">
        <w:fldChar w:fldCharType="end"/>
      </w:r>
    </w:p>
    <w:p w:rsidR="00DF6736" w:rsidRDefault="00DF6736">
      <w:pPr>
        <w:pStyle w:val="TOC3"/>
        <w:rPr>
          <w:rFonts w:asciiTheme="minorHAnsi" w:eastAsiaTheme="minorEastAsia" w:hAnsiTheme="minorHAnsi" w:cstheme="minorBidi"/>
          <w:szCs w:val="22"/>
        </w:rPr>
      </w:pPr>
      <w:r>
        <w:t>3.6.8</w:t>
      </w:r>
      <w:r>
        <w:rPr>
          <w:rFonts w:asciiTheme="minorHAnsi" w:eastAsiaTheme="minorEastAsia" w:hAnsiTheme="minorHAnsi" w:cstheme="minorBidi"/>
          <w:szCs w:val="22"/>
        </w:rPr>
        <w:tab/>
      </w:r>
      <w:r>
        <w:t>Data types</w:t>
      </w:r>
      <w:r>
        <w:tab/>
      </w:r>
      <w:r w:rsidR="00754D31">
        <w:fldChar w:fldCharType="begin"/>
      </w:r>
      <w:r>
        <w:instrText xml:space="preserve"> PAGEREF _Toc248115702 \h </w:instrText>
      </w:r>
      <w:r w:rsidR="00754D31">
        <w:fldChar w:fldCharType="separate"/>
      </w:r>
      <w:r>
        <w:t>143</w:t>
      </w:r>
      <w:r w:rsidR="00754D31">
        <w:fldChar w:fldCharType="end"/>
      </w:r>
    </w:p>
    <w:p w:rsidR="00DF6736" w:rsidRDefault="00DF6736">
      <w:pPr>
        <w:pStyle w:val="TOC3"/>
        <w:rPr>
          <w:rFonts w:asciiTheme="minorHAnsi" w:eastAsiaTheme="minorEastAsia" w:hAnsiTheme="minorHAnsi" w:cstheme="minorBidi"/>
          <w:szCs w:val="22"/>
        </w:rPr>
      </w:pPr>
      <w:r>
        <w:t>3.6.9</w:t>
      </w:r>
      <w:r>
        <w:rPr>
          <w:rFonts w:asciiTheme="minorHAnsi" w:eastAsiaTheme="minorEastAsia" w:hAnsiTheme="minorHAnsi" w:cstheme="minorBidi"/>
          <w:szCs w:val="22"/>
        </w:rPr>
        <w:tab/>
      </w:r>
      <w:r>
        <w:t>Error handling</w:t>
      </w:r>
      <w:r>
        <w:tab/>
      </w:r>
      <w:r w:rsidR="00754D31">
        <w:fldChar w:fldCharType="begin"/>
      </w:r>
      <w:r>
        <w:instrText xml:space="preserve"> PAGEREF _Toc248115703 \h </w:instrText>
      </w:r>
      <w:r w:rsidR="00754D31">
        <w:fldChar w:fldCharType="separate"/>
      </w:r>
      <w:r>
        <w:t>143</w:t>
      </w:r>
      <w:r w:rsidR="00754D31">
        <w:fldChar w:fldCharType="end"/>
      </w:r>
    </w:p>
    <w:p w:rsidR="00DF6736" w:rsidRDefault="00DF6736">
      <w:pPr>
        <w:pStyle w:val="TOC3"/>
        <w:rPr>
          <w:rFonts w:asciiTheme="minorHAnsi" w:eastAsiaTheme="minorEastAsia" w:hAnsiTheme="minorHAnsi" w:cstheme="minorBidi"/>
          <w:szCs w:val="22"/>
        </w:rPr>
      </w:pPr>
      <w:r>
        <w:t>3.6.10</w:t>
      </w:r>
      <w:r>
        <w:rPr>
          <w:rFonts w:asciiTheme="minorHAnsi" w:eastAsiaTheme="minorEastAsia" w:hAnsiTheme="minorHAnsi" w:cstheme="minorBidi"/>
          <w:szCs w:val="22"/>
        </w:rPr>
        <w:tab/>
      </w:r>
      <w:r>
        <w:t>Configuration</w:t>
      </w:r>
      <w:r>
        <w:tab/>
      </w:r>
      <w:r w:rsidR="00754D31">
        <w:fldChar w:fldCharType="begin"/>
      </w:r>
      <w:r>
        <w:instrText xml:space="preserve"> PAGEREF _Toc248115704 \h </w:instrText>
      </w:r>
      <w:r w:rsidR="00754D31">
        <w:fldChar w:fldCharType="separate"/>
      </w:r>
      <w:r>
        <w:t>144</w:t>
      </w:r>
      <w:r w:rsidR="00754D31">
        <w:fldChar w:fldCharType="end"/>
      </w:r>
    </w:p>
    <w:p w:rsidR="00DF6736" w:rsidRDefault="00DF6736">
      <w:pPr>
        <w:pStyle w:val="TOC3"/>
        <w:rPr>
          <w:rFonts w:asciiTheme="minorHAnsi" w:eastAsiaTheme="minorEastAsia" w:hAnsiTheme="minorHAnsi" w:cstheme="minorBidi"/>
          <w:szCs w:val="22"/>
        </w:rPr>
      </w:pPr>
      <w:r>
        <w:t>3.6.11</w:t>
      </w:r>
      <w:r>
        <w:rPr>
          <w:rFonts w:asciiTheme="minorHAnsi" w:eastAsiaTheme="minorEastAsia" w:hAnsiTheme="minorHAnsi" w:cstheme="minorBidi"/>
          <w:szCs w:val="22"/>
        </w:rPr>
        <w:tab/>
      </w:r>
      <w:r>
        <w:t>Data Model</w:t>
      </w:r>
      <w:r>
        <w:tab/>
      </w:r>
      <w:r w:rsidR="00754D31">
        <w:fldChar w:fldCharType="begin"/>
      </w:r>
      <w:r>
        <w:instrText xml:space="preserve"> PAGEREF _Toc248115705 \h </w:instrText>
      </w:r>
      <w:r w:rsidR="00754D31">
        <w:fldChar w:fldCharType="separate"/>
      </w:r>
      <w:r>
        <w:t>145</w:t>
      </w:r>
      <w:r w:rsidR="00754D31">
        <w:fldChar w:fldCharType="end"/>
      </w:r>
    </w:p>
    <w:p w:rsidR="00DF6736" w:rsidRDefault="00DF6736">
      <w:pPr>
        <w:pStyle w:val="TOC3"/>
        <w:rPr>
          <w:rFonts w:asciiTheme="minorHAnsi" w:eastAsiaTheme="minorEastAsia" w:hAnsiTheme="minorHAnsi" w:cstheme="minorBidi"/>
          <w:szCs w:val="22"/>
        </w:rPr>
      </w:pPr>
      <w:r>
        <w:t>3.6.12</w:t>
      </w:r>
      <w:r>
        <w:rPr>
          <w:rFonts w:asciiTheme="minorHAnsi" w:eastAsiaTheme="minorEastAsia" w:hAnsiTheme="minorHAnsi" w:cstheme="minorBidi"/>
          <w:szCs w:val="22"/>
        </w:rPr>
        <w:tab/>
      </w:r>
      <w:r>
        <w:t>Client API</w:t>
      </w:r>
      <w:r>
        <w:tab/>
      </w:r>
      <w:r w:rsidR="00754D31">
        <w:fldChar w:fldCharType="begin"/>
      </w:r>
      <w:r>
        <w:instrText xml:space="preserve"> PAGEREF _Toc248115706 \h </w:instrText>
      </w:r>
      <w:r w:rsidR="00754D31">
        <w:fldChar w:fldCharType="separate"/>
      </w:r>
      <w:r>
        <w:t>146</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3.7</w:t>
      </w:r>
      <w:r>
        <w:rPr>
          <w:rFonts w:asciiTheme="minorHAnsi" w:eastAsiaTheme="minorEastAsia" w:hAnsiTheme="minorHAnsi" w:cstheme="minorBidi"/>
          <w:noProof/>
          <w:szCs w:val="22"/>
        </w:rPr>
        <w:tab/>
      </w:r>
      <w:r>
        <w:rPr>
          <w:noProof/>
        </w:rPr>
        <w:t>WebSSO</w:t>
      </w:r>
      <w:r>
        <w:rPr>
          <w:noProof/>
        </w:rPr>
        <w:tab/>
      </w:r>
      <w:r w:rsidR="00754D31">
        <w:rPr>
          <w:noProof/>
        </w:rPr>
        <w:fldChar w:fldCharType="begin"/>
      </w:r>
      <w:r>
        <w:rPr>
          <w:noProof/>
        </w:rPr>
        <w:instrText xml:space="preserve"> PAGEREF _Toc248115707 \h </w:instrText>
      </w:r>
      <w:r w:rsidR="00754D31">
        <w:rPr>
          <w:noProof/>
        </w:rPr>
      </w:r>
      <w:r w:rsidR="00754D31">
        <w:rPr>
          <w:noProof/>
        </w:rPr>
        <w:fldChar w:fldCharType="separate"/>
      </w:r>
      <w:r>
        <w:rPr>
          <w:noProof/>
        </w:rPr>
        <w:t>147</w:t>
      </w:r>
      <w:r w:rsidR="00754D31">
        <w:rPr>
          <w:noProof/>
        </w:rPr>
        <w:fldChar w:fldCharType="end"/>
      </w:r>
    </w:p>
    <w:p w:rsidR="00DF6736" w:rsidRDefault="00DF6736">
      <w:pPr>
        <w:pStyle w:val="TOC3"/>
        <w:rPr>
          <w:rFonts w:asciiTheme="minorHAnsi" w:eastAsiaTheme="minorEastAsia" w:hAnsiTheme="minorHAnsi" w:cstheme="minorBidi"/>
          <w:szCs w:val="22"/>
        </w:rPr>
      </w:pPr>
      <w:r>
        <w:t>3.7.1</w:t>
      </w:r>
      <w:r>
        <w:rPr>
          <w:rFonts w:asciiTheme="minorHAnsi" w:eastAsiaTheme="minorEastAsia" w:hAnsiTheme="minorHAnsi" w:cstheme="minorBidi"/>
          <w:szCs w:val="22"/>
        </w:rPr>
        <w:tab/>
      </w:r>
      <w:r>
        <w:t>JA-SIG's CAS</w:t>
      </w:r>
      <w:r>
        <w:tab/>
      </w:r>
      <w:r w:rsidR="00754D31">
        <w:fldChar w:fldCharType="begin"/>
      </w:r>
      <w:r>
        <w:instrText xml:space="preserve"> PAGEREF _Toc248115708 \h </w:instrText>
      </w:r>
      <w:r w:rsidR="00754D31">
        <w:fldChar w:fldCharType="separate"/>
      </w:r>
      <w:r>
        <w:t>147</w:t>
      </w:r>
      <w:r w:rsidR="00754D31">
        <w:fldChar w:fldCharType="end"/>
      </w:r>
    </w:p>
    <w:p w:rsidR="00DF6736" w:rsidRDefault="00DF6736">
      <w:pPr>
        <w:pStyle w:val="TOC3"/>
        <w:rPr>
          <w:rFonts w:asciiTheme="minorHAnsi" w:eastAsiaTheme="minorEastAsia" w:hAnsiTheme="minorHAnsi" w:cstheme="minorBidi"/>
          <w:szCs w:val="22"/>
        </w:rPr>
      </w:pPr>
      <w:r>
        <w:t>3.7.2</w:t>
      </w:r>
      <w:r>
        <w:rPr>
          <w:rFonts w:asciiTheme="minorHAnsi" w:eastAsiaTheme="minorEastAsia" w:hAnsiTheme="minorHAnsi" w:cstheme="minorBidi"/>
          <w:szCs w:val="22"/>
        </w:rPr>
        <w:tab/>
      </w:r>
      <w:r>
        <w:t>WebSSO Workflow</w:t>
      </w:r>
      <w:r>
        <w:tab/>
      </w:r>
      <w:r w:rsidR="00754D31">
        <w:fldChar w:fldCharType="begin"/>
      </w:r>
      <w:r>
        <w:instrText xml:space="preserve"> PAGEREF _Toc248115709 \h </w:instrText>
      </w:r>
      <w:r w:rsidR="00754D31">
        <w:fldChar w:fldCharType="separate"/>
      </w:r>
      <w:r>
        <w:t>149</w:t>
      </w:r>
      <w:r w:rsidR="00754D31">
        <w:fldChar w:fldCharType="end"/>
      </w:r>
    </w:p>
    <w:p w:rsidR="00DF6736" w:rsidRDefault="00DF6736">
      <w:pPr>
        <w:pStyle w:val="TOC3"/>
        <w:rPr>
          <w:rFonts w:asciiTheme="minorHAnsi" w:eastAsiaTheme="minorEastAsia" w:hAnsiTheme="minorHAnsi" w:cstheme="minorBidi"/>
          <w:szCs w:val="22"/>
        </w:rPr>
      </w:pPr>
      <w:r>
        <w:t>3.7.3</w:t>
      </w:r>
      <w:r>
        <w:rPr>
          <w:rFonts w:asciiTheme="minorHAnsi" w:eastAsiaTheme="minorEastAsia" w:hAnsiTheme="minorHAnsi" w:cstheme="minorBidi"/>
          <w:szCs w:val="22"/>
        </w:rPr>
        <w:tab/>
      </w:r>
      <w:r>
        <w:t>Configuration</w:t>
      </w:r>
      <w:r>
        <w:tab/>
      </w:r>
      <w:r w:rsidR="00754D31">
        <w:fldChar w:fldCharType="begin"/>
      </w:r>
      <w:r>
        <w:instrText xml:space="preserve"> PAGEREF _Toc248115710 \h </w:instrText>
      </w:r>
      <w:r w:rsidR="00754D31">
        <w:fldChar w:fldCharType="separate"/>
      </w:r>
      <w:r>
        <w:t>152</w:t>
      </w:r>
      <w:r w:rsidR="00754D31">
        <w:fldChar w:fldCharType="end"/>
      </w:r>
    </w:p>
    <w:p w:rsidR="00DF6736" w:rsidRDefault="00DF6736">
      <w:pPr>
        <w:pStyle w:val="TOC3"/>
        <w:rPr>
          <w:rFonts w:asciiTheme="minorHAnsi" w:eastAsiaTheme="minorEastAsia" w:hAnsiTheme="minorHAnsi" w:cstheme="minorBidi"/>
          <w:szCs w:val="22"/>
        </w:rPr>
      </w:pPr>
      <w:r>
        <w:t>3.7.4</w:t>
      </w:r>
      <w:r>
        <w:rPr>
          <w:rFonts w:asciiTheme="minorHAnsi" w:eastAsiaTheme="minorEastAsia" w:hAnsiTheme="minorHAnsi" w:cstheme="minorBidi"/>
          <w:szCs w:val="22"/>
        </w:rPr>
        <w:tab/>
      </w:r>
      <w:r>
        <w:t>Secure Communication</w:t>
      </w:r>
      <w:r>
        <w:tab/>
      </w:r>
      <w:r w:rsidR="00754D31">
        <w:fldChar w:fldCharType="begin"/>
      </w:r>
      <w:r>
        <w:instrText xml:space="preserve"> PAGEREF _Toc248115711 \h </w:instrText>
      </w:r>
      <w:r w:rsidR="00754D31">
        <w:fldChar w:fldCharType="separate"/>
      </w:r>
      <w:r>
        <w:t>153</w:t>
      </w:r>
      <w:r w:rsidR="00754D31">
        <w:fldChar w:fldCharType="end"/>
      </w:r>
    </w:p>
    <w:p w:rsidR="00DF6736" w:rsidRDefault="00DF6736">
      <w:pPr>
        <w:pStyle w:val="TOC2"/>
        <w:tabs>
          <w:tab w:val="left" w:pos="960"/>
        </w:tabs>
        <w:rPr>
          <w:rFonts w:asciiTheme="minorHAnsi" w:eastAsiaTheme="minorEastAsia" w:hAnsiTheme="minorHAnsi" w:cstheme="minorBidi"/>
          <w:noProof/>
          <w:szCs w:val="22"/>
        </w:rPr>
      </w:pPr>
      <w:r>
        <w:rPr>
          <w:noProof/>
        </w:rPr>
        <w:t>3.8</w:t>
      </w:r>
      <w:r>
        <w:rPr>
          <w:rFonts w:asciiTheme="minorHAnsi" w:eastAsiaTheme="minorEastAsia" w:hAnsiTheme="minorHAnsi" w:cstheme="minorBidi"/>
          <w:noProof/>
          <w:szCs w:val="22"/>
        </w:rPr>
        <w:tab/>
      </w:r>
      <w:r>
        <w:rPr>
          <w:noProof/>
        </w:rPr>
        <w:t>Auditing</w:t>
      </w:r>
      <w:r>
        <w:rPr>
          <w:noProof/>
        </w:rPr>
        <w:tab/>
      </w:r>
      <w:r w:rsidR="00754D31">
        <w:rPr>
          <w:noProof/>
        </w:rPr>
        <w:fldChar w:fldCharType="begin"/>
      </w:r>
      <w:r>
        <w:rPr>
          <w:noProof/>
        </w:rPr>
        <w:instrText xml:space="preserve"> PAGEREF _Toc248115712 \h </w:instrText>
      </w:r>
      <w:r w:rsidR="00754D31">
        <w:rPr>
          <w:noProof/>
        </w:rPr>
      </w:r>
      <w:r w:rsidR="00754D31">
        <w:rPr>
          <w:noProof/>
        </w:rPr>
        <w:fldChar w:fldCharType="separate"/>
      </w:r>
      <w:r>
        <w:rPr>
          <w:noProof/>
        </w:rPr>
        <w:t>154</w:t>
      </w:r>
      <w:r w:rsidR="00754D31">
        <w:rPr>
          <w:noProof/>
        </w:rPr>
        <w:fldChar w:fldCharType="end"/>
      </w:r>
    </w:p>
    <w:p w:rsidR="00DF6736" w:rsidRDefault="00DF6736">
      <w:pPr>
        <w:pStyle w:val="TOC3"/>
        <w:rPr>
          <w:rFonts w:asciiTheme="minorHAnsi" w:eastAsiaTheme="minorEastAsia" w:hAnsiTheme="minorHAnsi" w:cstheme="minorBidi"/>
          <w:szCs w:val="22"/>
        </w:rPr>
      </w:pPr>
      <w:r>
        <w:t>3.8.1</w:t>
      </w:r>
      <w:r>
        <w:rPr>
          <w:rFonts w:asciiTheme="minorHAnsi" w:eastAsiaTheme="minorEastAsia" w:hAnsiTheme="minorHAnsi" w:cstheme="minorBidi"/>
          <w:szCs w:val="22"/>
        </w:rPr>
        <w:tab/>
      </w:r>
      <w:r>
        <w:t>Dorain</w:t>
      </w:r>
      <w:r>
        <w:tab/>
      </w:r>
      <w:r w:rsidR="00754D31">
        <w:fldChar w:fldCharType="begin"/>
      </w:r>
      <w:r>
        <w:instrText xml:space="preserve"> PAGEREF _Toc248115713 \h </w:instrText>
      </w:r>
      <w:r w:rsidR="00754D31">
        <w:fldChar w:fldCharType="separate"/>
      </w:r>
      <w:r>
        <w:t>154</w:t>
      </w:r>
      <w:r w:rsidR="00754D31">
        <w:fldChar w:fldCharType="end"/>
      </w:r>
    </w:p>
    <w:p w:rsidR="00DF6736" w:rsidRDefault="00DF6736">
      <w:pPr>
        <w:pStyle w:val="TOC3"/>
        <w:rPr>
          <w:rFonts w:asciiTheme="minorHAnsi" w:eastAsiaTheme="minorEastAsia" w:hAnsiTheme="minorHAnsi" w:cstheme="minorBidi"/>
          <w:szCs w:val="22"/>
        </w:rPr>
      </w:pPr>
      <w:r>
        <w:t>3.8.2</w:t>
      </w:r>
      <w:r>
        <w:rPr>
          <w:rFonts w:asciiTheme="minorHAnsi" w:eastAsiaTheme="minorEastAsia" w:hAnsiTheme="minorHAnsi" w:cstheme="minorBidi"/>
          <w:szCs w:val="22"/>
        </w:rPr>
        <w:tab/>
      </w:r>
      <w:r>
        <w:t>CDS</w:t>
      </w:r>
      <w:r>
        <w:tab/>
      </w:r>
      <w:r w:rsidR="00754D31">
        <w:fldChar w:fldCharType="begin"/>
      </w:r>
      <w:r>
        <w:instrText xml:space="preserve"> PAGEREF _Toc248115714 \h </w:instrText>
      </w:r>
      <w:r w:rsidR="00754D31">
        <w:fldChar w:fldCharType="separate"/>
      </w:r>
      <w:r>
        <w:t>156</w:t>
      </w:r>
      <w:r w:rsidR="00754D31">
        <w:fldChar w:fldCharType="end"/>
      </w:r>
    </w:p>
    <w:p w:rsidR="00DF6736" w:rsidRDefault="00DF673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Deployment</w:t>
      </w:r>
      <w:r>
        <w:tab/>
      </w:r>
      <w:r w:rsidR="00754D31">
        <w:fldChar w:fldCharType="begin"/>
      </w:r>
      <w:r>
        <w:instrText xml:space="preserve"> PAGEREF _Toc248115715 \h </w:instrText>
      </w:r>
      <w:r w:rsidR="00754D31">
        <w:fldChar w:fldCharType="separate"/>
      </w:r>
      <w:r>
        <w:t>157</w:t>
      </w:r>
      <w:r w:rsidR="00754D31">
        <w:fldChar w:fldCharType="end"/>
      </w:r>
    </w:p>
    <w:p w:rsidR="00DF6736" w:rsidRDefault="00DF6736">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References</w:t>
      </w:r>
      <w:r>
        <w:tab/>
      </w:r>
      <w:r w:rsidR="00754D31">
        <w:fldChar w:fldCharType="begin"/>
      </w:r>
      <w:r>
        <w:instrText xml:space="preserve"> PAGEREF _Toc248115716 \h </w:instrText>
      </w:r>
      <w:r w:rsidR="00754D31">
        <w:fldChar w:fldCharType="separate"/>
      </w:r>
      <w:r>
        <w:t>159</w:t>
      </w:r>
      <w:r w:rsidR="00754D31">
        <w:fldChar w:fldCharType="end"/>
      </w:r>
    </w:p>
    <w:p w:rsidR="003E140D" w:rsidRDefault="00754D31">
      <w:pPr>
        <w:spacing w:line="240" w:lineRule="auto"/>
        <w:rPr>
          <w:rFonts w:ascii="Times New Roman" w:hAnsi="Times New Roman"/>
          <w:noProof/>
        </w:rPr>
      </w:pPr>
      <w:r>
        <w:rPr>
          <w:rFonts w:ascii="Times New Roman" w:hAnsi="Times New Roman"/>
          <w:b/>
          <w:noProof/>
        </w:rPr>
        <w:fldChar w:fldCharType="end"/>
      </w:r>
    </w:p>
    <w:p w:rsidR="003E140D" w:rsidRDefault="003E140D">
      <w:pPr>
        <w:pStyle w:val="TOCEntry"/>
        <w:spacing w:line="240" w:lineRule="auto"/>
        <w:rPr>
          <w:rFonts w:ascii="Times New Roman" w:hAnsi="Times New Roman"/>
        </w:rPr>
      </w:pPr>
      <w:r>
        <w:rPr>
          <w:rFonts w:ascii="Times New Roman" w:hAnsi="Times New Roman"/>
          <w:noProof/>
        </w:rPr>
        <w:br w:type="page"/>
      </w:r>
      <w:bookmarkStart w:id="1" w:name="_Toc248115618"/>
      <w:r>
        <w:rPr>
          <w:rFonts w:ascii="Times New Roman" w:hAnsi="Times New Roman"/>
        </w:rPr>
        <w:lastRenderedPageBreak/>
        <w:t>Revision History</w:t>
      </w:r>
      <w:bookmarkEnd w:id="1"/>
    </w:p>
    <w:tbl>
      <w:tblPr>
        <w:tblW w:w="104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8"/>
        <w:gridCol w:w="1710"/>
        <w:gridCol w:w="6046"/>
        <w:gridCol w:w="1406"/>
      </w:tblGrid>
      <w:tr w:rsidR="003E140D">
        <w:tc>
          <w:tcPr>
            <w:tcW w:w="1278" w:type="dxa"/>
            <w:tcBorders>
              <w:top w:val="single" w:sz="12" w:space="0" w:color="auto"/>
              <w:bottom w:val="double" w:sz="12" w:space="0" w:color="auto"/>
            </w:tcBorders>
          </w:tcPr>
          <w:p w:rsidR="003E140D" w:rsidRDefault="003E140D">
            <w:pPr>
              <w:spacing w:before="40" w:after="40" w:line="240" w:lineRule="auto"/>
              <w:rPr>
                <w:rFonts w:ascii="Times New Roman" w:hAnsi="Times New Roman"/>
                <w:b/>
              </w:rPr>
            </w:pPr>
            <w:r>
              <w:rPr>
                <w:rFonts w:ascii="Times New Roman" w:hAnsi="Times New Roman"/>
                <w:b/>
              </w:rPr>
              <w:t>Version</w:t>
            </w:r>
          </w:p>
        </w:tc>
        <w:tc>
          <w:tcPr>
            <w:tcW w:w="1710" w:type="dxa"/>
            <w:tcBorders>
              <w:top w:val="single" w:sz="12" w:space="0" w:color="auto"/>
              <w:bottom w:val="double" w:sz="12" w:space="0" w:color="auto"/>
            </w:tcBorders>
          </w:tcPr>
          <w:p w:rsidR="003E140D" w:rsidRDefault="003E140D">
            <w:pPr>
              <w:spacing w:before="40" w:after="40" w:line="240" w:lineRule="auto"/>
              <w:rPr>
                <w:rFonts w:ascii="Times New Roman" w:hAnsi="Times New Roman"/>
                <w:b/>
              </w:rPr>
            </w:pPr>
            <w:r>
              <w:rPr>
                <w:rFonts w:ascii="Times New Roman" w:hAnsi="Times New Roman"/>
                <w:b/>
              </w:rPr>
              <w:t>Name</w:t>
            </w:r>
          </w:p>
        </w:tc>
        <w:tc>
          <w:tcPr>
            <w:tcW w:w="6046" w:type="dxa"/>
            <w:tcBorders>
              <w:top w:val="single" w:sz="12" w:space="0" w:color="auto"/>
              <w:bottom w:val="double" w:sz="12" w:space="0" w:color="auto"/>
            </w:tcBorders>
          </w:tcPr>
          <w:p w:rsidR="003E140D" w:rsidRDefault="003E140D">
            <w:pPr>
              <w:spacing w:before="40" w:after="40" w:line="240" w:lineRule="auto"/>
              <w:rPr>
                <w:rFonts w:ascii="Times New Roman" w:hAnsi="Times New Roman"/>
                <w:b/>
              </w:rPr>
            </w:pPr>
            <w:r>
              <w:rPr>
                <w:rFonts w:ascii="Times New Roman" w:hAnsi="Times New Roman"/>
                <w:b/>
              </w:rPr>
              <w:t>Reason For Changes</w:t>
            </w:r>
          </w:p>
        </w:tc>
        <w:tc>
          <w:tcPr>
            <w:tcW w:w="1406" w:type="dxa"/>
            <w:tcBorders>
              <w:top w:val="single" w:sz="12" w:space="0" w:color="auto"/>
              <w:bottom w:val="double" w:sz="12" w:space="0" w:color="auto"/>
            </w:tcBorders>
          </w:tcPr>
          <w:p w:rsidR="003E140D" w:rsidRDefault="003E140D">
            <w:pPr>
              <w:spacing w:before="40" w:after="40" w:line="240" w:lineRule="auto"/>
              <w:rPr>
                <w:rFonts w:ascii="Times New Roman" w:hAnsi="Times New Roman"/>
                <w:b/>
              </w:rPr>
            </w:pPr>
            <w:r>
              <w:rPr>
                <w:rFonts w:ascii="Times New Roman" w:hAnsi="Times New Roman"/>
                <w:b/>
              </w:rPr>
              <w:t>Date</w:t>
            </w:r>
          </w:p>
        </w:tc>
      </w:tr>
      <w:tr w:rsidR="003E140D">
        <w:tc>
          <w:tcPr>
            <w:tcW w:w="1278" w:type="dxa"/>
            <w:tcBorders>
              <w:top w:val="nil"/>
            </w:tcBorders>
          </w:tcPr>
          <w:p w:rsidR="003E140D" w:rsidRDefault="003E140D">
            <w:pPr>
              <w:spacing w:before="40" w:after="40" w:line="240" w:lineRule="auto"/>
              <w:rPr>
                <w:rFonts w:ascii="Times New Roman" w:hAnsi="Times New Roman"/>
                <w:i/>
                <w:sz w:val="20"/>
              </w:rPr>
            </w:pPr>
            <w:r>
              <w:rPr>
                <w:rFonts w:ascii="Times New Roman" w:hAnsi="Times New Roman"/>
                <w:i/>
                <w:sz w:val="20"/>
              </w:rPr>
              <w:t>DRAFT</w:t>
            </w:r>
          </w:p>
        </w:tc>
        <w:tc>
          <w:tcPr>
            <w:tcW w:w="1710" w:type="dxa"/>
            <w:tcBorders>
              <w:top w:val="nil"/>
            </w:tcBorders>
          </w:tcPr>
          <w:p w:rsidR="003E140D" w:rsidRDefault="003E140D">
            <w:pPr>
              <w:spacing w:before="40" w:after="40" w:line="240" w:lineRule="auto"/>
              <w:rPr>
                <w:rFonts w:ascii="Times New Roman" w:hAnsi="Times New Roman"/>
              </w:rPr>
            </w:pPr>
            <w:r>
              <w:rPr>
                <w:rFonts w:ascii="Times New Roman" w:hAnsi="Times New Roman"/>
              </w:rPr>
              <w:t>Prasad Konka</w:t>
            </w:r>
          </w:p>
        </w:tc>
        <w:tc>
          <w:tcPr>
            <w:tcW w:w="6046" w:type="dxa"/>
            <w:tcBorders>
              <w:top w:val="nil"/>
            </w:tcBorders>
          </w:tcPr>
          <w:p w:rsidR="003E140D" w:rsidRDefault="003E140D" w:rsidP="003E140D">
            <w:pPr>
              <w:spacing w:before="40" w:after="40" w:line="240" w:lineRule="auto"/>
              <w:rPr>
                <w:rFonts w:ascii="Times New Roman" w:hAnsi="Times New Roman"/>
              </w:rPr>
            </w:pPr>
            <w:r>
              <w:rPr>
                <w:rFonts w:ascii="Times New Roman" w:hAnsi="Times New Roman"/>
              </w:rPr>
              <w:t>Initial Version</w:t>
            </w:r>
          </w:p>
        </w:tc>
        <w:tc>
          <w:tcPr>
            <w:tcW w:w="1406" w:type="dxa"/>
            <w:tcBorders>
              <w:top w:val="nil"/>
            </w:tcBorders>
          </w:tcPr>
          <w:p w:rsidR="003E140D" w:rsidRDefault="003E140D">
            <w:pPr>
              <w:spacing w:before="40" w:after="40" w:line="240" w:lineRule="auto"/>
              <w:rPr>
                <w:rFonts w:ascii="Times New Roman" w:hAnsi="Times New Roman"/>
              </w:rPr>
            </w:pPr>
            <w:r>
              <w:rPr>
                <w:rFonts w:ascii="Times New Roman" w:hAnsi="Times New Roman"/>
              </w:rPr>
              <w:t>10/30/2009</w:t>
            </w:r>
          </w:p>
        </w:tc>
      </w:tr>
      <w:tr w:rsidR="003E140D" w:rsidTr="00EA1EE1">
        <w:tc>
          <w:tcPr>
            <w:tcW w:w="1278" w:type="dxa"/>
          </w:tcPr>
          <w:p w:rsidR="003E140D" w:rsidRDefault="00F54D67">
            <w:pPr>
              <w:spacing w:before="40" w:after="40" w:line="240" w:lineRule="auto"/>
              <w:rPr>
                <w:rFonts w:ascii="Times New Roman" w:hAnsi="Times New Roman"/>
              </w:rPr>
            </w:pPr>
            <w:r>
              <w:rPr>
                <w:rFonts w:ascii="Times New Roman" w:hAnsi="Times New Roman"/>
                <w:i/>
                <w:sz w:val="20"/>
              </w:rPr>
              <w:t>DRAFT</w:t>
            </w:r>
          </w:p>
        </w:tc>
        <w:tc>
          <w:tcPr>
            <w:tcW w:w="1710" w:type="dxa"/>
          </w:tcPr>
          <w:p w:rsidR="003E140D" w:rsidRDefault="00EA1EE1">
            <w:pPr>
              <w:spacing w:before="40" w:after="40" w:line="240" w:lineRule="auto"/>
              <w:rPr>
                <w:rFonts w:ascii="Times New Roman" w:hAnsi="Times New Roman"/>
              </w:rPr>
            </w:pPr>
            <w:r>
              <w:rPr>
                <w:rFonts w:ascii="Times New Roman" w:hAnsi="Times New Roman"/>
              </w:rPr>
              <w:t>Prasad Konka</w:t>
            </w:r>
          </w:p>
        </w:tc>
        <w:tc>
          <w:tcPr>
            <w:tcW w:w="6046" w:type="dxa"/>
          </w:tcPr>
          <w:p w:rsidR="003E140D" w:rsidRDefault="00DA2303">
            <w:pPr>
              <w:spacing w:before="40" w:after="40" w:line="240" w:lineRule="auto"/>
              <w:rPr>
                <w:rFonts w:ascii="Times New Roman" w:hAnsi="Times New Roman"/>
              </w:rPr>
            </w:pPr>
            <w:r>
              <w:rPr>
                <w:rFonts w:ascii="Times New Roman" w:hAnsi="Times New Roman"/>
              </w:rPr>
              <w:t>Changes based on John E</w:t>
            </w:r>
            <w:r w:rsidRPr="00DA2303">
              <w:rPr>
                <w:rFonts w:ascii="Times New Roman" w:hAnsi="Times New Roman"/>
              </w:rPr>
              <w:t>isenschmidt</w:t>
            </w:r>
            <w:r w:rsidR="00243C5D">
              <w:rPr>
                <w:rFonts w:ascii="Times New Roman" w:hAnsi="Times New Roman"/>
              </w:rPr>
              <w:t xml:space="preserve"> comments</w:t>
            </w:r>
          </w:p>
        </w:tc>
        <w:tc>
          <w:tcPr>
            <w:tcW w:w="1406" w:type="dxa"/>
          </w:tcPr>
          <w:p w:rsidR="003E140D" w:rsidRDefault="00DA2303">
            <w:pPr>
              <w:spacing w:before="40" w:after="40" w:line="240" w:lineRule="auto"/>
              <w:rPr>
                <w:rFonts w:ascii="Times New Roman" w:hAnsi="Times New Roman"/>
              </w:rPr>
            </w:pPr>
            <w:r>
              <w:rPr>
                <w:rFonts w:ascii="Times New Roman" w:hAnsi="Times New Roman"/>
              </w:rPr>
              <w:t>11/16</w:t>
            </w:r>
            <w:r w:rsidR="00EA1EE1">
              <w:rPr>
                <w:rFonts w:ascii="Times New Roman" w:hAnsi="Times New Roman"/>
              </w:rPr>
              <w:t>/2009</w:t>
            </w:r>
          </w:p>
        </w:tc>
      </w:tr>
      <w:tr w:rsidR="00DA2FED" w:rsidTr="00CA53E0">
        <w:tc>
          <w:tcPr>
            <w:tcW w:w="1278" w:type="dxa"/>
          </w:tcPr>
          <w:p w:rsidR="00DA2FED" w:rsidRDefault="00DA2FED" w:rsidP="00CA53E0">
            <w:pPr>
              <w:spacing w:before="40" w:after="40" w:line="240" w:lineRule="auto"/>
              <w:rPr>
                <w:rFonts w:ascii="Times New Roman" w:hAnsi="Times New Roman"/>
              </w:rPr>
            </w:pPr>
            <w:r>
              <w:rPr>
                <w:rFonts w:ascii="Times New Roman" w:hAnsi="Times New Roman"/>
                <w:i/>
                <w:sz w:val="20"/>
              </w:rPr>
              <w:t>DRAFT</w:t>
            </w:r>
          </w:p>
        </w:tc>
        <w:tc>
          <w:tcPr>
            <w:tcW w:w="1710" w:type="dxa"/>
          </w:tcPr>
          <w:p w:rsidR="00DA2FED" w:rsidRDefault="00DA2FED" w:rsidP="00CA53E0">
            <w:pPr>
              <w:spacing w:before="40" w:after="40" w:line="240" w:lineRule="auto"/>
              <w:rPr>
                <w:rFonts w:ascii="Times New Roman" w:hAnsi="Times New Roman"/>
              </w:rPr>
            </w:pPr>
            <w:r>
              <w:rPr>
                <w:rFonts w:ascii="Times New Roman" w:hAnsi="Times New Roman"/>
              </w:rPr>
              <w:t>Prasad Konka</w:t>
            </w:r>
          </w:p>
        </w:tc>
        <w:tc>
          <w:tcPr>
            <w:tcW w:w="6046" w:type="dxa"/>
          </w:tcPr>
          <w:p w:rsidR="00DA2FED" w:rsidRDefault="00DA2FED" w:rsidP="00DA2FED">
            <w:pPr>
              <w:spacing w:before="40" w:after="40" w:line="240" w:lineRule="auto"/>
              <w:rPr>
                <w:rFonts w:ascii="Times New Roman" w:hAnsi="Times New Roman"/>
              </w:rPr>
            </w:pPr>
            <w:r>
              <w:rPr>
                <w:rFonts w:ascii="Times New Roman" w:hAnsi="Times New Roman"/>
              </w:rPr>
              <w:t>Changes based on Scott Oster comments</w:t>
            </w:r>
          </w:p>
          <w:p w:rsidR="00DA2FED" w:rsidRPr="00026206" w:rsidRDefault="00DA2FED" w:rsidP="00DA2FED">
            <w:pPr>
              <w:spacing w:before="40" w:after="40" w:line="240" w:lineRule="auto"/>
              <w:rPr>
                <w:rFonts w:ascii="Times New Roman" w:hAnsi="Times New Roman"/>
                <w:sz w:val="20"/>
              </w:rPr>
            </w:pPr>
            <w:r w:rsidRPr="00026206">
              <w:rPr>
                <w:rFonts w:ascii="Times New Roman" w:hAnsi="Times New Roman"/>
                <w:sz w:val="20"/>
              </w:rPr>
              <w:t>Removed implementation details</w:t>
            </w:r>
          </w:p>
          <w:p w:rsidR="00DA2FED" w:rsidRDefault="00DA2FED" w:rsidP="00DA2FED">
            <w:pPr>
              <w:spacing w:before="40" w:after="40" w:line="240" w:lineRule="auto"/>
              <w:rPr>
                <w:rFonts w:ascii="Times New Roman" w:hAnsi="Times New Roman"/>
              </w:rPr>
            </w:pPr>
            <w:r w:rsidRPr="00026206">
              <w:rPr>
                <w:rFonts w:ascii="Times New Roman" w:hAnsi="Times New Roman"/>
                <w:sz w:val="20"/>
              </w:rPr>
              <w:t>Added decoupled nature of GAARDS</w:t>
            </w:r>
          </w:p>
        </w:tc>
        <w:tc>
          <w:tcPr>
            <w:tcW w:w="1406" w:type="dxa"/>
          </w:tcPr>
          <w:p w:rsidR="00DA2FED" w:rsidRDefault="001E012B" w:rsidP="00CA53E0">
            <w:pPr>
              <w:spacing w:before="40" w:after="40" w:line="240" w:lineRule="auto"/>
              <w:rPr>
                <w:rFonts w:ascii="Times New Roman" w:hAnsi="Times New Roman"/>
              </w:rPr>
            </w:pPr>
            <w:r>
              <w:rPr>
                <w:rFonts w:ascii="Times New Roman" w:hAnsi="Times New Roman"/>
              </w:rPr>
              <w:t>11/19</w:t>
            </w:r>
            <w:r w:rsidR="00DA2FED">
              <w:rPr>
                <w:rFonts w:ascii="Times New Roman" w:hAnsi="Times New Roman"/>
              </w:rPr>
              <w:t>/2009</w:t>
            </w:r>
          </w:p>
        </w:tc>
      </w:tr>
      <w:tr w:rsidR="00DA2FED" w:rsidTr="00D20A85">
        <w:tc>
          <w:tcPr>
            <w:tcW w:w="1278" w:type="dxa"/>
          </w:tcPr>
          <w:p w:rsidR="00DA2FED" w:rsidRDefault="001073CD">
            <w:pPr>
              <w:spacing w:before="40" w:after="40" w:line="240" w:lineRule="auto"/>
              <w:rPr>
                <w:rFonts w:ascii="Times New Roman" w:hAnsi="Times New Roman"/>
              </w:rPr>
            </w:pPr>
            <w:r>
              <w:rPr>
                <w:rFonts w:ascii="Times New Roman" w:hAnsi="Times New Roman"/>
                <w:i/>
                <w:sz w:val="20"/>
              </w:rPr>
              <w:t>DRAFT</w:t>
            </w:r>
          </w:p>
        </w:tc>
        <w:tc>
          <w:tcPr>
            <w:tcW w:w="1710" w:type="dxa"/>
          </w:tcPr>
          <w:p w:rsidR="00DA2FED" w:rsidRDefault="001073CD">
            <w:pPr>
              <w:spacing w:before="40" w:after="40" w:line="240" w:lineRule="auto"/>
              <w:rPr>
                <w:rFonts w:ascii="Times New Roman" w:hAnsi="Times New Roman"/>
              </w:rPr>
            </w:pPr>
            <w:r>
              <w:rPr>
                <w:rFonts w:ascii="Times New Roman" w:hAnsi="Times New Roman"/>
              </w:rPr>
              <w:t>Stephen Langella</w:t>
            </w:r>
          </w:p>
        </w:tc>
        <w:tc>
          <w:tcPr>
            <w:tcW w:w="6046" w:type="dxa"/>
          </w:tcPr>
          <w:p w:rsidR="00DA2FED" w:rsidRDefault="001073CD">
            <w:pPr>
              <w:spacing w:before="40" w:after="40" w:line="240" w:lineRule="auto"/>
              <w:rPr>
                <w:rFonts w:ascii="Times New Roman" w:hAnsi="Times New Roman"/>
              </w:rPr>
            </w:pPr>
            <w:r>
              <w:rPr>
                <w:rFonts w:ascii="Times New Roman" w:hAnsi="Times New Roman"/>
              </w:rPr>
              <w:t>Initial Review of Document</w:t>
            </w:r>
          </w:p>
        </w:tc>
        <w:tc>
          <w:tcPr>
            <w:tcW w:w="1406" w:type="dxa"/>
          </w:tcPr>
          <w:p w:rsidR="00DA2FED" w:rsidRDefault="001073CD">
            <w:pPr>
              <w:spacing w:before="40" w:after="40" w:line="240" w:lineRule="auto"/>
              <w:rPr>
                <w:rFonts w:ascii="Times New Roman" w:hAnsi="Times New Roman"/>
              </w:rPr>
            </w:pPr>
            <w:r>
              <w:rPr>
                <w:rFonts w:ascii="Times New Roman" w:hAnsi="Times New Roman"/>
              </w:rPr>
              <w:t>11/20/2009</w:t>
            </w:r>
          </w:p>
        </w:tc>
      </w:tr>
      <w:tr w:rsidR="00D20A85" w:rsidTr="00C050E1">
        <w:tc>
          <w:tcPr>
            <w:tcW w:w="1278" w:type="dxa"/>
          </w:tcPr>
          <w:p w:rsidR="00D20A85" w:rsidRDefault="00D20A85">
            <w:pPr>
              <w:spacing w:before="40" w:after="40" w:line="240" w:lineRule="auto"/>
              <w:rPr>
                <w:rFonts w:ascii="Times New Roman" w:hAnsi="Times New Roman"/>
                <w:i/>
                <w:sz w:val="20"/>
              </w:rPr>
            </w:pPr>
            <w:r>
              <w:rPr>
                <w:rFonts w:ascii="Times New Roman" w:hAnsi="Times New Roman"/>
                <w:i/>
                <w:sz w:val="20"/>
              </w:rPr>
              <w:t>DRAFT</w:t>
            </w:r>
          </w:p>
        </w:tc>
        <w:tc>
          <w:tcPr>
            <w:tcW w:w="1710" w:type="dxa"/>
          </w:tcPr>
          <w:p w:rsidR="00D20A85" w:rsidRDefault="00D20A85">
            <w:pPr>
              <w:spacing w:before="40" w:after="40" w:line="240" w:lineRule="auto"/>
              <w:rPr>
                <w:rFonts w:ascii="Times New Roman" w:hAnsi="Times New Roman"/>
              </w:rPr>
            </w:pPr>
            <w:r>
              <w:rPr>
                <w:rFonts w:ascii="Times New Roman" w:hAnsi="Times New Roman"/>
              </w:rPr>
              <w:t>Prasad Konka</w:t>
            </w:r>
          </w:p>
        </w:tc>
        <w:tc>
          <w:tcPr>
            <w:tcW w:w="6046" w:type="dxa"/>
          </w:tcPr>
          <w:p w:rsidR="00D20A85" w:rsidRDefault="00D20A85">
            <w:pPr>
              <w:spacing w:before="40" w:after="40" w:line="240" w:lineRule="auto"/>
              <w:rPr>
                <w:rFonts w:ascii="Times New Roman" w:hAnsi="Times New Roman"/>
              </w:rPr>
            </w:pPr>
            <w:r>
              <w:rPr>
                <w:rFonts w:ascii="Times New Roman" w:hAnsi="Times New Roman"/>
              </w:rPr>
              <w:t xml:space="preserve">Changes based on </w:t>
            </w:r>
            <w:r w:rsidR="0040357D">
              <w:rPr>
                <w:rFonts w:ascii="Times New Roman" w:hAnsi="Times New Roman"/>
              </w:rPr>
              <w:t xml:space="preserve">Stephen Langella, </w:t>
            </w:r>
            <w:r w:rsidR="000C3B57">
              <w:rPr>
                <w:rFonts w:ascii="Times New Roman" w:hAnsi="Times New Roman"/>
              </w:rPr>
              <w:t xml:space="preserve">Scott Oster </w:t>
            </w:r>
            <w:r w:rsidR="0040357D">
              <w:rPr>
                <w:rFonts w:ascii="Times New Roman" w:hAnsi="Times New Roman"/>
              </w:rPr>
              <w:t xml:space="preserve">and Marty Humphrey </w:t>
            </w:r>
            <w:r>
              <w:rPr>
                <w:rFonts w:ascii="Times New Roman" w:hAnsi="Times New Roman"/>
              </w:rPr>
              <w:t>comments</w:t>
            </w:r>
          </w:p>
        </w:tc>
        <w:tc>
          <w:tcPr>
            <w:tcW w:w="1406" w:type="dxa"/>
          </w:tcPr>
          <w:p w:rsidR="00D20A85" w:rsidRDefault="00D20A85">
            <w:pPr>
              <w:spacing w:before="40" w:after="40" w:line="240" w:lineRule="auto"/>
              <w:rPr>
                <w:rFonts w:ascii="Times New Roman" w:hAnsi="Times New Roman"/>
              </w:rPr>
            </w:pPr>
            <w:r>
              <w:rPr>
                <w:rFonts w:ascii="Times New Roman" w:hAnsi="Times New Roman"/>
              </w:rPr>
              <w:t>12/03/2009</w:t>
            </w:r>
          </w:p>
        </w:tc>
      </w:tr>
      <w:tr w:rsidR="00C050E1">
        <w:tc>
          <w:tcPr>
            <w:tcW w:w="1278" w:type="dxa"/>
            <w:tcBorders>
              <w:bottom w:val="single" w:sz="12" w:space="0" w:color="auto"/>
            </w:tcBorders>
          </w:tcPr>
          <w:p w:rsidR="00C050E1" w:rsidRDefault="00C050E1">
            <w:pPr>
              <w:spacing w:before="40" w:after="40" w:line="240" w:lineRule="auto"/>
              <w:rPr>
                <w:rFonts w:ascii="Times New Roman" w:hAnsi="Times New Roman"/>
                <w:i/>
                <w:sz w:val="20"/>
              </w:rPr>
            </w:pPr>
            <w:r>
              <w:rPr>
                <w:rFonts w:ascii="Times New Roman" w:hAnsi="Times New Roman"/>
                <w:i/>
                <w:sz w:val="20"/>
              </w:rPr>
              <w:t>1.3</w:t>
            </w:r>
          </w:p>
        </w:tc>
        <w:tc>
          <w:tcPr>
            <w:tcW w:w="1710" w:type="dxa"/>
            <w:tcBorders>
              <w:bottom w:val="single" w:sz="12" w:space="0" w:color="auto"/>
            </w:tcBorders>
          </w:tcPr>
          <w:p w:rsidR="00C050E1" w:rsidRDefault="00C050E1">
            <w:pPr>
              <w:spacing w:before="40" w:after="40" w:line="240" w:lineRule="auto"/>
              <w:rPr>
                <w:rFonts w:ascii="Times New Roman" w:hAnsi="Times New Roman"/>
              </w:rPr>
            </w:pPr>
            <w:r>
              <w:rPr>
                <w:rFonts w:ascii="Times New Roman" w:hAnsi="Times New Roman"/>
              </w:rPr>
              <w:t>Prasad Konka</w:t>
            </w:r>
          </w:p>
        </w:tc>
        <w:tc>
          <w:tcPr>
            <w:tcW w:w="6046" w:type="dxa"/>
            <w:tcBorders>
              <w:bottom w:val="single" w:sz="12" w:space="0" w:color="auto"/>
            </w:tcBorders>
          </w:tcPr>
          <w:p w:rsidR="00C050E1" w:rsidRDefault="00C050E1">
            <w:pPr>
              <w:spacing w:before="40" w:after="40" w:line="240" w:lineRule="auto"/>
              <w:rPr>
                <w:rFonts w:ascii="Times New Roman" w:hAnsi="Times New Roman"/>
              </w:rPr>
            </w:pPr>
            <w:r>
              <w:rPr>
                <w:rFonts w:ascii="Times New Roman" w:hAnsi="Times New Roman"/>
              </w:rPr>
              <w:t>Final Version</w:t>
            </w:r>
          </w:p>
        </w:tc>
        <w:tc>
          <w:tcPr>
            <w:tcW w:w="1406" w:type="dxa"/>
            <w:tcBorders>
              <w:bottom w:val="single" w:sz="12" w:space="0" w:color="auto"/>
            </w:tcBorders>
          </w:tcPr>
          <w:p w:rsidR="00C050E1" w:rsidRDefault="00C050E1">
            <w:pPr>
              <w:spacing w:before="40" w:after="40" w:line="240" w:lineRule="auto"/>
              <w:rPr>
                <w:rFonts w:ascii="Times New Roman" w:hAnsi="Times New Roman"/>
              </w:rPr>
            </w:pPr>
            <w:r>
              <w:rPr>
                <w:rFonts w:ascii="Times New Roman" w:hAnsi="Times New Roman"/>
              </w:rPr>
              <w:t>12/09/2009</w:t>
            </w:r>
          </w:p>
        </w:tc>
      </w:tr>
    </w:tbl>
    <w:p w:rsidR="003E140D" w:rsidRDefault="003E140D">
      <w:pPr>
        <w:spacing w:line="240" w:lineRule="auto"/>
        <w:rPr>
          <w:rFonts w:ascii="Times New Roman" w:hAnsi="Times New Roman"/>
          <w:b/>
        </w:rPr>
      </w:pPr>
    </w:p>
    <w:p w:rsidR="003E140D" w:rsidRDefault="003E140D">
      <w:pPr>
        <w:pStyle w:val="TOCEntry"/>
        <w:spacing w:line="240" w:lineRule="auto"/>
        <w:rPr>
          <w:rFonts w:ascii="Times New Roman" w:hAnsi="Times New Roman"/>
        </w:rPr>
      </w:pPr>
      <w:bookmarkStart w:id="2" w:name="_Toc55009008"/>
      <w:bookmarkStart w:id="3" w:name="_Toc59341540"/>
      <w:bookmarkStart w:id="4" w:name="_Toc248115619"/>
      <w:r>
        <w:rPr>
          <w:rFonts w:ascii="Times New Roman" w:hAnsi="Times New Roman"/>
        </w:rPr>
        <w:t>Approved By</w:t>
      </w:r>
      <w:bookmarkEnd w:id="2"/>
      <w:bookmarkEnd w:id="3"/>
      <w:bookmarkEnd w:id="4"/>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2700"/>
        <w:gridCol w:w="3676"/>
        <w:gridCol w:w="1584"/>
      </w:tblGrid>
      <w:tr w:rsidR="003E140D">
        <w:tc>
          <w:tcPr>
            <w:tcW w:w="1908" w:type="dxa"/>
            <w:tcBorders>
              <w:top w:val="single" w:sz="12" w:space="0" w:color="auto"/>
              <w:bottom w:val="double" w:sz="12" w:space="0" w:color="auto"/>
            </w:tcBorders>
          </w:tcPr>
          <w:p w:rsidR="003E140D" w:rsidRDefault="003E140D">
            <w:pPr>
              <w:spacing w:before="40" w:after="40"/>
              <w:rPr>
                <w:b/>
              </w:rPr>
            </w:pPr>
            <w:r>
              <w:rPr>
                <w:b/>
              </w:rPr>
              <w:t>Name</w:t>
            </w:r>
          </w:p>
        </w:tc>
        <w:tc>
          <w:tcPr>
            <w:tcW w:w="2700" w:type="dxa"/>
            <w:tcBorders>
              <w:top w:val="single" w:sz="12" w:space="0" w:color="auto"/>
              <w:bottom w:val="double" w:sz="12" w:space="0" w:color="auto"/>
            </w:tcBorders>
          </w:tcPr>
          <w:p w:rsidR="003E140D" w:rsidRDefault="003E140D">
            <w:pPr>
              <w:spacing w:before="40" w:after="40"/>
              <w:rPr>
                <w:b/>
              </w:rPr>
            </w:pPr>
            <w:r>
              <w:rPr>
                <w:b/>
              </w:rPr>
              <w:t>Signature</w:t>
            </w:r>
          </w:p>
        </w:tc>
        <w:tc>
          <w:tcPr>
            <w:tcW w:w="3676" w:type="dxa"/>
            <w:tcBorders>
              <w:top w:val="single" w:sz="12" w:space="0" w:color="auto"/>
              <w:bottom w:val="double" w:sz="12" w:space="0" w:color="auto"/>
            </w:tcBorders>
          </w:tcPr>
          <w:p w:rsidR="003E140D" w:rsidRDefault="003E140D">
            <w:pPr>
              <w:spacing w:before="40" w:after="40"/>
              <w:rPr>
                <w:b/>
              </w:rPr>
            </w:pPr>
            <w:r>
              <w:rPr>
                <w:b/>
              </w:rPr>
              <w:t>Department</w:t>
            </w:r>
          </w:p>
        </w:tc>
        <w:tc>
          <w:tcPr>
            <w:tcW w:w="1584" w:type="dxa"/>
            <w:tcBorders>
              <w:top w:val="single" w:sz="12" w:space="0" w:color="auto"/>
              <w:bottom w:val="double" w:sz="12" w:space="0" w:color="auto"/>
            </w:tcBorders>
          </w:tcPr>
          <w:p w:rsidR="003E140D" w:rsidRDefault="003E140D">
            <w:pPr>
              <w:spacing w:before="40" w:after="40"/>
              <w:rPr>
                <w:b/>
              </w:rPr>
            </w:pPr>
            <w:r>
              <w:rPr>
                <w:b/>
              </w:rPr>
              <w:t>Date</w:t>
            </w:r>
          </w:p>
        </w:tc>
      </w:tr>
      <w:tr w:rsidR="003E140D">
        <w:tc>
          <w:tcPr>
            <w:tcW w:w="1908" w:type="dxa"/>
            <w:tcBorders>
              <w:top w:val="nil"/>
            </w:tcBorders>
          </w:tcPr>
          <w:p w:rsidR="003E140D" w:rsidRDefault="003E140D">
            <w:pPr>
              <w:spacing w:before="40" w:after="40"/>
            </w:pPr>
          </w:p>
        </w:tc>
        <w:tc>
          <w:tcPr>
            <w:tcW w:w="2700" w:type="dxa"/>
            <w:tcBorders>
              <w:top w:val="nil"/>
            </w:tcBorders>
          </w:tcPr>
          <w:p w:rsidR="003E140D" w:rsidRDefault="003E140D">
            <w:pPr>
              <w:spacing w:before="40" w:after="40"/>
            </w:pPr>
          </w:p>
        </w:tc>
        <w:tc>
          <w:tcPr>
            <w:tcW w:w="3676" w:type="dxa"/>
            <w:tcBorders>
              <w:top w:val="nil"/>
            </w:tcBorders>
          </w:tcPr>
          <w:p w:rsidR="003E140D" w:rsidRDefault="003E140D">
            <w:pPr>
              <w:spacing w:before="40" w:after="40"/>
            </w:pPr>
          </w:p>
        </w:tc>
        <w:tc>
          <w:tcPr>
            <w:tcW w:w="1584" w:type="dxa"/>
            <w:tcBorders>
              <w:top w:val="nil"/>
            </w:tcBorders>
          </w:tcPr>
          <w:p w:rsidR="003E140D" w:rsidRDefault="003E140D">
            <w:pPr>
              <w:spacing w:before="40" w:after="40"/>
            </w:pPr>
          </w:p>
        </w:tc>
      </w:tr>
      <w:tr w:rsidR="003E140D">
        <w:tc>
          <w:tcPr>
            <w:tcW w:w="1908" w:type="dxa"/>
            <w:tcBorders>
              <w:bottom w:val="single" w:sz="12" w:space="0" w:color="auto"/>
            </w:tcBorders>
          </w:tcPr>
          <w:p w:rsidR="003E140D" w:rsidRDefault="003E140D">
            <w:pPr>
              <w:spacing w:before="40" w:after="40"/>
            </w:pPr>
          </w:p>
        </w:tc>
        <w:tc>
          <w:tcPr>
            <w:tcW w:w="2700" w:type="dxa"/>
            <w:tcBorders>
              <w:bottom w:val="single" w:sz="12" w:space="0" w:color="auto"/>
            </w:tcBorders>
          </w:tcPr>
          <w:p w:rsidR="003E140D" w:rsidRDefault="003E140D">
            <w:pPr>
              <w:spacing w:before="40" w:after="40"/>
            </w:pPr>
          </w:p>
        </w:tc>
        <w:tc>
          <w:tcPr>
            <w:tcW w:w="3676" w:type="dxa"/>
            <w:tcBorders>
              <w:bottom w:val="single" w:sz="12" w:space="0" w:color="auto"/>
            </w:tcBorders>
          </w:tcPr>
          <w:p w:rsidR="003E140D" w:rsidRDefault="003E140D">
            <w:pPr>
              <w:spacing w:before="40" w:after="40"/>
            </w:pPr>
          </w:p>
        </w:tc>
        <w:tc>
          <w:tcPr>
            <w:tcW w:w="1584" w:type="dxa"/>
            <w:tcBorders>
              <w:bottom w:val="single" w:sz="12" w:space="0" w:color="auto"/>
            </w:tcBorders>
          </w:tcPr>
          <w:p w:rsidR="003E140D" w:rsidRDefault="003E140D">
            <w:pPr>
              <w:spacing w:before="40" w:after="40"/>
            </w:pPr>
          </w:p>
        </w:tc>
      </w:tr>
    </w:tbl>
    <w:p w:rsidR="003E140D" w:rsidRDefault="003E140D">
      <w:pPr>
        <w:spacing w:line="240" w:lineRule="auto"/>
        <w:rPr>
          <w:b/>
          <w:sz w:val="28"/>
        </w:rPr>
      </w:pPr>
    </w:p>
    <w:p w:rsidR="003E140D" w:rsidRDefault="003E140D">
      <w:pPr>
        <w:spacing w:line="240" w:lineRule="auto"/>
        <w:rPr>
          <w:rFonts w:ascii="Times New Roman" w:hAnsi="Times New Roman"/>
          <w:b/>
        </w:rPr>
      </w:pPr>
    </w:p>
    <w:p w:rsidR="003E140D" w:rsidRDefault="003E140D">
      <w:pPr>
        <w:spacing w:line="240" w:lineRule="auto"/>
        <w:rPr>
          <w:rFonts w:ascii="Times New Roman" w:hAnsi="Times New Roman"/>
        </w:rPr>
      </w:pPr>
    </w:p>
    <w:p w:rsidR="003E140D" w:rsidRDefault="003E140D">
      <w:pPr>
        <w:spacing w:line="240" w:lineRule="auto"/>
        <w:rPr>
          <w:rFonts w:ascii="Times New Roman" w:hAnsi="Times New Roman"/>
        </w:rPr>
        <w:sectPr w:rsidR="003E140D">
          <w:footerReference w:type="default" r:id="rId8"/>
          <w:pgSz w:w="12240" w:h="15840" w:code="1"/>
          <w:pgMar w:top="1440" w:right="1440" w:bottom="1440" w:left="1440" w:header="720" w:footer="720" w:gutter="0"/>
          <w:pgNumType w:fmt="lowerRoman"/>
          <w:cols w:space="720"/>
        </w:sectPr>
      </w:pPr>
    </w:p>
    <w:p w:rsidR="003E140D" w:rsidRDefault="003E140D" w:rsidP="003E140D">
      <w:pPr>
        <w:pStyle w:val="Heading1"/>
        <w:numPr>
          <w:ilvl w:val="0"/>
          <w:numId w:val="0"/>
        </w:numPr>
        <w:spacing w:line="240" w:lineRule="auto"/>
        <w:rPr>
          <w:rFonts w:ascii="Times New Roman" w:hAnsi="Times New Roman"/>
        </w:rPr>
      </w:pPr>
      <w:bookmarkStart w:id="5" w:name="_Toc248115620"/>
      <w:bookmarkStart w:id="6" w:name="_Toc439994665"/>
      <w:r>
        <w:rPr>
          <w:rFonts w:ascii="Times New Roman" w:hAnsi="Times New Roman"/>
        </w:rPr>
        <w:lastRenderedPageBreak/>
        <w:t>List of Figures</w:t>
      </w:r>
      <w:bookmarkEnd w:id="5"/>
    </w:p>
    <w:p w:rsidR="00E622DE" w:rsidRDefault="00754D31">
      <w:pPr>
        <w:pStyle w:val="TableofFigures"/>
        <w:tabs>
          <w:tab w:val="right" w:leader="dot" w:pos="9638"/>
        </w:tabs>
        <w:rPr>
          <w:rFonts w:asciiTheme="minorHAnsi" w:eastAsiaTheme="minorEastAsia" w:hAnsiTheme="minorHAnsi" w:cstheme="minorBidi"/>
          <w:noProof/>
          <w:sz w:val="22"/>
          <w:szCs w:val="22"/>
        </w:rPr>
      </w:pPr>
      <w:r>
        <w:fldChar w:fldCharType="begin"/>
      </w:r>
      <w:r w:rsidR="003E140D">
        <w:instrText xml:space="preserve"> TOC \h \z \c "Figure" </w:instrText>
      </w:r>
      <w:r>
        <w:fldChar w:fldCharType="separate"/>
      </w:r>
      <w:hyperlink w:anchor="_Toc247950399" w:history="1">
        <w:r w:rsidR="00E622DE" w:rsidRPr="00FE49F9">
          <w:rPr>
            <w:rStyle w:val="Hyperlink"/>
            <w:i/>
            <w:noProof/>
          </w:rPr>
          <w:t>Figure 1 Grid Security Infrastructure</w:t>
        </w:r>
        <w:r w:rsidR="00E622DE">
          <w:rPr>
            <w:noProof/>
            <w:webHidden/>
          </w:rPr>
          <w:tab/>
        </w:r>
        <w:r>
          <w:rPr>
            <w:noProof/>
            <w:webHidden/>
          </w:rPr>
          <w:fldChar w:fldCharType="begin"/>
        </w:r>
        <w:r w:rsidR="00E622DE">
          <w:rPr>
            <w:noProof/>
            <w:webHidden/>
          </w:rPr>
          <w:instrText xml:space="preserve"> PAGEREF _Toc247950399 \h </w:instrText>
        </w:r>
        <w:r>
          <w:rPr>
            <w:noProof/>
            <w:webHidden/>
          </w:rPr>
        </w:r>
        <w:r>
          <w:rPr>
            <w:noProof/>
            <w:webHidden/>
          </w:rPr>
          <w:fldChar w:fldCharType="separate"/>
        </w:r>
        <w:r w:rsidR="00E622DE">
          <w:rPr>
            <w:noProof/>
            <w:webHidden/>
          </w:rPr>
          <w:t>10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0" w:history="1">
        <w:r w:rsidR="00E622DE" w:rsidRPr="00FE49F9">
          <w:rPr>
            <w:rStyle w:val="Hyperlink"/>
            <w:i/>
            <w:noProof/>
          </w:rPr>
          <w:t>Figure 2 WSRF Resource</w:t>
        </w:r>
        <w:r w:rsidR="00E622DE">
          <w:rPr>
            <w:noProof/>
            <w:webHidden/>
          </w:rPr>
          <w:tab/>
        </w:r>
        <w:r>
          <w:rPr>
            <w:noProof/>
            <w:webHidden/>
          </w:rPr>
          <w:fldChar w:fldCharType="begin"/>
        </w:r>
        <w:r w:rsidR="00E622DE">
          <w:rPr>
            <w:noProof/>
            <w:webHidden/>
          </w:rPr>
          <w:instrText xml:space="preserve"> PAGEREF _Toc247950400 \h </w:instrText>
        </w:r>
        <w:r>
          <w:rPr>
            <w:noProof/>
            <w:webHidden/>
          </w:rPr>
        </w:r>
        <w:r>
          <w:rPr>
            <w:noProof/>
            <w:webHidden/>
          </w:rPr>
          <w:fldChar w:fldCharType="separate"/>
        </w:r>
        <w:r w:rsidR="00E622DE">
          <w:rPr>
            <w:noProof/>
            <w:webHidden/>
          </w:rPr>
          <w:t>11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1" w:history="1">
        <w:r w:rsidR="00E622DE" w:rsidRPr="00FE49F9">
          <w:rPr>
            <w:rStyle w:val="Hyperlink"/>
            <w:i/>
            <w:noProof/>
          </w:rPr>
          <w:t>Figure 3 ServiceMetadata class diagram</w:t>
        </w:r>
        <w:r w:rsidR="00E622DE">
          <w:rPr>
            <w:noProof/>
            <w:webHidden/>
          </w:rPr>
          <w:tab/>
        </w:r>
        <w:r>
          <w:rPr>
            <w:noProof/>
            <w:webHidden/>
          </w:rPr>
          <w:fldChar w:fldCharType="begin"/>
        </w:r>
        <w:r w:rsidR="00E622DE">
          <w:rPr>
            <w:noProof/>
            <w:webHidden/>
          </w:rPr>
          <w:instrText xml:space="preserve"> PAGEREF _Toc247950401 \h </w:instrText>
        </w:r>
        <w:r>
          <w:rPr>
            <w:noProof/>
            <w:webHidden/>
          </w:rPr>
        </w:r>
        <w:r>
          <w:rPr>
            <w:noProof/>
            <w:webHidden/>
          </w:rPr>
          <w:fldChar w:fldCharType="separate"/>
        </w:r>
        <w:r w:rsidR="00E622DE">
          <w:rPr>
            <w:noProof/>
            <w:webHidden/>
          </w:rPr>
          <w:t>13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2" w:history="1">
        <w:r w:rsidR="00E622DE" w:rsidRPr="00FE49F9">
          <w:rPr>
            <w:rStyle w:val="Hyperlink"/>
            <w:i/>
            <w:noProof/>
          </w:rPr>
          <w:t>Figure 4 ServiceMetadata common components</w:t>
        </w:r>
        <w:r w:rsidR="00E622DE">
          <w:rPr>
            <w:noProof/>
            <w:webHidden/>
          </w:rPr>
          <w:tab/>
        </w:r>
        <w:r>
          <w:rPr>
            <w:noProof/>
            <w:webHidden/>
          </w:rPr>
          <w:fldChar w:fldCharType="begin"/>
        </w:r>
        <w:r w:rsidR="00E622DE">
          <w:rPr>
            <w:noProof/>
            <w:webHidden/>
          </w:rPr>
          <w:instrText xml:space="preserve"> PAGEREF _Toc247950402 \h </w:instrText>
        </w:r>
        <w:r>
          <w:rPr>
            <w:noProof/>
            <w:webHidden/>
          </w:rPr>
        </w:r>
        <w:r>
          <w:rPr>
            <w:noProof/>
            <w:webHidden/>
          </w:rPr>
          <w:fldChar w:fldCharType="separate"/>
        </w:r>
        <w:r w:rsidR="00E622DE">
          <w:rPr>
            <w:noProof/>
            <w:webHidden/>
          </w:rPr>
          <w:t>13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3" w:history="1">
        <w:r w:rsidR="00E622DE" w:rsidRPr="00FE49F9">
          <w:rPr>
            <w:rStyle w:val="Hyperlink"/>
            <w:rFonts w:cs="Arial"/>
            <w:i/>
            <w:noProof/>
          </w:rPr>
          <w:t>Figure 5 SecurityMetadata type</w:t>
        </w:r>
        <w:r w:rsidR="00E622DE">
          <w:rPr>
            <w:noProof/>
            <w:webHidden/>
          </w:rPr>
          <w:tab/>
        </w:r>
        <w:r>
          <w:rPr>
            <w:noProof/>
            <w:webHidden/>
          </w:rPr>
          <w:fldChar w:fldCharType="begin"/>
        </w:r>
        <w:r w:rsidR="00E622DE">
          <w:rPr>
            <w:noProof/>
            <w:webHidden/>
          </w:rPr>
          <w:instrText xml:space="preserve"> PAGEREF _Toc247950403 \h </w:instrText>
        </w:r>
        <w:r>
          <w:rPr>
            <w:noProof/>
            <w:webHidden/>
          </w:rPr>
        </w:r>
        <w:r>
          <w:rPr>
            <w:noProof/>
            <w:webHidden/>
          </w:rPr>
          <w:fldChar w:fldCharType="separate"/>
        </w:r>
        <w:r w:rsidR="00E622DE">
          <w:rPr>
            <w:noProof/>
            <w:webHidden/>
          </w:rPr>
          <w:t>14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4" w:history="1">
        <w:r w:rsidR="00E622DE" w:rsidRPr="00FE49F9">
          <w:rPr>
            <w:rStyle w:val="Hyperlink"/>
            <w:i/>
            <w:noProof/>
          </w:rPr>
          <w:t>Figure 6 GAARDS Security Infrastructure</w:t>
        </w:r>
        <w:r w:rsidR="00E622DE">
          <w:rPr>
            <w:noProof/>
            <w:webHidden/>
          </w:rPr>
          <w:tab/>
        </w:r>
        <w:r>
          <w:rPr>
            <w:noProof/>
            <w:webHidden/>
          </w:rPr>
          <w:fldChar w:fldCharType="begin"/>
        </w:r>
        <w:r w:rsidR="00E622DE">
          <w:rPr>
            <w:noProof/>
            <w:webHidden/>
          </w:rPr>
          <w:instrText xml:space="preserve"> PAGEREF _Toc247950404 \h </w:instrText>
        </w:r>
        <w:r>
          <w:rPr>
            <w:noProof/>
            <w:webHidden/>
          </w:rPr>
        </w:r>
        <w:r>
          <w:rPr>
            <w:noProof/>
            <w:webHidden/>
          </w:rPr>
          <w:fldChar w:fldCharType="separate"/>
        </w:r>
        <w:r w:rsidR="00E622DE">
          <w:rPr>
            <w:noProof/>
            <w:webHidden/>
          </w:rPr>
          <w:t>16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5" w:history="1">
        <w:r w:rsidR="00E622DE" w:rsidRPr="00FE49F9">
          <w:rPr>
            <w:rStyle w:val="Hyperlink"/>
            <w:i/>
            <w:noProof/>
          </w:rPr>
          <w:t>Figure 7 GAARDS components and roles</w:t>
        </w:r>
        <w:r w:rsidR="00E622DE">
          <w:rPr>
            <w:noProof/>
            <w:webHidden/>
          </w:rPr>
          <w:tab/>
        </w:r>
        <w:r>
          <w:rPr>
            <w:noProof/>
            <w:webHidden/>
          </w:rPr>
          <w:fldChar w:fldCharType="begin"/>
        </w:r>
        <w:r w:rsidR="00E622DE">
          <w:rPr>
            <w:noProof/>
            <w:webHidden/>
          </w:rPr>
          <w:instrText xml:space="preserve"> PAGEREF _Toc247950405 \h </w:instrText>
        </w:r>
        <w:r>
          <w:rPr>
            <w:noProof/>
            <w:webHidden/>
          </w:rPr>
        </w:r>
        <w:r>
          <w:rPr>
            <w:noProof/>
            <w:webHidden/>
          </w:rPr>
          <w:fldChar w:fldCharType="separate"/>
        </w:r>
        <w:r w:rsidR="00E622DE">
          <w:rPr>
            <w:noProof/>
            <w:webHidden/>
          </w:rPr>
          <w:t>18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6" w:history="1">
        <w:r w:rsidR="00E622DE" w:rsidRPr="00FE49F9">
          <w:rPr>
            <w:rStyle w:val="Hyperlink"/>
            <w:i/>
            <w:noProof/>
          </w:rPr>
          <w:t>Figure 8 AuthenticationService use case</w:t>
        </w:r>
        <w:r w:rsidR="00E622DE">
          <w:rPr>
            <w:noProof/>
            <w:webHidden/>
          </w:rPr>
          <w:tab/>
        </w:r>
        <w:r>
          <w:rPr>
            <w:noProof/>
            <w:webHidden/>
          </w:rPr>
          <w:fldChar w:fldCharType="begin"/>
        </w:r>
        <w:r w:rsidR="00E622DE">
          <w:rPr>
            <w:noProof/>
            <w:webHidden/>
          </w:rPr>
          <w:instrText xml:space="preserve"> PAGEREF _Toc247950406 \h </w:instrText>
        </w:r>
        <w:r>
          <w:rPr>
            <w:noProof/>
            <w:webHidden/>
          </w:rPr>
        </w:r>
        <w:r>
          <w:rPr>
            <w:noProof/>
            <w:webHidden/>
          </w:rPr>
          <w:fldChar w:fldCharType="separate"/>
        </w:r>
        <w:r w:rsidR="00E622DE">
          <w:rPr>
            <w:noProof/>
            <w:webHidden/>
          </w:rPr>
          <w:t>19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7" w:history="1">
        <w:r w:rsidR="00E622DE" w:rsidRPr="00FE49F9">
          <w:rPr>
            <w:rStyle w:val="Hyperlink"/>
            <w:i/>
            <w:noProof/>
          </w:rPr>
          <w:t>Figure 9 AuthenticationService activity diagram</w:t>
        </w:r>
        <w:r w:rsidR="00E622DE">
          <w:rPr>
            <w:noProof/>
            <w:webHidden/>
          </w:rPr>
          <w:tab/>
        </w:r>
        <w:r>
          <w:rPr>
            <w:noProof/>
            <w:webHidden/>
          </w:rPr>
          <w:fldChar w:fldCharType="begin"/>
        </w:r>
        <w:r w:rsidR="00E622DE">
          <w:rPr>
            <w:noProof/>
            <w:webHidden/>
          </w:rPr>
          <w:instrText xml:space="preserve"> PAGEREF _Toc247950407 \h </w:instrText>
        </w:r>
        <w:r>
          <w:rPr>
            <w:noProof/>
            <w:webHidden/>
          </w:rPr>
        </w:r>
        <w:r>
          <w:rPr>
            <w:noProof/>
            <w:webHidden/>
          </w:rPr>
          <w:fldChar w:fldCharType="separate"/>
        </w:r>
        <w:r w:rsidR="00E622DE">
          <w:rPr>
            <w:noProof/>
            <w:webHidden/>
          </w:rPr>
          <w:t>20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8" w:history="1">
        <w:r w:rsidR="00E622DE" w:rsidRPr="00FE49F9">
          <w:rPr>
            <w:rStyle w:val="Hyperlink"/>
            <w:i/>
            <w:noProof/>
          </w:rPr>
          <w:t>Figure 10 Authentication Service Sequence Diagram</w:t>
        </w:r>
        <w:r w:rsidR="00E622DE">
          <w:rPr>
            <w:noProof/>
            <w:webHidden/>
          </w:rPr>
          <w:tab/>
        </w:r>
        <w:r>
          <w:rPr>
            <w:noProof/>
            <w:webHidden/>
          </w:rPr>
          <w:fldChar w:fldCharType="begin"/>
        </w:r>
        <w:r w:rsidR="00E622DE">
          <w:rPr>
            <w:noProof/>
            <w:webHidden/>
          </w:rPr>
          <w:instrText xml:space="preserve"> PAGEREF _Toc247950408 \h </w:instrText>
        </w:r>
        <w:r>
          <w:rPr>
            <w:noProof/>
            <w:webHidden/>
          </w:rPr>
        </w:r>
        <w:r>
          <w:rPr>
            <w:noProof/>
            <w:webHidden/>
          </w:rPr>
          <w:fldChar w:fldCharType="separate"/>
        </w:r>
        <w:r w:rsidR="00E622DE">
          <w:rPr>
            <w:noProof/>
            <w:webHidden/>
          </w:rPr>
          <w:t>21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09" w:history="1">
        <w:r w:rsidR="00E622DE" w:rsidRPr="00FE49F9">
          <w:rPr>
            <w:rStyle w:val="Hyperlink"/>
            <w:i/>
            <w:noProof/>
          </w:rPr>
          <w:t>Figure 11 Authentication Service Interfaces Class Diagram</w:t>
        </w:r>
        <w:r w:rsidR="00E622DE">
          <w:rPr>
            <w:noProof/>
            <w:webHidden/>
          </w:rPr>
          <w:tab/>
        </w:r>
        <w:r>
          <w:rPr>
            <w:noProof/>
            <w:webHidden/>
          </w:rPr>
          <w:fldChar w:fldCharType="begin"/>
        </w:r>
        <w:r w:rsidR="00E622DE">
          <w:rPr>
            <w:noProof/>
            <w:webHidden/>
          </w:rPr>
          <w:instrText xml:space="preserve"> PAGEREF _Toc247950409 \h </w:instrText>
        </w:r>
        <w:r>
          <w:rPr>
            <w:noProof/>
            <w:webHidden/>
          </w:rPr>
        </w:r>
        <w:r>
          <w:rPr>
            <w:noProof/>
            <w:webHidden/>
          </w:rPr>
          <w:fldChar w:fldCharType="separate"/>
        </w:r>
        <w:r w:rsidR="00E622DE">
          <w:rPr>
            <w:noProof/>
            <w:webHidden/>
          </w:rPr>
          <w:t>23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0" w:history="1">
        <w:r w:rsidR="00E622DE" w:rsidRPr="00FE49F9">
          <w:rPr>
            <w:rStyle w:val="Hyperlink"/>
            <w:i/>
            <w:noProof/>
          </w:rPr>
          <w:t>Figure 12 Credential type</w:t>
        </w:r>
        <w:r w:rsidR="00E622DE">
          <w:rPr>
            <w:noProof/>
            <w:webHidden/>
          </w:rPr>
          <w:tab/>
        </w:r>
        <w:r>
          <w:rPr>
            <w:noProof/>
            <w:webHidden/>
          </w:rPr>
          <w:fldChar w:fldCharType="begin"/>
        </w:r>
        <w:r w:rsidR="00E622DE">
          <w:rPr>
            <w:noProof/>
            <w:webHidden/>
          </w:rPr>
          <w:instrText xml:space="preserve"> PAGEREF _Toc247950410 \h </w:instrText>
        </w:r>
        <w:r>
          <w:rPr>
            <w:noProof/>
            <w:webHidden/>
          </w:rPr>
        </w:r>
        <w:r>
          <w:rPr>
            <w:noProof/>
            <w:webHidden/>
          </w:rPr>
          <w:fldChar w:fldCharType="separate"/>
        </w:r>
        <w:r w:rsidR="00E622DE">
          <w:rPr>
            <w:noProof/>
            <w:webHidden/>
          </w:rPr>
          <w:t>25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1" w:history="1">
        <w:r w:rsidR="00E622DE" w:rsidRPr="00FE49F9">
          <w:rPr>
            <w:rStyle w:val="Hyperlink"/>
            <w:i/>
            <w:noProof/>
          </w:rPr>
          <w:t>Figure 13 SAMLAssertion type</w:t>
        </w:r>
        <w:r w:rsidR="00E622DE">
          <w:rPr>
            <w:noProof/>
            <w:webHidden/>
          </w:rPr>
          <w:tab/>
        </w:r>
        <w:r>
          <w:rPr>
            <w:noProof/>
            <w:webHidden/>
          </w:rPr>
          <w:fldChar w:fldCharType="begin"/>
        </w:r>
        <w:r w:rsidR="00E622DE">
          <w:rPr>
            <w:noProof/>
            <w:webHidden/>
          </w:rPr>
          <w:instrText xml:space="preserve"> PAGEREF _Toc247950411 \h </w:instrText>
        </w:r>
        <w:r>
          <w:rPr>
            <w:noProof/>
            <w:webHidden/>
          </w:rPr>
        </w:r>
        <w:r>
          <w:rPr>
            <w:noProof/>
            <w:webHidden/>
          </w:rPr>
          <w:fldChar w:fldCharType="separate"/>
        </w:r>
        <w:r w:rsidR="00E622DE">
          <w:rPr>
            <w:noProof/>
            <w:webHidden/>
          </w:rPr>
          <w:t>25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2" w:history="1">
        <w:r w:rsidR="00E622DE" w:rsidRPr="00FE49F9">
          <w:rPr>
            <w:rStyle w:val="Hyperlink"/>
            <w:i/>
            <w:noProof/>
          </w:rPr>
          <w:t>Figure 14 AuthenticationService client API</w:t>
        </w:r>
        <w:r w:rsidR="00E622DE">
          <w:rPr>
            <w:noProof/>
            <w:webHidden/>
          </w:rPr>
          <w:tab/>
        </w:r>
        <w:r>
          <w:rPr>
            <w:noProof/>
            <w:webHidden/>
          </w:rPr>
          <w:fldChar w:fldCharType="begin"/>
        </w:r>
        <w:r w:rsidR="00E622DE">
          <w:rPr>
            <w:noProof/>
            <w:webHidden/>
          </w:rPr>
          <w:instrText xml:space="preserve"> PAGEREF _Toc247950412 \h </w:instrText>
        </w:r>
        <w:r>
          <w:rPr>
            <w:noProof/>
            <w:webHidden/>
          </w:rPr>
        </w:r>
        <w:r>
          <w:rPr>
            <w:noProof/>
            <w:webHidden/>
          </w:rPr>
          <w:fldChar w:fldCharType="separate"/>
        </w:r>
        <w:r w:rsidR="00E622DE">
          <w:rPr>
            <w:noProof/>
            <w:webHidden/>
          </w:rPr>
          <w:t>27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3" w:history="1">
        <w:r w:rsidR="00E622DE" w:rsidRPr="00FE49F9">
          <w:rPr>
            <w:rStyle w:val="Hyperlink"/>
            <w:i/>
            <w:noProof/>
          </w:rPr>
          <w:t>Figure 15 Dorian usage scenario</w:t>
        </w:r>
        <w:r w:rsidR="00E622DE">
          <w:rPr>
            <w:noProof/>
            <w:webHidden/>
          </w:rPr>
          <w:tab/>
        </w:r>
        <w:r>
          <w:rPr>
            <w:noProof/>
            <w:webHidden/>
          </w:rPr>
          <w:fldChar w:fldCharType="begin"/>
        </w:r>
        <w:r w:rsidR="00E622DE">
          <w:rPr>
            <w:noProof/>
            <w:webHidden/>
          </w:rPr>
          <w:instrText xml:space="preserve"> PAGEREF _Toc247950413 \h </w:instrText>
        </w:r>
        <w:r>
          <w:rPr>
            <w:noProof/>
            <w:webHidden/>
          </w:rPr>
        </w:r>
        <w:r>
          <w:rPr>
            <w:noProof/>
            <w:webHidden/>
          </w:rPr>
          <w:fldChar w:fldCharType="separate"/>
        </w:r>
        <w:r w:rsidR="00E622DE">
          <w:rPr>
            <w:noProof/>
            <w:webHidden/>
          </w:rPr>
          <w:t>29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4" w:history="1">
        <w:r w:rsidR="00E622DE" w:rsidRPr="00FE49F9">
          <w:rPr>
            <w:rStyle w:val="Hyperlink"/>
            <w:i/>
            <w:noProof/>
          </w:rPr>
          <w:t>Figure 17 Dorian Architecture</w:t>
        </w:r>
        <w:r w:rsidR="00E622DE">
          <w:rPr>
            <w:noProof/>
            <w:webHidden/>
          </w:rPr>
          <w:tab/>
        </w:r>
        <w:r>
          <w:rPr>
            <w:noProof/>
            <w:webHidden/>
          </w:rPr>
          <w:fldChar w:fldCharType="begin"/>
        </w:r>
        <w:r w:rsidR="00E622DE">
          <w:rPr>
            <w:noProof/>
            <w:webHidden/>
          </w:rPr>
          <w:instrText xml:space="preserve"> PAGEREF _Toc247950414 \h </w:instrText>
        </w:r>
        <w:r>
          <w:rPr>
            <w:noProof/>
            <w:webHidden/>
          </w:rPr>
        </w:r>
        <w:r>
          <w:rPr>
            <w:noProof/>
            <w:webHidden/>
          </w:rPr>
          <w:fldChar w:fldCharType="separate"/>
        </w:r>
        <w:r w:rsidR="00E622DE">
          <w:rPr>
            <w:noProof/>
            <w:webHidden/>
          </w:rPr>
          <w:t>30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5" w:history="1">
        <w:r w:rsidR="00E622DE" w:rsidRPr="00FE49F9">
          <w:rPr>
            <w:rStyle w:val="Hyperlink"/>
            <w:i/>
            <w:noProof/>
          </w:rPr>
          <w:t>Figure 18 Dorian user use case diagram</w:t>
        </w:r>
        <w:r w:rsidR="00E622DE">
          <w:rPr>
            <w:noProof/>
            <w:webHidden/>
          </w:rPr>
          <w:tab/>
        </w:r>
        <w:r>
          <w:rPr>
            <w:noProof/>
            <w:webHidden/>
          </w:rPr>
          <w:fldChar w:fldCharType="begin"/>
        </w:r>
        <w:r w:rsidR="00E622DE">
          <w:rPr>
            <w:noProof/>
            <w:webHidden/>
          </w:rPr>
          <w:instrText xml:space="preserve"> PAGEREF _Toc247950415 \h </w:instrText>
        </w:r>
        <w:r>
          <w:rPr>
            <w:noProof/>
            <w:webHidden/>
          </w:rPr>
        </w:r>
        <w:r>
          <w:rPr>
            <w:noProof/>
            <w:webHidden/>
          </w:rPr>
          <w:fldChar w:fldCharType="separate"/>
        </w:r>
        <w:r w:rsidR="00E622DE">
          <w:rPr>
            <w:noProof/>
            <w:webHidden/>
          </w:rPr>
          <w:t>30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6" w:history="1">
        <w:r w:rsidR="00E622DE" w:rsidRPr="00FE49F9">
          <w:rPr>
            <w:rStyle w:val="Hyperlink"/>
            <w:i/>
            <w:noProof/>
          </w:rPr>
          <w:t>Figure 19 Dorian Admin use case diagram</w:t>
        </w:r>
        <w:r w:rsidR="00E622DE">
          <w:rPr>
            <w:noProof/>
            <w:webHidden/>
          </w:rPr>
          <w:tab/>
        </w:r>
        <w:r>
          <w:rPr>
            <w:noProof/>
            <w:webHidden/>
          </w:rPr>
          <w:fldChar w:fldCharType="begin"/>
        </w:r>
        <w:r w:rsidR="00E622DE">
          <w:rPr>
            <w:noProof/>
            <w:webHidden/>
          </w:rPr>
          <w:instrText xml:space="preserve"> PAGEREF _Toc247950416 \h </w:instrText>
        </w:r>
        <w:r>
          <w:rPr>
            <w:noProof/>
            <w:webHidden/>
          </w:rPr>
        </w:r>
        <w:r>
          <w:rPr>
            <w:noProof/>
            <w:webHidden/>
          </w:rPr>
          <w:fldChar w:fldCharType="separate"/>
        </w:r>
        <w:r w:rsidR="00E622DE">
          <w:rPr>
            <w:noProof/>
            <w:webHidden/>
          </w:rPr>
          <w:t>31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7" w:history="1">
        <w:r w:rsidR="00E622DE" w:rsidRPr="00FE49F9">
          <w:rPr>
            <w:rStyle w:val="Hyperlink"/>
            <w:i/>
            <w:noProof/>
          </w:rPr>
          <w:t>Figure 20 IFS Activity diagram</w:t>
        </w:r>
        <w:r w:rsidR="00E622DE">
          <w:rPr>
            <w:noProof/>
            <w:webHidden/>
          </w:rPr>
          <w:tab/>
        </w:r>
        <w:r>
          <w:rPr>
            <w:noProof/>
            <w:webHidden/>
          </w:rPr>
          <w:fldChar w:fldCharType="begin"/>
        </w:r>
        <w:r w:rsidR="00E622DE">
          <w:rPr>
            <w:noProof/>
            <w:webHidden/>
          </w:rPr>
          <w:instrText xml:space="preserve"> PAGEREF _Toc247950417 \h </w:instrText>
        </w:r>
        <w:r>
          <w:rPr>
            <w:noProof/>
            <w:webHidden/>
          </w:rPr>
        </w:r>
        <w:r>
          <w:rPr>
            <w:noProof/>
            <w:webHidden/>
          </w:rPr>
          <w:fldChar w:fldCharType="separate"/>
        </w:r>
        <w:r w:rsidR="00E622DE">
          <w:rPr>
            <w:noProof/>
            <w:webHidden/>
          </w:rPr>
          <w:t>32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8" w:history="1">
        <w:r w:rsidR="00E622DE" w:rsidRPr="00FE49F9">
          <w:rPr>
            <w:rStyle w:val="Hyperlink"/>
            <w:i/>
            <w:noProof/>
          </w:rPr>
          <w:t>Figure 21 Dorian Service class diagram</w:t>
        </w:r>
        <w:r w:rsidR="00E622DE">
          <w:rPr>
            <w:noProof/>
            <w:webHidden/>
          </w:rPr>
          <w:tab/>
        </w:r>
        <w:r>
          <w:rPr>
            <w:noProof/>
            <w:webHidden/>
          </w:rPr>
          <w:fldChar w:fldCharType="begin"/>
        </w:r>
        <w:r w:rsidR="00E622DE">
          <w:rPr>
            <w:noProof/>
            <w:webHidden/>
          </w:rPr>
          <w:instrText xml:space="preserve"> PAGEREF _Toc247950418 \h </w:instrText>
        </w:r>
        <w:r>
          <w:rPr>
            <w:noProof/>
            <w:webHidden/>
          </w:rPr>
        </w:r>
        <w:r>
          <w:rPr>
            <w:noProof/>
            <w:webHidden/>
          </w:rPr>
          <w:fldChar w:fldCharType="separate"/>
        </w:r>
        <w:r w:rsidR="00E622DE">
          <w:rPr>
            <w:noProof/>
            <w:webHidden/>
          </w:rPr>
          <w:t>33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19" w:history="1">
        <w:r w:rsidR="00E622DE" w:rsidRPr="00FE49F9">
          <w:rPr>
            <w:rStyle w:val="Hyperlink"/>
            <w:i/>
            <w:noProof/>
          </w:rPr>
          <w:t>Figure 22 DorianService class diagram</w:t>
        </w:r>
        <w:r w:rsidR="00E622DE">
          <w:rPr>
            <w:noProof/>
            <w:webHidden/>
          </w:rPr>
          <w:tab/>
        </w:r>
        <w:r>
          <w:rPr>
            <w:noProof/>
            <w:webHidden/>
          </w:rPr>
          <w:fldChar w:fldCharType="begin"/>
        </w:r>
        <w:r w:rsidR="00E622DE">
          <w:rPr>
            <w:noProof/>
            <w:webHidden/>
          </w:rPr>
          <w:instrText xml:space="preserve"> PAGEREF _Toc247950419 \h </w:instrText>
        </w:r>
        <w:r>
          <w:rPr>
            <w:noProof/>
            <w:webHidden/>
          </w:rPr>
        </w:r>
        <w:r>
          <w:rPr>
            <w:noProof/>
            <w:webHidden/>
          </w:rPr>
          <w:fldChar w:fldCharType="separate"/>
        </w:r>
        <w:r w:rsidR="00E622DE">
          <w:rPr>
            <w:noProof/>
            <w:webHidden/>
          </w:rPr>
          <w:t>48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0" w:history="1">
        <w:r w:rsidR="00E622DE" w:rsidRPr="00FE49F9">
          <w:rPr>
            <w:rStyle w:val="Hyperlink"/>
            <w:i/>
            <w:noProof/>
          </w:rPr>
          <w:t>Figure 23 Dorian Identity Provider data model</w:t>
        </w:r>
        <w:r w:rsidR="00E622DE">
          <w:rPr>
            <w:noProof/>
            <w:webHidden/>
          </w:rPr>
          <w:tab/>
        </w:r>
        <w:r>
          <w:rPr>
            <w:noProof/>
            <w:webHidden/>
          </w:rPr>
          <w:fldChar w:fldCharType="begin"/>
        </w:r>
        <w:r w:rsidR="00E622DE">
          <w:rPr>
            <w:noProof/>
            <w:webHidden/>
          </w:rPr>
          <w:instrText xml:space="preserve"> PAGEREF _Toc247950420 \h </w:instrText>
        </w:r>
        <w:r>
          <w:rPr>
            <w:noProof/>
            <w:webHidden/>
          </w:rPr>
        </w:r>
        <w:r>
          <w:rPr>
            <w:noProof/>
            <w:webHidden/>
          </w:rPr>
          <w:fldChar w:fldCharType="separate"/>
        </w:r>
        <w:r w:rsidR="00E622DE">
          <w:rPr>
            <w:noProof/>
            <w:webHidden/>
          </w:rPr>
          <w:t>52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1" w:history="1">
        <w:r w:rsidR="00E622DE" w:rsidRPr="00FE49F9">
          <w:rPr>
            <w:rStyle w:val="Hyperlink"/>
            <w:i/>
            <w:noProof/>
          </w:rPr>
          <w:t>Figure 24 IFS data model</w:t>
        </w:r>
        <w:r w:rsidR="00E622DE">
          <w:rPr>
            <w:noProof/>
            <w:webHidden/>
          </w:rPr>
          <w:tab/>
        </w:r>
        <w:r>
          <w:rPr>
            <w:noProof/>
            <w:webHidden/>
          </w:rPr>
          <w:fldChar w:fldCharType="begin"/>
        </w:r>
        <w:r w:rsidR="00E622DE">
          <w:rPr>
            <w:noProof/>
            <w:webHidden/>
          </w:rPr>
          <w:instrText xml:space="preserve"> PAGEREF _Toc247950421 \h </w:instrText>
        </w:r>
        <w:r>
          <w:rPr>
            <w:noProof/>
            <w:webHidden/>
          </w:rPr>
        </w:r>
        <w:r>
          <w:rPr>
            <w:noProof/>
            <w:webHidden/>
          </w:rPr>
          <w:fldChar w:fldCharType="separate"/>
        </w:r>
        <w:r w:rsidR="00E622DE">
          <w:rPr>
            <w:noProof/>
            <w:webHidden/>
          </w:rPr>
          <w:t>53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2" w:history="1">
        <w:r w:rsidR="00E622DE" w:rsidRPr="00FE49F9">
          <w:rPr>
            <w:rStyle w:val="Hyperlink"/>
            <w:i/>
            <w:noProof/>
          </w:rPr>
          <w:t>Figure 25 IFS Class diagram</w:t>
        </w:r>
        <w:r w:rsidR="00E622DE">
          <w:rPr>
            <w:noProof/>
            <w:webHidden/>
          </w:rPr>
          <w:tab/>
        </w:r>
        <w:r>
          <w:rPr>
            <w:noProof/>
            <w:webHidden/>
          </w:rPr>
          <w:fldChar w:fldCharType="begin"/>
        </w:r>
        <w:r w:rsidR="00E622DE">
          <w:rPr>
            <w:noProof/>
            <w:webHidden/>
          </w:rPr>
          <w:instrText xml:space="preserve"> PAGEREF _Toc247950422 \h </w:instrText>
        </w:r>
        <w:r>
          <w:rPr>
            <w:noProof/>
            <w:webHidden/>
          </w:rPr>
        </w:r>
        <w:r>
          <w:rPr>
            <w:noProof/>
            <w:webHidden/>
          </w:rPr>
          <w:fldChar w:fldCharType="separate"/>
        </w:r>
        <w:r w:rsidR="00E622DE">
          <w:rPr>
            <w:noProof/>
            <w:webHidden/>
          </w:rPr>
          <w:t>55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3" w:history="1">
        <w:r w:rsidR="00E622DE" w:rsidRPr="00FE49F9">
          <w:rPr>
            <w:rStyle w:val="Hyperlink"/>
            <w:i/>
            <w:noProof/>
          </w:rPr>
          <w:t>Figure 26 TrustedIdPManager class diagram</w:t>
        </w:r>
        <w:r w:rsidR="00E622DE">
          <w:rPr>
            <w:noProof/>
            <w:webHidden/>
          </w:rPr>
          <w:tab/>
        </w:r>
        <w:r>
          <w:rPr>
            <w:noProof/>
            <w:webHidden/>
          </w:rPr>
          <w:fldChar w:fldCharType="begin"/>
        </w:r>
        <w:r w:rsidR="00E622DE">
          <w:rPr>
            <w:noProof/>
            <w:webHidden/>
          </w:rPr>
          <w:instrText xml:space="preserve"> PAGEREF _Toc247950423 \h </w:instrText>
        </w:r>
        <w:r>
          <w:rPr>
            <w:noProof/>
            <w:webHidden/>
          </w:rPr>
        </w:r>
        <w:r>
          <w:rPr>
            <w:noProof/>
            <w:webHidden/>
          </w:rPr>
          <w:fldChar w:fldCharType="separate"/>
        </w:r>
        <w:r w:rsidR="00E622DE">
          <w:rPr>
            <w:noProof/>
            <w:webHidden/>
          </w:rPr>
          <w:t>56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4" w:history="1">
        <w:r w:rsidR="00E622DE" w:rsidRPr="00FE49F9">
          <w:rPr>
            <w:rStyle w:val="Hyperlink"/>
            <w:i/>
            <w:noProof/>
          </w:rPr>
          <w:t>Figure 27 UserManager class diagram</w:t>
        </w:r>
        <w:r w:rsidR="00E622DE">
          <w:rPr>
            <w:noProof/>
            <w:webHidden/>
          </w:rPr>
          <w:tab/>
        </w:r>
        <w:r>
          <w:rPr>
            <w:noProof/>
            <w:webHidden/>
          </w:rPr>
          <w:fldChar w:fldCharType="begin"/>
        </w:r>
        <w:r w:rsidR="00E622DE">
          <w:rPr>
            <w:noProof/>
            <w:webHidden/>
          </w:rPr>
          <w:instrText xml:space="preserve"> PAGEREF _Toc247950424 \h </w:instrText>
        </w:r>
        <w:r>
          <w:rPr>
            <w:noProof/>
            <w:webHidden/>
          </w:rPr>
        </w:r>
        <w:r>
          <w:rPr>
            <w:noProof/>
            <w:webHidden/>
          </w:rPr>
          <w:fldChar w:fldCharType="separate"/>
        </w:r>
        <w:r w:rsidR="00E622DE">
          <w:rPr>
            <w:noProof/>
            <w:webHidden/>
          </w:rPr>
          <w:t>57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5" w:history="1">
        <w:r w:rsidR="00E622DE" w:rsidRPr="00FE49F9">
          <w:rPr>
            <w:rStyle w:val="Hyperlink"/>
            <w:i/>
            <w:noProof/>
          </w:rPr>
          <w:t>Figure 28 UserCertificateManager class diagram</w:t>
        </w:r>
        <w:r w:rsidR="00E622DE">
          <w:rPr>
            <w:noProof/>
            <w:webHidden/>
          </w:rPr>
          <w:tab/>
        </w:r>
        <w:r>
          <w:rPr>
            <w:noProof/>
            <w:webHidden/>
          </w:rPr>
          <w:fldChar w:fldCharType="begin"/>
        </w:r>
        <w:r w:rsidR="00E622DE">
          <w:rPr>
            <w:noProof/>
            <w:webHidden/>
          </w:rPr>
          <w:instrText xml:space="preserve"> PAGEREF _Toc247950425 \h </w:instrText>
        </w:r>
        <w:r>
          <w:rPr>
            <w:noProof/>
            <w:webHidden/>
          </w:rPr>
        </w:r>
        <w:r>
          <w:rPr>
            <w:noProof/>
            <w:webHidden/>
          </w:rPr>
          <w:fldChar w:fldCharType="separate"/>
        </w:r>
        <w:r w:rsidR="00E622DE">
          <w:rPr>
            <w:noProof/>
            <w:webHidden/>
          </w:rPr>
          <w:t>58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6" w:history="1">
        <w:r w:rsidR="00E622DE" w:rsidRPr="00FE49F9">
          <w:rPr>
            <w:rStyle w:val="Hyperlink"/>
            <w:i/>
            <w:noProof/>
          </w:rPr>
          <w:t>Figure 29 HostCertificateManager class diagram</w:t>
        </w:r>
        <w:r w:rsidR="00E622DE">
          <w:rPr>
            <w:noProof/>
            <w:webHidden/>
          </w:rPr>
          <w:tab/>
        </w:r>
        <w:r>
          <w:rPr>
            <w:noProof/>
            <w:webHidden/>
          </w:rPr>
          <w:fldChar w:fldCharType="begin"/>
        </w:r>
        <w:r w:rsidR="00E622DE">
          <w:rPr>
            <w:noProof/>
            <w:webHidden/>
          </w:rPr>
          <w:instrText xml:space="preserve"> PAGEREF _Toc247950426 \h </w:instrText>
        </w:r>
        <w:r>
          <w:rPr>
            <w:noProof/>
            <w:webHidden/>
          </w:rPr>
        </w:r>
        <w:r>
          <w:rPr>
            <w:noProof/>
            <w:webHidden/>
          </w:rPr>
          <w:fldChar w:fldCharType="separate"/>
        </w:r>
        <w:r w:rsidR="00E622DE">
          <w:rPr>
            <w:noProof/>
            <w:webHidden/>
          </w:rPr>
          <w:t>59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7" w:history="1">
        <w:r w:rsidR="00E622DE" w:rsidRPr="00FE49F9">
          <w:rPr>
            <w:rStyle w:val="Hyperlink"/>
            <w:i/>
            <w:noProof/>
          </w:rPr>
          <w:t>Figure 30 Dorian Identity Provider class diagram</w:t>
        </w:r>
        <w:r w:rsidR="00E622DE">
          <w:rPr>
            <w:noProof/>
            <w:webHidden/>
          </w:rPr>
          <w:tab/>
        </w:r>
        <w:r>
          <w:rPr>
            <w:noProof/>
            <w:webHidden/>
          </w:rPr>
          <w:fldChar w:fldCharType="begin"/>
        </w:r>
        <w:r w:rsidR="00E622DE">
          <w:rPr>
            <w:noProof/>
            <w:webHidden/>
          </w:rPr>
          <w:instrText xml:space="preserve"> PAGEREF _Toc247950427 \h </w:instrText>
        </w:r>
        <w:r>
          <w:rPr>
            <w:noProof/>
            <w:webHidden/>
          </w:rPr>
        </w:r>
        <w:r>
          <w:rPr>
            <w:noProof/>
            <w:webHidden/>
          </w:rPr>
          <w:fldChar w:fldCharType="separate"/>
        </w:r>
        <w:r w:rsidR="00E622DE">
          <w:rPr>
            <w:noProof/>
            <w:webHidden/>
          </w:rPr>
          <w:t>61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8" w:history="1">
        <w:r w:rsidR="00E622DE" w:rsidRPr="00FE49F9">
          <w:rPr>
            <w:rStyle w:val="Hyperlink"/>
            <w:i/>
            <w:noProof/>
          </w:rPr>
          <w:t>Figure 31 IdentityProvider class diagram</w:t>
        </w:r>
        <w:r w:rsidR="00E622DE">
          <w:rPr>
            <w:noProof/>
            <w:webHidden/>
          </w:rPr>
          <w:tab/>
        </w:r>
        <w:r>
          <w:rPr>
            <w:noProof/>
            <w:webHidden/>
          </w:rPr>
          <w:fldChar w:fldCharType="begin"/>
        </w:r>
        <w:r w:rsidR="00E622DE">
          <w:rPr>
            <w:noProof/>
            <w:webHidden/>
          </w:rPr>
          <w:instrText xml:space="preserve"> PAGEREF _Toc247950428 \h </w:instrText>
        </w:r>
        <w:r>
          <w:rPr>
            <w:noProof/>
            <w:webHidden/>
          </w:rPr>
        </w:r>
        <w:r>
          <w:rPr>
            <w:noProof/>
            <w:webHidden/>
          </w:rPr>
          <w:fldChar w:fldCharType="separate"/>
        </w:r>
        <w:r w:rsidR="00E622DE">
          <w:rPr>
            <w:noProof/>
            <w:webHidden/>
          </w:rPr>
          <w:t>62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29" w:history="1">
        <w:r w:rsidR="00E622DE" w:rsidRPr="00FE49F9">
          <w:rPr>
            <w:rStyle w:val="Hyperlink"/>
            <w:i/>
            <w:noProof/>
          </w:rPr>
          <w:t>Figure 32 AssertionCredentialsManager class diagram</w:t>
        </w:r>
        <w:r w:rsidR="00E622DE">
          <w:rPr>
            <w:noProof/>
            <w:webHidden/>
          </w:rPr>
          <w:tab/>
        </w:r>
        <w:r>
          <w:rPr>
            <w:noProof/>
            <w:webHidden/>
          </w:rPr>
          <w:fldChar w:fldCharType="begin"/>
        </w:r>
        <w:r w:rsidR="00E622DE">
          <w:rPr>
            <w:noProof/>
            <w:webHidden/>
          </w:rPr>
          <w:instrText xml:space="preserve"> PAGEREF _Toc247950429 \h </w:instrText>
        </w:r>
        <w:r>
          <w:rPr>
            <w:noProof/>
            <w:webHidden/>
          </w:rPr>
        </w:r>
        <w:r>
          <w:rPr>
            <w:noProof/>
            <w:webHidden/>
          </w:rPr>
          <w:fldChar w:fldCharType="separate"/>
        </w:r>
        <w:r w:rsidR="00E622DE">
          <w:rPr>
            <w:noProof/>
            <w:webHidden/>
          </w:rPr>
          <w:t>62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0" w:history="1">
        <w:r w:rsidR="00E622DE" w:rsidRPr="00FE49F9">
          <w:rPr>
            <w:rStyle w:val="Hyperlink"/>
            <w:i/>
            <w:noProof/>
          </w:rPr>
          <w:t>Figure 33 Dorian CA class diagram</w:t>
        </w:r>
        <w:r w:rsidR="00E622DE">
          <w:rPr>
            <w:noProof/>
            <w:webHidden/>
          </w:rPr>
          <w:tab/>
        </w:r>
        <w:r>
          <w:rPr>
            <w:noProof/>
            <w:webHidden/>
          </w:rPr>
          <w:fldChar w:fldCharType="begin"/>
        </w:r>
        <w:r w:rsidR="00E622DE">
          <w:rPr>
            <w:noProof/>
            <w:webHidden/>
          </w:rPr>
          <w:instrText xml:space="preserve"> PAGEREF _Toc247950430 \h </w:instrText>
        </w:r>
        <w:r>
          <w:rPr>
            <w:noProof/>
            <w:webHidden/>
          </w:rPr>
        </w:r>
        <w:r>
          <w:rPr>
            <w:noProof/>
            <w:webHidden/>
          </w:rPr>
          <w:fldChar w:fldCharType="separate"/>
        </w:r>
        <w:r w:rsidR="00E622DE">
          <w:rPr>
            <w:noProof/>
            <w:webHidden/>
          </w:rPr>
          <w:t>66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1" w:history="1">
        <w:r w:rsidR="00E622DE" w:rsidRPr="00FE49F9">
          <w:rPr>
            <w:rStyle w:val="Hyperlink"/>
            <w:i/>
            <w:noProof/>
          </w:rPr>
          <w:t>Figure 34 CertificateAuthority class diagram</w:t>
        </w:r>
        <w:r w:rsidR="00E622DE">
          <w:rPr>
            <w:noProof/>
            <w:webHidden/>
          </w:rPr>
          <w:tab/>
        </w:r>
        <w:r>
          <w:rPr>
            <w:noProof/>
            <w:webHidden/>
          </w:rPr>
          <w:fldChar w:fldCharType="begin"/>
        </w:r>
        <w:r w:rsidR="00E622DE">
          <w:rPr>
            <w:noProof/>
            <w:webHidden/>
          </w:rPr>
          <w:instrText xml:space="preserve"> PAGEREF _Toc247950431 \h </w:instrText>
        </w:r>
        <w:r>
          <w:rPr>
            <w:noProof/>
            <w:webHidden/>
          </w:rPr>
        </w:r>
        <w:r>
          <w:rPr>
            <w:noProof/>
            <w:webHidden/>
          </w:rPr>
          <w:fldChar w:fldCharType="separate"/>
        </w:r>
        <w:r w:rsidR="00E622DE">
          <w:rPr>
            <w:noProof/>
            <w:webHidden/>
          </w:rPr>
          <w:t>67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2" w:history="1">
        <w:r w:rsidR="00E622DE" w:rsidRPr="00FE49F9">
          <w:rPr>
            <w:rStyle w:val="Hyperlink"/>
            <w:i/>
            <w:noProof/>
          </w:rPr>
          <w:t>Figure 35 Dorian Client API class diagram</w:t>
        </w:r>
        <w:r w:rsidR="00E622DE">
          <w:rPr>
            <w:noProof/>
            <w:webHidden/>
          </w:rPr>
          <w:tab/>
        </w:r>
        <w:r>
          <w:rPr>
            <w:noProof/>
            <w:webHidden/>
          </w:rPr>
          <w:fldChar w:fldCharType="begin"/>
        </w:r>
        <w:r w:rsidR="00E622DE">
          <w:rPr>
            <w:noProof/>
            <w:webHidden/>
          </w:rPr>
          <w:instrText xml:space="preserve"> PAGEREF _Toc247950432 \h </w:instrText>
        </w:r>
        <w:r>
          <w:rPr>
            <w:noProof/>
            <w:webHidden/>
          </w:rPr>
        </w:r>
        <w:r>
          <w:rPr>
            <w:noProof/>
            <w:webHidden/>
          </w:rPr>
          <w:fldChar w:fldCharType="separate"/>
        </w:r>
        <w:r w:rsidR="00E622DE">
          <w:rPr>
            <w:noProof/>
            <w:webHidden/>
          </w:rPr>
          <w:t>69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3" w:history="1">
        <w:r w:rsidR="00E622DE" w:rsidRPr="00FE49F9">
          <w:rPr>
            <w:rStyle w:val="Hyperlink"/>
            <w:i/>
            <w:noProof/>
          </w:rPr>
          <w:t>Figure 36 Dorianconfiguration class diagram</w:t>
        </w:r>
        <w:r w:rsidR="00E622DE">
          <w:rPr>
            <w:noProof/>
            <w:webHidden/>
          </w:rPr>
          <w:tab/>
        </w:r>
        <w:r>
          <w:rPr>
            <w:noProof/>
            <w:webHidden/>
          </w:rPr>
          <w:fldChar w:fldCharType="begin"/>
        </w:r>
        <w:r w:rsidR="00E622DE">
          <w:rPr>
            <w:noProof/>
            <w:webHidden/>
          </w:rPr>
          <w:instrText xml:space="preserve"> PAGEREF _Toc247950433 \h </w:instrText>
        </w:r>
        <w:r>
          <w:rPr>
            <w:noProof/>
            <w:webHidden/>
          </w:rPr>
        </w:r>
        <w:r>
          <w:rPr>
            <w:noProof/>
            <w:webHidden/>
          </w:rPr>
          <w:fldChar w:fldCharType="separate"/>
        </w:r>
        <w:r w:rsidR="00E622DE">
          <w:rPr>
            <w:noProof/>
            <w:webHidden/>
          </w:rPr>
          <w:t>71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4" w:history="1">
        <w:r w:rsidR="00E622DE" w:rsidRPr="00FE49F9">
          <w:rPr>
            <w:rStyle w:val="Hyperlink"/>
            <w:i/>
            <w:noProof/>
          </w:rPr>
          <w:t>Figure 37 Authentication statement</w:t>
        </w:r>
        <w:r w:rsidR="00E622DE">
          <w:rPr>
            <w:noProof/>
            <w:webHidden/>
          </w:rPr>
          <w:tab/>
        </w:r>
        <w:r>
          <w:rPr>
            <w:noProof/>
            <w:webHidden/>
          </w:rPr>
          <w:fldChar w:fldCharType="begin"/>
        </w:r>
        <w:r w:rsidR="00E622DE">
          <w:rPr>
            <w:noProof/>
            <w:webHidden/>
          </w:rPr>
          <w:instrText xml:space="preserve"> PAGEREF _Toc247950434 \h </w:instrText>
        </w:r>
        <w:r>
          <w:rPr>
            <w:noProof/>
            <w:webHidden/>
          </w:rPr>
        </w:r>
        <w:r>
          <w:rPr>
            <w:noProof/>
            <w:webHidden/>
          </w:rPr>
          <w:fldChar w:fldCharType="separate"/>
        </w:r>
        <w:r w:rsidR="00E622DE">
          <w:rPr>
            <w:noProof/>
            <w:webHidden/>
          </w:rPr>
          <w:t>73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5" w:history="1">
        <w:r w:rsidR="00E622DE" w:rsidRPr="00FE49F9">
          <w:rPr>
            <w:rStyle w:val="Hyperlink"/>
            <w:i/>
            <w:noProof/>
          </w:rPr>
          <w:t>Figure 38 Authentication method</w:t>
        </w:r>
        <w:r w:rsidR="00E622DE">
          <w:rPr>
            <w:noProof/>
            <w:webHidden/>
          </w:rPr>
          <w:tab/>
        </w:r>
        <w:r>
          <w:rPr>
            <w:noProof/>
            <w:webHidden/>
          </w:rPr>
          <w:fldChar w:fldCharType="begin"/>
        </w:r>
        <w:r w:rsidR="00E622DE">
          <w:rPr>
            <w:noProof/>
            <w:webHidden/>
          </w:rPr>
          <w:instrText xml:space="preserve"> PAGEREF _Toc247950435 \h </w:instrText>
        </w:r>
        <w:r>
          <w:rPr>
            <w:noProof/>
            <w:webHidden/>
          </w:rPr>
        </w:r>
        <w:r>
          <w:rPr>
            <w:noProof/>
            <w:webHidden/>
          </w:rPr>
          <w:fldChar w:fldCharType="separate"/>
        </w:r>
        <w:r w:rsidR="00E622DE">
          <w:rPr>
            <w:noProof/>
            <w:webHidden/>
          </w:rPr>
          <w:t>74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6" w:history="1">
        <w:r w:rsidR="00E622DE" w:rsidRPr="00FE49F9">
          <w:rPr>
            <w:rStyle w:val="Hyperlink"/>
            <w:i/>
            <w:noProof/>
          </w:rPr>
          <w:t>Figure 39 Subject</w:t>
        </w:r>
        <w:r w:rsidR="00E622DE">
          <w:rPr>
            <w:noProof/>
            <w:webHidden/>
          </w:rPr>
          <w:tab/>
        </w:r>
        <w:r>
          <w:rPr>
            <w:noProof/>
            <w:webHidden/>
          </w:rPr>
          <w:fldChar w:fldCharType="begin"/>
        </w:r>
        <w:r w:rsidR="00E622DE">
          <w:rPr>
            <w:noProof/>
            <w:webHidden/>
          </w:rPr>
          <w:instrText xml:space="preserve"> PAGEREF _Toc247950436 \h </w:instrText>
        </w:r>
        <w:r>
          <w:rPr>
            <w:noProof/>
            <w:webHidden/>
          </w:rPr>
        </w:r>
        <w:r>
          <w:rPr>
            <w:noProof/>
            <w:webHidden/>
          </w:rPr>
          <w:fldChar w:fldCharType="separate"/>
        </w:r>
        <w:r w:rsidR="00E622DE">
          <w:rPr>
            <w:noProof/>
            <w:webHidden/>
          </w:rPr>
          <w:t>74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7" w:history="1">
        <w:r w:rsidR="00E622DE" w:rsidRPr="00FE49F9">
          <w:rPr>
            <w:rStyle w:val="Hyperlink"/>
            <w:i/>
            <w:noProof/>
          </w:rPr>
          <w:t>Figure 40 Attribute statement</w:t>
        </w:r>
        <w:r w:rsidR="00E622DE">
          <w:rPr>
            <w:noProof/>
            <w:webHidden/>
          </w:rPr>
          <w:tab/>
        </w:r>
        <w:r>
          <w:rPr>
            <w:noProof/>
            <w:webHidden/>
          </w:rPr>
          <w:fldChar w:fldCharType="begin"/>
        </w:r>
        <w:r w:rsidR="00E622DE">
          <w:rPr>
            <w:noProof/>
            <w:webHidden/>
          </w:rPr>
          <w:instrText xml:space="preserve"> PAGEREF _Toc247950437 \h </w:instrText>
        </w:r>
        <w:r>
          <w:rPr>
            <w:noProof/>
            <w:webHidden/>
          </w:rPr>
        </w:r>
        <w:r>
          <w:rPr>
            <w:noProof/>
            <w:webHidden/>
          </w:rPr>
          <w:fldChar w:fldCharType="separate"/>
        </w:r>
        <w:r w:rsidR="00E622DE">
          <w:rPr>
            <w:noProof/>
            <w:webHidden/>
          </w:rPr>
          <w:t>76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8" w:history="1">
        <w:r w:rsidR="00E622DE" w:rsidRPr="00FE49F9">
          <w:rPr>
            <w:rStyle w:val="Hyperlink"/>
            <w:i/>
            <w:noProof/>
          </w:rPr>
          <w:t>Figure 41 Grid Grouper</w:t>
        </w:r>
        <w:r w:rsidR="00E622DE">
          <w:rPr>
            <w:noProof/>
            <w:webHidden/>
          </w:rPr>
          <w:tab/>
        </w:r>
        <w:r>
          <w:rPr>
            <w:noProof/>
            <w:webHidden/>
          </w:rPr>
          <w:fldChar w:fldCharType="begin"/>
        </w:r>
        <w:r w:rsidR="00E622DE">
          <w:rPr>
            <w:noProof/>
            <w:webHidden/>
          </w:rPr>
          <w:instrText xml:space="preserve"> PAGEREF _Toc247950438 \h </w:instrText>
        </w:r>
        <w:r>
          <w:rPr>
            <w:noProof/>
            <w:webHidden/>
          </w:rPr>
        </w:r>
        <w:r>
          <w:rPr>
            <w:noProof/>
            <w:webHidden/>
          </w:rPr>
          <w:fldChar w:fldCharType="separate"/>
        </w:r>
        <w:r w:rsidR="00E622DE">
          <w:rPr>
            <w:noProof/>
            <w:webHidden/>
          </w:rPr>
          <w:t>78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39" w:history="1">
        <w:r w:rsidR="00E622DE" w:rsidRPr="00FE49F9">
          <w:rPr>
            <w:rStyle w:val="Hyperlink"/>
            <w:i/>
            <w:noProof/>
          </w:rPr>
          <w:t>Figure 42 GridGrouper use case digram</w:t>
        </w:r>
        <w:r w:rsidR="00E622DE">
          <w:rPr>
            <w:noProof/>
            <w:webHidden/>
          </w:rPr>
          <w:tab/>
        </w:r>
        <w:r>
          <w:rPr>
            <w:noProof/>
            <w:webHidden/>
          </w:rPr>
          <w:fldChar w:fldCharType="begin"/>
        </w:r>
        <w:r w:rsidR="00E622DE">
          <w:rPr>
            <w:noProof/>
            <w:webHidden/>
          </w:rPr>
          <w:instrText xml:space="preserve"> PAGEREF _Toc247950439 \h </w:instrText>
        </w:r>
        <w:r>
          <w:rPr>
            <w:noProof/>
            <w:webHidden/>
          </w:rPr>
        </w:r>
        <w:r>
          <w:rPr>
            <w:noProof/>
            <w:webHidden/>
          </w:rPr>
          <w:fldChar w:fldCharType="separate"/>
        </w:r>
        <w:r w:rsidR="00E622DE">
          <w:rPr>
            <w:noProof/>
            <w:webHidden/>
          </w:rPr>
          <w:t>79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0" w:history="1">
        <w:r w:rsidR="00E622DE" w:rsidRPr="00FE49F9">
          <w:rPr>
            <w:rStyle w:val="Hyperlink"/>
            <w:i/>
            <w:noProof/>
          </w:rPr>
          <w:t>Figure 43 GridGrouper use case diagram</w:t>
        </w:r>
        <w:r w:rsidR="00E622DE">
          <w:rPr>
            <w:noProof/>
            <w:webHidden/>
          </w:rPr>
          <w:tab/>
        </w:r>
        <w:r>
          <w:rPr>
            <w:noProof/>
            <w:webHidden/>
          </w:rPr>
          <w:fldChar w:fldCharType="begin"/>
        </w:r>
        <w:r w:rsidR="00E622DE">
          <w:rPr>
            <w:noProof/>
            <w:webHidden/>
          </w:rPr>
          <w:instrText xml:space="preserve"> PAGEREF _Toc247950440 \h </w:instrText>
        </w:r>
        <w:r>
          <w:rPr>
            <w:noProof/>
            <w:webHidden/>
          </w:rPr>
        </w:r>
        <w:r>
          <w:rPr>
            <w:noProof/>
            <w:webHidden/>
          </w:rPr>
          <w:fldChar w:fldCharType="separate"/>
        </w:r>
        <w:r w:rsidR="00E622DE">
          <w:rPr>
            <w:noProof/>
            <w:webHidden/>
          </w:rPr>
          <w:t>80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1" w:history="1">
        <w:r w:rsidR="00E622DE" w:rsidRPr="00FE49F9">
          <w:rPr>
            <w:rStyle w:val="Hyperlink"/>
            <w:i/>
            <w:noProof/>
          </w:rPr>
          <w:t>Figure 44 Grid Grouper use case diagram</w:t>
        </w:r>
        <w:r w:rsidR="00E622DE">
          <w:rPr>
            <w:noProof/>
            <w:webHidden/>
          </w:rPr>
          <w:tab/>
        </w:r>
        <w:r>
          <w:rPr>
            <w:noProof/>
            <w:webHidden/>
          </w:rPr>
          <w:fldChar w:fldCharType="begin"/>
        </w:r>
        <w:r w:rsidR="00E622DE">
          <w:rPr>
            <w:noProof/>
            <w:webHidden/>
          </w:rPr>
          <w:instrText xml:space="preserve"> PAGEREF _Toc247950441 \h </w:instrText>
        </w:r>
        <w:r>
          <w:rPr>
            <w:noProof/>
            <w:webHidden/>
          </w:rPr>
        </w:r>
        <w:r>
          <w:rPr>
            <w:noProof/>
            <w:webHidden/>
          </w:rPr>
          <w:fldChar w:fldCharType="separate"/>
        </w:r>
        <w:r w:rsidR="00E622DE">
          <w:rPr>
            <w:noProof/>
            <w:webHidden/>
          </w:rPr>
          <w:t>81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2" w:history="1">
        <w:r w:rsidR="00E622DE" w:rsidRPr="00FE49F9">
          <w:rPr>
            <w:rStyle w:val="Hyperlink"/>
            <w:i/>
            <w:noProof/>
          </w:rPr>
          <w:t>Figure 45 Grid Grouper Interfaces</w:t>
        </w:r>
        <w:r w:rsidR="00E622DE">
          <w:rPr>
            <w:noProof/>
            <w:webHidden/>
          </w:rPr>
          <w:tab/>
        </w:r>
        <w:r>
          <w:rPr>
            <w:noProof/>
            <w:webHidden/>
          </w:rPr>
          <w:fldChar w:fldCharType="begin"/>
        </w:r>
        <w:r w:rsidR="00E622DE">
          <w:rPr>
            <w:noProof/>
            <w:webHidden/>
          </w:rPr>
          <w:instrText xml:space="preserve"> PAGEREF _Toc247950442 \h </w:instrText>
        </w:r>
        <w:r>
          <w:rPr>
            <w:noProof/>
            <w:webHidden/>
          </w:rPr>
        </w:r>
        <w:r>
          <w:rPr>
            <w:noProof/>
            <w:webHidden/>
          </w:rPr>
          <w:fldChar w:fldCharType="separate"/>
        </w:r>
        <w:r w:rsidR="00E622DE">
          <w:rPr>
            <w:noProof/>
            <w:webHidden/>
          </w:rPr>
          <w:t>82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3" w:history="1">
        <w:r w:rsidR="00E622DE" w:rsidRPr="00FE49F9">
          <w:rPr>
            <w:rStyle w:val="Hyperlink"/>
            <w:i/>
            <w:noProof/>
          </w:rPr>
          <w:t>Figure 46 GridGrouper class diagram</w:t>
        </w:r>
        <w:r w:rsidR="00E622DE">
          <w:rPr>
            <w:noProof/>
            <w:webHidden/>
          </w:rPr>
          <w:tab/>
        </w:r>
        <w:r>
          <w:rPr>
            <w:noProof/>
            <w:webHidden/>
          </w:rPr>
          <w:fldChar w:fldCharType="begin"/>
        </w:r>
        <w:r w:rsidR="00E622DE">
          <w:rPr>
            <w:noProof/>
            <w:webHidden/>
          </w:rPr>
          <w:instrText xml:space="preserve"> PAGEREF _Toc247950443 \h </w:instrText>
        </w:r>
        <w:r>
          <w:rPr>
            <w:noProof/>
            <w:webHidden/>
          </w:rPr>
        </w:r>
        <w:r>
          <w:rPr>
            <w:noProof/>
            <w:webHidden/>
          </w:rPr>
          <w:fldChar w:fldCharType="separate"/>
        </w:r>
        <w:r w:rsidR="00E622DE">
          <w:rPr>
            <w:noProof/>
            <w:webHidden/>
          </w:rPr>
          <w:t>95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4" w:history="1">
        <w:r w:rsidR="00E622DE" w:rsidRPr="00FE49F9">
          <w:rPr>
            <w:rStyle w:val="Hyperlink"/>
            <w:i/>
            <w:noProof/>
          </w:rPr>
          <w:t>Figure 47 Grouper data model</w:t>
        </w:r>
        <w:r w:rsidR="00E622DE">
          <w:rPr>
            <w:noProof/>
            <w:webHidden/>
          </w:rPr>
          <w:tab/>
        </w:r>
        <w:r>
          <w:rPr>
            <w:noProof/>
            <w:webHidden/>
          </w:rPr>
          <w:fldChar w:fldCharType="begin"/>
        </w:r>
        <w:r w:rsidR="00E622DE">
          <w:rPr>
            <w:noProof/>
            <w:webHidden/>
          </w:rPr>
          <w:instrText xml:space="preserve"> PAGEREF _Toc247950444 \h </w:instrText>
        </w:r>
        <w:r>
          <w:rPr>
            <w:noProof/>
            <w:webHidden/>
          </w:rPr>
        </w:r>
        <w:r>
          <w:rPr>
            <w:noProof/>
            <w:webHidden/>
          </w:rPr>
          <w:fldChar w:fldCharType="separate"/>
        </w:r>
        <w:r w:rsidR="00E622DE">
          <w:rPr>
            <w:noProof/>
            <w:webHidden/>
          </w:rPr>
          <w:t>99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5" w:history="1">
        <w:r w:rsidR="00E622DE" w:rsidRPr="00FE49F9">
          <w:rPr>
            <w:rStyle w:val="Hyperlink"/>
            <w:i/>
            <w:noProof/>
          </w:rPr>
          <w:t>Figure 48 Grid Trust Service</w:t>
        </w:r>
        <w:r w:rsidR="00E622DE">
          <w:rPr>
            <w:noProof/>
            <w:webHidden/>
          </w:rPr>
          <w:tab/>
        </w:r>
        <w:r>
          <w:rPr>
            <w:noProof/>
            <w:webHidden/>
          </w:rPr>
          <w:fldChar w:fldCharType="begin"/>
        </w:r>
        <w:r w:rsidR="00E622DE">
          <w:rPr>
            <w:noProof/>
            <w:webHidden/>
          </w:rPr>
          <w:instrText xml:space="preserve"> PAGEREF _Toc247950445 \h </w:instrText>
        </w:r>
        <w:r>
          <w:rPr>
            <w:noProof/>
            <w:webHidden/>
          </w:rPr>
        </w:r>
        <w:r>
          <w:rPr>
            <w:noProof/>
            <w:webHidden/>
          </w:rPr>
          <w:fldChar w:fldCharType="separate"/>
        </w:r>
        <w:r w:rsidR="00E622DE">
          <w:rPr>
            <w:noProof/>
            <w:webHidden/>
          </w:rPr>
          <w:t>102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6" w:history="1">
        <w:r w:rsidR="00E622DE" w:rsidRPr="00FE49F9">
          <w:rPr>
            <w:rStyle w:val="Hyperlink"/>
            <w:i/>
            <w:noProof/>
          </w:rPr>
          <w:t>Figure 49 GTS Administrator use cases</w:t>
        </w:r>
        <w:r w:rsidR="00E622DE">
          <w:rPr>
            <w:noProof/>
            <w:webHidden/>
          </w:rPr>
          <w:tab/>
        </w:r>
        <w:r>
          <w:rPr>
            <w:noProof/>
            <w:webHidden/>
          </w:rPr>
          <w:fldChar w:fldCharType="begin"/>
        </w:r>
        <w:r w:rsidR="00E622DE">
          <w:rPr>
            <w:noProof/>
            <w:webHidden/>
          </w:rPr>
          <w:instrText xml:space="preserve"> PAGEREF _Toc247950446 \h </w:instrText>
        </w:r>
        <w:r>
          <w:rPr>
            <w:noProof/>
            <w:webHidden/>
          </w:rPr>
        </w:r>
        <w:r>
          <w:rPr>
            <w:noProof/>
            <w:webHidden/>
          </w:rPr>
          <w:fldChar w:fldCharType="separate"/>
        </w:r>
        <w:r w:rsidR="00E622DE">
          <w:rPr>
            <w:noProof/>
            <w:webHidden/>
          </w:rPr>
          <w:t>104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7" w:history="1">
        <w:r w:rsidR="00E622DE" w:rsidRPr="00FE49F9">
          <w:rPr>
            <w:rStyle w:val="Hyperlink"/>
            <w:i/>
            <w:noProof/>
          </w:rPr>
          <w:t>Figure 50 GTS CA Administrator use cases</w:t>
        </w:r>
        <w:r w:rsidR="00E622DE">
          <w:rPr>
            <w:noProof/>
            <w:webHidden/>
          </w:rPr>
          <w:tab/>
        </w:r>
        <w:r>
          <w:rPr>
            <w:noProof/>
            <w:webHidden/>
          </w:rPr>
          <w:fldChar w:fldCharType="begin"/>
        </w:r>
        <w:r w:rsidR="00E622DE">
          <w:rPr>
            <w:noProof/>
            <w:webHidden/>
          </w:rPr>
          <w:instrText xml:space="preserve"> PAGEREF _Toc247950447 \h </w:instrText>
        </w:r>
        <w:r>
          <w:rPr>
            <w:noProof/>
            <w:webHidden/>
          </w:rPr>
        </w:r>
        <w:r>
          <w:rPr>
            <w:noProof/>
            <w:webHidden/>
          </w:rPr>
          <w:fldChar w:fldCharType="separate"/>
        </w:r>
        <w:r w:rsidR="00E622DE">
          <w:rPr>
            <w:noProof/>
            <w:webHidden/>
          </w:rPr>
          <w:t>104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8" w:history="1">
        <w:r w:rsidR="00E622DE" w:rsidRPr="00FE49F9">
          <w:rPr>
            <w:rStyle w:val="Hyperlink"/>
            <w:i/>
            <w:noProof/>
          </w:rPr>
          <w:t>Figure 51 GTS use case</w:t>
        </w:r>
        <w:r w:rsidR="00E622DE">
          <w:rPr>
            <w:noProof/>
            <w:webHidden/>
          </w:rPr>
          <w:tab/>
        </w:r>
        <w:r>
          <w:rPr>
            <w:noProof/>
            <w:webHidden/>
          </w:rPr>
          <w:fldChar w:fldCharType="begin"/>
        </w:r>
        <w:r w:rsidR="00E622DE">
          <w:rPr>
            <w:noProof/>
            <w:webHidden/>
          </w:rPr>
          <w:instrText xml:space="preserve"> PAGEREF _Toc247950448 \h </w:instrText>
        </w:r>
        <w:r>
          <w:rPr>
            <w:noProof/>
            <w:webHidden/>
          </w:rPr>
        </w:r>
        <w:r>
          <w:rPr>
            <w:noProof/>
            <w:webHidden/>
          </w:rPr>
          <w:fldChar w:fldCharType="separate"/>
        </w:r>
        <w:r w:rsidR="00E622DE">
          <w:rPr>
            <w:noProof/>
            <w:webHidden/>
          </w:rPr>
          <w:t>104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49" w:history="1">
        <w:r w:rsidR="00E622DE" w:rsidRPr="00FE49F9">
          <w:rPr>
            <w:rStyle w:val="Hyperlink"/>
            <w:i/>
            <w:noProof/>
          </w:rPr>
          <w:t>Figure 52 GTS Interfaces</w:t>
        </w:r>
        <w:r w:rsidR="00E622DE">
          <w:rPr>
            <w:noProof/>
            <w:webHidden/>
          </w:rPr>
          <w:tab/>
        </w:r>
        <w:r>
          <w:rPr>
            <w:noProof/>
            <w:webHidden/>
          </w:rPr>
          <w:fldChar w:fldCharType="begin"/>
        </w:r>
        <w:r w:rsidR="00E622DE">
          <w:rPr>
            <w:noProof/>
            <w:webHidden/>
          </w:rPr>
          <w:instrText xml:space="preserve"> PAGEREF _Toc247950449 \h </w:instrText>
        </w:r>
        <w:r>
          <w:rPr>
            <w:noProof/>
            <w:webHidden/>
          </w:rPr>
        </w:r>
        <w:r>
          <w:rPr>
            <w:noProof/>
            <w:webHidden/>
          </w:rPr>
          <w:fldChar w:fldCharType="separate"/>
        </w:r>
        <w:r w:rsidR="00E622DE">
          <w:rPr>
            <w:noProof/>
            <w:webHidden/>
          </w:rPr>
          <w:t>105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0" w:history="1">
        <w:r w:rsidR="00E622DE" w:rsidRPr="00FE49F9">
          <w:rPr>
            <w:rStyle w:val="Hyperlink"/>
            <w:i/>
            <w:noProof/>
          </w:rPr>
          <w:t>Figure 53 GTS class diagram</w:t>
        </w:r>
        <w:r w:rsidR="00E622DE">
          <w:rPr>
            <w:noProof/>
            <w:webHidden/>
          </w:rPr>
          <w:tab/>
        </w:r>
        <w:r>
          <w:rPr>
            <w:noProof/>
            <w:webHidden/>
          </w:rPr>
          <w:fldChar w:fldCharType="begin"/>
        </w:r>
        <w:r w:rsidR="00E622DE">
          <w:rPr>
            <w:noProof/>
            <w:webHidden/>
          </w:rPr>
          <w:instrText xml:space="preserve"> PAGEREF _Toc247950450 \h </w:instrText>
        </w:r>
        <w:r>
          <w:rPr>
            <w:noProof/>
            <w:webHidden/>
          </w:rPr>
        </w:r>
        <w:r>
          <w:rPr>
            <w:noProof/>
            <w:webHidden/>
          </w:rPr>
          <w:fldChar w:fldCharType="separate"/>
        </w:r>
        <w:r w:rsidR="00E622DE">
          <w:rPr>
            <w:noProof/>
            <w:webHidden/>
          </w:rPr>
          <w:t>106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1" w:history="1">
        <w:r w:rsidR="00E622DE" w:rsidRPr="00FE49F9">
          <w:rPr>
            <w:rStyle w:val="Hyperlink"/>
            <w:i/>
            <w:noProof/>
          </w:rPr>
          <w:t>Figure 54 GTS data model</w:t>
        </w:r>
        <w:r w:rsidR="00E622DE">
          <w:rPr>
            <w:noProof/>
            <w:webHidden/>
          </w:rPr>
          <w:tab/>
        </w:r>
        <w:r>
          <w:rPr>
            <w:noProof/>
            <w:webHidden/>
          </w:rPr>
          <w:fldChar w:fldCharType="begin"/>
        </w:r>
        <w:r w:rsidR="00E622DE">
          <w:rPr>
            <w:noProof/>
            <w:webHidden/>
          </w:rPr>
          <w:instrText xml:space="preserve"> PAGEREF _Toc247950451 \h </w:instrText>
        </w:r>
        <w:r>
          <w:rPr>
            <w:noProof/>
            <w:webHidden/>
          </w:rPr>
        </w:r>
        <w:r>
          <w:rPr>
            <w:noProof/>
            <w:webHidden/>
          </w:rPr>
          <w:fldChar w:fldCharType="separate"/>
        </w:r>
        <w:r w:rsidR="00E622DE">
          <w:rPr>
            <w:noProof/>
            <w:webHidden/>
          </w:rPr>
          <w:t>114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2" w:history="1">
        <w:r w:rsidR="00E622DE" w:rsidRPr="00FE49F9">
          <w:rPr>
            <w:rStyle w:val="Hyperlink"/>
            <w:i/>
            <w:noProof/>
          </w:rPr>
          <w:t>Figure 55 GTS TrustedAuthority type</w:t>
        </w:r>
        <w:r w:rsidR="00E622DE">
          <w:rPr>
            <w:noProof/>
            <w:webHidden/>
          </w:rPr>
          <w:tab/>
        </w:r>
        <w:r>
          <w:rPr>
            <w:noProof/>
            <w:webHidden/>
          </w:rPr>
          <w:fldChar w:fldCharType="begin"/>
        </w:r>
        <w:r w:rsidR="00E622DE">
          <w:rPr>
            <w:noProof/>
            <w:webHidden/>
          </w:rPr>
          <w:instrText xml:space="preserve"> PAGEREF _Toc247950452 \h </w:instrText>
        </w:r>
        <w:r>
          <w:rPr>
            <w:noProof/>
            <w:webHidden/>
          </w:rPr>
        </w:r>
        <w:r>
          <w:rPr>
            <w:noProof/>
            <w:webHidden/>
          </w:rPr>
          <w:fldChar w:fldCharType="separate"/>
        </w:r>
        <w:r w:rsidR="00E622DE">
          <w:rPr>
            <w:noProof/>
            <w:webHidden/>
          </w:rPr>
          <w:t>116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3" w:history="1">
        <w:r w:rsidR="00E622DE" w:rsidRPr="00FE49F9">
          <w:rPr>
            <w:rStyle w:val="Hyperlink"/>
            <w:i/>
            <w:noProof/>
          </w:rPr>
          <w:t>Figure 56 GTS permission type</w:t>
        </w:r>
        <w:r w:rsidR="00E622DE">
          <w:rPr>
            <w:noProof/>
            <w:webHidden/>
          </w:rPr>
          <w:tab/>
        </w:r>
        <w:r>
          <w:rPr>
            <w:noProof/>
            <w:webHidden/>
          </w:rPr>
          <w:fldChar w:fldCharType="begin"/>
        </w:r>
        <w:r w:rsidR="00E622DE">
          <w:rPr>
            <w:noProof/>
            <w:webHidden/>
          </w:rPr>
          <w:instrText xml:space="preserve"> PAGEREF _Toc247950453 \h </w:instrText>
        </w:r>
        <w:r>
          <w:rPr>
            <w:noProof/>
            <w:webHidden/>
          </w:rPr>
        </w:r>
        <w:r>
          <w:rPr>
            <w:noProof/>
            <w:webHidden/>
          </w:rPr>
          <w:fldChar w:fldCharType="separate"/>
        </w:r>
        <w:r w:rsidR="00E622DE">
          <w:rPr>
            <w:noProof/>
            <w:webHidden/>
          </w:rPr>
          <w:t>116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4" w:history="1">
        <w:r w:rsidR="00E622DE" w:rsidRPr="00FE49F9">
          <w:rPr>
            <w:rStyle w:val="Hyperlink"/>
            <w:i/>
            <w:noProof/>
          </w:rPr>
          <w:t>Figure 57 GTS TrustedAuthorityFilter type</w:t>
        </w:r>
        <w:r w:rsidR="00E622DE">
          <w:rPr>
            <w:noProof/>
            <w:webHidden/>
          </w:rPr>
          <w:tab/>
        </w:r>
        <w:r>
          <w:rPr>
            <w:noProof/>
            <w:webHidden/>
          </w:rPr>
          <w:fldChar w:fldCharType="begin"/>
        </w:r>
        <w:r w:rsidR="00E622DE">
          <w:rPr>
            <w:noProof/>
            <w:webHidden/>
          </w:rPr>
          <w:instrText xml:space="preserve"> PAGEREF _Toc247950454 \h </w:instrText>
        </w:r>
        <w:r>
          <w:rPr>
            <w:noProof/>
            <w:webHidden/>
          </w:rPr>
        </w:r>
        <w:r>
          <w:rPr>
            <w:noProof/>
            <w:webHidden/>
          </w:rPr>
          <w:fldChar w:fldCharType="separate"/>
        </w:r>
        <w:r w:rsidR="00E622DE">
          <w:rPr>
            <w:noProof/>
            <w:webHidden/>
          </w:rPr>
          <w:t>117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5" w:history="1">
        <w:r w:rsidR="00E622DE" w:rsidRPr="00FE49F9">
          <w:rPr>
            <w:rStyle w:val="Hyperlink"/>
            <w:i/>
            <w:noProof/>
          </w:rPr>
          <w:t>Figure 58 GTS TrustLevel type</w:t>
        </w:r>
        <w:r w:rsidR="00E622DE">
          <w:rPr>
            <w:noProof/>
            <w:webHidden/>
          </w:rPr>
          <w:tab/>
        </w:r>
        <w:r>
          <w:rPr>
            <w:noProof/>
            <w:webHidden/>
          </w:rPr>
          <w:fldChar w:fldCharType="begin"/>
        </w:r>
        <w:r w:rsidR="00E622DE">
          <w:rPr>
            <w:noProof/>
            <w:webHidden/>
          </w:rPr>
          <w:instrText xml:space="preserve"> PAGEREF _Toc247950455 \h </w:instrText>
        </w:r>
        <w:r>
          <w:rPr>
            <w:noProof/>
            <w:webHidden/>
          </w:rPr>
        </w:r>
        <w:r>
          <w:rPr>
            <w:noProof/>
            <w:webHidden/>
          </w:rPr>
          <w:fldChar w:fldCharType="separate"/>
        </w:r>
        <w:r w:rsidR="00E622DE">
          <w:rPr>
            <w:noProof/>
            <w:webHidden/>
          </w:rPr>
          <w:t>117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6" w:history="1">
        <w:r w:rsidR="00E622DE" w:rsidRPr="00FE49F9">
          <w:rPr>
            <w:rStyle w:val="Hyperlink"/>
            <w:i/>
            <w:noProof/>
          </w:rPr>
          <w:t>Figure 59 GTS AuthorityGTS type</w:t>
        </w:r>
        <w:r w:rsidR="00E622DE">
          <w:rPr>
            <w:noProof/>
            <w:webHidden/>
          </w:rPr>
          <w:tab/>
        </w:r>
        <w:r>
          <w:rPr>
            <w:noProof/>
            <w:webHidden/>
          </w:rPr>
          <w:fldChar w:fldCharType="begin"/>
        </w:r>
        <w:r w:rsidR="00E622DE">
          <w:rPr>
            <w:noProof/>
            <w:webHidden/>
          </w:rPr>
          <w:instrText xml:space="preserve"> PAGEREF _Toc247950456 \h </w:instrText>
        </w:r>
        <w:r>
          <w:rPr>
            <w:noProof/>
            <w:webHidden/>
          </w:rPr>
        </w:r>
        <w:r>
          <w:rPr>
            <w:noProof/>
            <w:webHidden/>
          </w:rPr>
          <w:fldChar w:fldCharType="separate"/>
        </w:r>
        <w:r w:rsidR="00E622DE">
          <w:rPr>
            <w:noProof/>
            <w:webHidden/>
          </w:rPr>
          <w:t>118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7" w:history="1">
        <w:r w:rsidR="00E622DE" w:rsidRPr="00FE49F9">
          <w:rPr>
            <w:rStyle w:val="Hyperlink"/>
            <w:i/>
            <w:noProof/>
          </w:rPr>
          <w:t>Figure 60 GTS client class diagram</w:t>
        </w:r>
        <w:r w:rsidR="00E622DE">
          <w:rPr>
            <w:noProof/>
            <w:webHidden/>
          </w:rPr>
          <w:tab/>
        </w:r>
        <w:r>
          <w:rPr>
            <w:noProof/>
            <w:webHidden/>
          </w:rPr>
          <w:fldChar w:fldCharType="begin"/>
        </w:r>
        <w:r w:rsidR="00E622DE">
          <w:rPr>
            <w:noProof/>
            <w:webHidden/>
          </w:rPr>
          <w:instrText xml:space="preserve"> PAGEREF _Toc247950457 \h </w:instrText>
        </w:r>
        <w:r>
          <w:rPr>
            <w:noProof/>
            <w:webHidden/>
          </w:rPr>
        </w:r>
        <w:r>
          <w:rPr>
            <w:noProof/>
            <w:webHidden/>
          </w:rPr>
          <w:fldChar w:fldCharType="separate"/>
        </w:r>
        <w:r w:rsidR="00E622DE">
          <w:rPr>
            <w:noProof/>
            <w:webHidden/>
          </w:rPr>
          <w:t>121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8" w:history="1">
        <w:r w:rsidR="00E622DE" w:rsidRPr="00FE49F9">
          <w:rPr>
            <w:rStyle w:val="Hyperlink"/>
            <w:i/>
            <w:noProof/>
          </w:rPr>
          <w:t>Figure 61 GTS Federation</w:t>
        </w:r>
        <w:r w:rsidR="00E622DE">
          <w:rPr>
            <w:noProof/>
            <w:webHidden/>
          </w:rPr>
          <w:tab/>
        </w:r>
        <w:r>
          <w:rPr>
            <w:noProof/>
            <w:webHidden/>
          </w:rPr>
          <w:fldChar w:fldCharType="begin"/>
        </w:r>
        <w:r w:rsidR="00E622DE">
          <w:rPr>
            <w:noProof/>
            <w:webHidden/>
          </w:rPr>
          <w:instrText xml:space="preserve"> PAGEREF _Toc247950458 \h </w:instrText>
        </w:r>
        <w:r>
          <w:rPr>
            <w:noProof/>
            <w:webHidden/>
          </w:rPr>
        </w:r>
        <w:r>
          <w:rPr>
            <w:noProof/>
            <w:webHidden/>
          </w:rPr>
          <w:fldChar w:fldCharType="separate"/>
        </w:r>
        <w:r w:rsidR="00E622DE">
          <w:rPr>
            <w:noProof/>
            <w:webHidden/>
          </w:rPr>
          <w:t>122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59" w:history="1">
        <w:r w:rsidR="00E622DE" w:rsidRPr="00FE49F9">
          <w:rPr>
            <w:rStyle w:val="Hyperlink"/>
            <w:i/>
            <w:noProof/>
          </w:rPr>
          <w:t>Figure 62 SyncGTS</w:t>
        </w:r>
        <w:r w:rsidR="00E622DE">
          <w:rPr>
            <w:noProof/>
            <w:webHidden/>
          </w:rPr>
          <w:tab/>
        </w:r>
        <w:r>
          <w:rPr>
            <w:noProof/>
            <w:webHidden/>
          </w:rPr>
          <w:fldChar w:fldCharType="begin"/>
        </w:r>
        <w:r w:rsidR="00E622DE">
          <w:rPr>
            <w:noProof/>
            <w:webHidden/>
          </w:rPr>
          <w:instrText xml:space="preserve"> PAGEREF _Toc247950459 \h </w:instrText>
        </w:r>
        <w:r>
          <w:rPr>
            <w:noProof/>
            <w:webHidden/>
          </w:rPr>
        </w:r>
        <w:r>
          <w:rPr>
            <w:noProof/>
            <w:webHidden/>
          </w:rPr>
          <w:fldChar w:fldCharType="separate"/>
        </w:r>
        <w:r w:rsidR="00E622DE">
          <w:rPr>
            <w:noProof/>
            <w:webHidden/>
          </w:rPr>
          <w:t>124</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0" w:history="1">
        <w:r w:rsidR="00E622DE" w:rsidRPr="00FE49F9">
          <w:rPr>
            <w:rStyle w:val="Hyperlink"/>
            <w:i/>
            <w:noProof/>
          </w:rPr>
          <w:t>Figure 63 SyncGTS activity diagram</w:t>
        </w:r>
        <w:r w:rsidR="00E622DE">
          <w:rPr>
            <w:noProof/>
            <w:webHidden/>
          </w:rPr>
          <w:tab/>
        </w:r>
        <w:r>
          <w:rPr>
            <w:noProof/>
            <w:webHidden/>
          </w:rPr>
          <w:fldChar w:fldCharType="begin"/>
        </w:r>
        <w:r w:rsidR="00E622DE">
          <w:rPr>
            <w:noProof/>
            <w:webHidden/>
          </w:rPr>
          <w:instrText xml:space="preserve"> PAGEREF _Toc247950460 \h </w:instrText>
        </w:r>
        <w:r>
          <w:rPr>
            <w:noProof/>
            <w:webHidden/>
          </w:rPr>
        </w:r>
        <w:r>
          <w:rPr>
            <w:noProof/>
            <w:webHidden/>
          </w:rPr>
          <w:fldChar w:fldCharType="separate"/>
        </w:r>
        <w:r w:rsidR="00E622DE">
          <w:rPr>
            <w:noProof/>
            <w:webHidden/>
          </w:rPr>
          <w:t>125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1" w:history="1">
        <w:r w:rsidR="00E622DE" w:rsidRPr="00FE49F9">
          <w:rPr>
            <w:rStyle w:val="Hyperlink"/>
            <w:i/>
            <w:noProof/>
          </w:rPr>
          <w:t>Figure 64 SyncGTS class diagram</w:t>
        </w:r>
        <w:r w:rsidR="00E622DE">
          <w:rPr>
            <w:noProof/>
            <w:webHidden/>
          </w:rPr>
          <w:tab/>
        </w:r>
        <w:r>
          <w:rPr>
            <w:noProof/>
            <w:webHidden/>
          </w:rPr>
          <w:fldChar w:fldCharType="begin"/>
        </w:r>
        <w:r w:rsidR="00E622DE">
          <w:rPr>
            <w:noProof/>
            <w:webHidden/>
          </w:rPr>
          <w:instrText xml:space="preserve"> PAGEREF _Toc247950461 \h </w:instrText>
        </w:r>
        <w:r>
          <w:rPr>
            <w:noProof/>
            <w:webHidden/>
          </w:rPr>
        </w:r>
        <w:r>
          <w:rPr>
            <w:noProof/>
            <w:webHidden/>
          </w:rPr>
          <w:fldChar w:fldCharType="separate"/>
        </w:r>
        <w:r w:rsidR="00E622DE">
          <w:rPr>
            <w:noProof/>
            <w:webHidden/>
          </w:rPr>
          <w:t>126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2" w:history="1">
        <w:r w:rsidR="00E622DE" w:rsidRPr="00FE49F9">
          <w:rPr>
            <w:rStyle w:val="Hyperlink"/>
            <w:i/>
            <w:noProof/>
          </w:rPr>
          <w:t>Figure 65 Credential Delegation service usage</w:t>
        </w:r>
        <w:r w:rsidR="00E622DE">
          <w:rPr>
            <w:noProof/>
            <w:webHidden/>
          </w:rPr>
          <w:tab/>
        </w:r>
        <w:r>
          <w:rPr>
            <w:noProof/>
            <w:webHidden/>
          </w:rPr>
          <w:fldChar w:fldCharType="begin"/>
        </w:r>
        <w:r w:rsidR="00E622DE">
          <w:rPr>
            <w:noProof/>
            <w:webHidden/>
          </w:rPr>
          <w:instrText xml:space="preserve"> PAGEREF _Toc247950462 \h </w:instrText>
        </w:r>
        <w:r>
          <w:rPr>
            <w:noProof/>
            <w:webHidden/>
          </w:rPr>
        </w:r>
        <w:r>
          <w:rPr>
            <w:noProof/>
            <w:webHidden/>
          </w:rPr>
          <w:fldChar w:fldCharType="separate"/>
        </w:r>
        <w:r w:rsidR="00E622DE">
          <w:rPr>
            <w:noProof/>
            <w:webHidden/>
          </w:rPr>
          <w:t>127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3" w:history="1">
        <w:r w:rsidR="00E622DE" w:rsidRPr="00FE49F9">
          <w:rPr>
            <w:rStyle w:val="Hyperlink"/>
            <w:i/>
            <w:noProof/>
          </w:rPr>
          <w:t>Figure 66 Credential Delegation service architecture</w:t>
        </w:r>
        <w:r w:rsidR="00E622DE">
          <w:rPr>
            <w:noProof/>
            <w:webHidden/>
          </w:rPr>
          <w:tab/>
        </w:r>
        <w:r>
          <w:rPr>
            <w:noProof/>
            <w:webHidden/>
          </w:rPr>
          <w:fldChar w:fldCharType="begin"/>
        </w:r>
        <w:r w:rsidR="00E622DE">
          <w:rPr>
            <w:noProof/>
            <w:webHidden/>
          </w:rPr>
          <w:instrText xml:space="preserve"> PAGEREF _Toc247950463 \h </w:instrText>
        </w:r>
        <w:r>
          <w:rPr>
            <w:noProof/>
            <w:webHidden/>
          </w:rPr>
        </w:r>
        <w:r>
          <w:rPr>
            <w:noProof/>
            <w:webHidden/>
          </w:rPr>
          <w:fldChar w:fldCharType="separate"/>
        </w:r>
        <w:r w:rsidR="00E622DE">
          <w:rPr>
            <w:noProof/>
            <w:webHidden/>
          </w:rPr>
          <w:t>128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4" w:history="1">
        <w:r w:rsidR="00E622DE" w:rsidRPr="00FE49F9">
          <w:rPr>
            <w:rStyle w:val="Hyperlink"/>
            <w:i/>
            <w:noProof/>
          </w:rPr>
          <w:t>Figure 67 Credential delegation use case</w:t>
        </w:r>
        <w:r w:rsidR="00E622DE">
          <w:rPr>
            <w:noProof/>
            <w:webHidden/>
          </w:rPr>
          <w:tab/>
        </w:r>
        <w:r>
          <w:rPr>
            <w:noProof/>
            <w:webHidden/>
          </w:rPr>
          <w:fldChar w:fldCharType="begin"/>
        </w:r>
        <w:r w:rsidR="00E622DE">
          <w:rPr>
            <w:noProof/>
            <w:webHidden/>
          </w:rPr>
          <w:instrText xml:space="preserve"> PAGEREF _Toc247950464 \h </w:instrText>
        </w:r>
        <w:r>
          <w:rPr>
            <w:noProof/>
            <w:webHidden/>
          </w:rPr>
        </w:r>
        <w:r>
          <w:rPr>
            <w:noProof/>
            <w:webHidden/>
          </w:rPr>
          <w:fldChar w:fldCharType="separate"/>
        </w:r>
        <w:r w:rsidR="00E622DE">
          <w:rPr>
            <w:noProof/>
            <w:webHidden/>
          </w:rPr>
          <w:t>129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5" w:history="1">
        <w:r w:rsidR="00E622DE" w:rsidRPr="00FE49F9">
          <w:rPr>
            <w:rStyle w:val="Hyperlink"/>
            <w:i/>
            <w:noProof/>
          </w:rPr>
          <w:t>Figure 68 CDS Interfaces</w:t>
        </w:r>
        <w:r w:rsidR="00E622DE">
          <w:rPr>
            <w:noProof/>
            <w:webHidden/>
          </w:rPr>
          <w:tab/>
        </w:r>
        <w:r>
          <w:rPr>
            <w:noProof/>
            <w:webHidden/>
          </w:rPr>
          <w:fldChar w:fldCharType="begin"/>
        </w:r>
        <w:r w:rsidR="00E622DE">
          <w:rPr>
            <w:noProof/>
            <w:webHidden/>
          </w:rPr>
          <w:instrText xml:space="preserve"> PAGEREF _Toc247950465 \h </w:instrText>
        </w:r>
        <w:r>
          <w:rPr>
            <w:noProof/>
            <w:webHidden/>
          </w:rPr>
        </w:r>
        <w:r>
          <w:rPr>
            <w:noProof/>
            <w:webHidden/>
          </w:rPr>
          <w:fldChar w:fldCharType="separate"/>
        </w:r>
        <w:r w:rsidR="00E622DE">
          <w:rPr>
            <w:noProof/>
            <w:webHidden/>
          </w:rPr>
          <w:t>130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6" w:history="1">
        <w:r w:rsidR="00E622DE" w:rsidRPr="00FE49F9">
          <w:rPr>
            <w:rStyle w:val="Hyperlink"/>
            <w:i/>
            <w:noProof/>
          </w:rPr>
          <w:t>Figure 69 CredentialDelegationService class diagram</w:t>
        </w:r>
        <w:r w:rsidR="00E622DE">
          <w:rPr>
            <w:noProof/>
            <w:webHidden/>
          </w:rPr>
          <w:tab/>
        </w:r>
        <w:r>
          <w:rPr>
            <w:noProof/>
            <w:webHidden/>
          </w:rPr>
          <w:fldChar w:fldCharType="begin"/>
        </w:r>
        <w:r w:rsidR="00E622DE">
          <w:rPr>
            <w:noProof/>
            <w:webHidden/>
          </w:rPr>
          <w:instrText xml:space="preserve"> PAGEREF _Toc247950466 \h </w:instrText>
        </w:r>
        <w:r>
          <w:rPr>
            <w:noProof/>
            <w:webHidden/>
          </w:rPr>
        </w:r>
        <w:r>
          <w:rPr>
            <w:noProof/>
            <w:webHidden/>
          </w:rPr>
          <w:fldChar w:fldCharType="separate"/>
        </w:r>
        <w:r w:rsidR="00E622DE">
          <w:rPr>
            <w:noProof/>
            <w:webHidden/>
          </w:rPr>
          <w:t>133</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7" w:history="1">
        <w:r w:rsidR="00E622DE" w:rsidRPr="00FE49F9">
          <w:rPr>
            <w:rStyle w:val="Hyperlink"/>
            <w:i/>
            <w:noProof/>
          </w:rPr>
          <w:t>Figure 70 CredentialDelegation sequence diagram</w:t>
        </w:r>
        <w:r w:rsidR="00E622DE">
          <w:rPr>
            <w:noProof/>
            <w:webHidden/>
          </w:rPr>
          <w:tab/>
        </w:r>
        <w:r>
          <w:rPr>
            <w:noProof/>
            <w:webHidden/>
          </w:rPr>
          <w:fldChar w:fldCharType="begin"/>
        </w:r>
        <w:r w:rsidR="00E622DE">
          <w:rPr>
            <w:noProof/>
            <w:webHidden/>
          </w:rPr>
          <w:instrText xml:space="preserve"> PAGEREF _Toc247950467 \h </w:instrText>
        </w:r>
        <w:r>
          <w:rPr>
            <w:noProof/>
            <w:webHidden/>
          </w:rPr>
        </w:r>
        <w:r>
          <w:rPr>
            <w:noProof/>
            <w:webHidden/>
          </w:rPr>
          <w:fldChar w:fldCharType="separate"/>
        </w:r>
        <w:r w:rsidR="00E622DE">
          <w:rPr>
            <w:noProof/>
            <w:webHidden/>
          </w:rPr>
          <w:t>139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8" w:history="1">
        <w:r w:rsidR="00E622DE" w:rsidRPr="00FE49F9">
          <w:rPr>
            <w:rStyle w:val="Hyperlink"/>
            <w:i/>
            <w:noProof/>
          </w:rPr>
          <w:t>Figure 71 DelegationRequest</w:t>
        </w:r>
        <w:r w:rsidR="00E622DE">
          <w:rPr>
            <w:noProof/>
            <w:webHidden/>
          </w:rPr>
          <w:tab/>
        </w:r>
        <w:r>
          <w:rPr>
            <w:noProof/>
            <w:webHidden/>
          </w:rPr>
          <w:fldChar w:fldCharType="begin"/>
        </w:r>
        <w:r w:rsidR="00E622DE">
          <w:rPr>
            <w:noProof/>
            <w:webHidden/>
          </w:rPr>
          <w:instrText xml:space="preserve"> PAGEREF _Toc247950468 \h </w:instrText>
        </w:r>
        <w:r>
          <w:rPr>
            <w:noProof/>
            <w:webHidden/>
          </w:rPr>
        </w:r>
        <w:r>
          <w:rPr>
            <w:noProof/>
            <w:webHidden/>
          </w:rPr>
          <w:fldChar w:fldCharType="separate"/>
        </w:r>
        <w:r w:rsidR="00E622DE">
          <w:rPr>
            <w:noProof/>
            <w:webHidden/>
          </w:rPr>
          <w:t>140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69" w:history="1">
        <w:r w:rsidR="00E622DE" w:rsidRPr="00FE49F9">
          <w:rPr>
            <w:rStyle w:val="Hyperlink"/>
            <w:i/>
            <w:noProof/>
          </w:rPr>
          <w:t>Figure 72 DelegationSigningRequest</w:t>
        </w:r>
        <w:r w:rsidR="00E622DE">
          <w:rPr>
            <w:noProof/>
            <w:webHidden/>
          </w:rPr>
          <w:tab/>
        </w:r>
        <w:r>
          <w:rPr>
            <w:noProof/>
            <w:webHidden/>
          </w:rPr>
          <w:fldChar w:fldCharType="begin"/>
        </w:r>
        <w:r w:rsidR="00E622DE">
          <w:rPr>
            <w:noProof/>
            <w:webHidden/>
          </w:rPr>
          <w:instrText xml:space="preserve"> PAGEREF _Toc247950469 \h </w:instrText>
        </w:r>
        <w:r>
          <w:rPr>
            <w:noProof/>
            <w:webHidden/>
          </w:rPr>
        </w:r>
        <w:r>
          <w:rPr>
            <w:noProof/>
            <w:webHidden/>
          </w:rPr>
          <w:fldChar w:fldCharType="separate"/>
        </w:r>
        <w:r w:rsidR="00E622DE">
          <w:rPr>
            <w:noProof/>
            <w:webHidden/>
          </w:rPr>
          <w:t>141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0" w:history="1">
        <w:r w:rsidR="00E622DE" w:rsidRPr="00FE49F9">
          <w:rPr>
            <w:rStyle w:val="Hyperlink"/>
            <w:i/>
            <w:noProof/>
          </w:rPr>
          <w:t>Figure 73 DelegationSigningResponse</w:t>
        </w:r>
        <w:r w:rsidR="00E622DE">
          <w:rPr>
            <w:noProof/>
            <w:webHidden/>
          </w:rPr>
          <w:tab/>
        </w:r>
        <w:r>
          <w:rPr>
            <w:noProof/>
            <w:webHidden/>
          </w:rPr>
          <w:fldChar w:fldCharType="begin"/>
        </w:r>
        <w:r w:rsidR="00E622DE">
          <w:rPr>
            <w:noProof/>
            <w:webHidden/>
          </w:rPr>
          <w:instrText xml:space="preserve"> PAGEREF _Toc247950470 \h </w:instrText>
        </w:r>
        <w:r>
          <w:rPr>
            <w:noProof/>
            <w:webHidden/>
          </w:rPr>
        </w:r>
        <w:r>
          <w:rPr>
            <w:noProof/>
            <w:webHidden/>
          </w:rPr>
          <w:fldChar w:fldCharType="separate"/>
        </w:r>
        <w:r w:rsidR="00E622DE">
          <w:rPr>
            <w:noProof/>
            <w:webHidden/>
          </w:rPr>
          <w:t>141</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1" w:history="1">
        <w:r w:rsidR="00E622DE" w:rsidRPr="00FE49F9">
          <w:rPr>
            <w:rStyle w:val="Hyperlink"/>
            <w:i/>
            <w:noProof/>
          </w:rPr>
          <w:t>Figure 74 Obtaining delegated credential sequence diagram</w:t>
        </w:r>
        <w:r w:rsidR="00E622DE">
          <w:rPr>
            <w:noProof/>
            <w:webHidden/>
          </w:rPr>
          <w:tab/>
        </w:r>
        <w:r>
          <w:rPr>
            <w:noProof/>
            <w:webHidden/>
          </w:rPr>
          <w:fldChar w:fldCharType="begin"/>
        </w:r>
        <w:r w:rsidR="00E622DE">
          <w:rPr>
            <w:noProof/>
            <w:webHidden/>
          </w:rPr>
          <w:instrText xml:space="preserve"> PAGEREF _Toc247950471 \h </w:instrText>
        </w:r>
        <w:r>
          <w:rPr>
            <w:noProof/>
            <w:webHidden/>
          </w:rPr>
        </w:r>
        <w:r>
          <w:rPr>
            <w:noProof/>
            <w:webHidden/>
          </w:rPr>
          <w:fldChar w:fldCharType="separate"/>
        </w:r>
        <w:r w:rsidR="00E622DE">
          <w:rPr>
            <w:noProof/>
            <w:webHidden/>
          </w:rPr>
          <w:t>142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2" w:history="1">
        <w:r w:rsidR="00E622DE" w:rsidRPr="00FE49F9">
          <w:rPr>
            <w:rStyle w:val="Hyperlink"/>
            <w:i/>
            <w:noProof/>
          </w:rPr>
          <w:t>Figure 75 DelegationRecordFilter type</w:t>
        </w:r>
        <w:r w:rsidR="00E622DE">
          <w:rPr>
            <w:noProof/>
            <w:webHidden/>
          </w:rPr>
          <w:tab/>
        </w:r>
        <w:r>
          <w:rPr>
            <w:noProof/>
            <w:webHidden/>
          </w:rPr>
          <w:fldChar w:fldCharType="begin"/>
        </w:r>
        <w:r w:rsidR="00E622DE">
          <w:rPr>
            <w:noProof/>
            <w:webHidden/>
          </w:rPr>
          <w:instrText xml:space="preserve"> PAGEREF _Toc247950472 \h </w:instrText>
        </w:r>
        <w:r>
          <w:rPr>
            <w:noProof/>
            <w:webHidden/>
          </w:rPr>
        </w:r>
        <w:r>
          <w:rPr>
            <w:noProof/>
            <w:webHidden/>
          </w:rPr>
          <w:fldChar w:fldCharType="separate"/>
        </w:r>
        <w:r w:rsidR="00E622DE">
          <w:rPr>
            <w:noProof/>
            <w:webHidden/>
          </w:rPr>
          <w:t>142</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3" w:history="1">
        <w:r w:rsidR="00E622DE" w:rsidRPr="00FE49F9">
          <w:rPr>
            <w:rStyle w:val="Hyperlink"/>
            <w:i/>
            <w:noProof/>
          </w:rPr>
          <w:t>Figure 76 CDS data model</w:t>
        </w:r>
        <w:r w:rsidR="00E622DE">
          <w:rPr>
            <w:noProof/>
            <w:webHidden/>
          </w:rPr>
          <w:tab/>
        </w:r>
        <w:r>
          <w:rPr>
            <w:noProof/>
            <w:webHidden/>
          </w:rPr>
          <w:fldChar w:fldCharType="begin"/>
        </w:r>
        <w:r w:rsidR="00E622DE">
          <w:rPr>
            <w:noProof/>
            <w:webHidden/>
          </w:rPr>
          <w:instrText xml:space="preserve"> PAGEREF _Toc247950473 \h </w:instrText>
        </w:r>
        <w:r>
          <w:rPr>
            <w:noProof/>
            <w:webHidden/>
          </w:rPr>
        </w:r>
        <w:r>
          <w:rPr>
            <w:noProof/>
            <w:webHidden/>
          </w:rPr>
          <w:fldChar w:fldCharType="separate"/>
        </w:r>
        <w:r w:rsidR="00E622DE">
          <w:rPr>
            <w:noProof/>
            <w:webHidden/>
          </w:rPr>
          <w:t>145</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4" w:history="1">
        <w:r w:rsidR="00E622DE" w:rsidRPr="00FE49F9">
          <w:rPr>
            <w:rStyle w:val="Hyperlink"/>
            <w:i/>
            <w:noProof/>
          </w:rPr>
          <w:t>Figure 77 CDS client API</w:t>
        </w:r>
        <w:r w:rsidR="00E622DE">
          <w:rPr>
            <w:noProof/>
            <w:webHidden/>
          </w:rPr>
          <w:tab/>
        </w:r>
        <w:r>
          <w:rPr>
            <w:noProof/>
            <w:webHidden/>
          </w:rPr>
          <w:fldChar w:fldCharType="begin"/>
        </w:r>
        <w:r w:rsidR="00E622DE">
          <w:rPr>
            <w:noProof/>
            <w:webHidden/>
          </w:rPr>
          <w:instrText xml:space="preserve"> PAGEREF _Toc247950474 \h </w:instrText>
        </w:r>
        <w:r>
          <w:rPr>
            <w:noProof/>
            <w:webHidden/>
          </w:rPr>
        </w:r>
        <w:r>
          <w:rPr>
            <w:noProof/>
            <w:webHidden/>
          </w:rPr>
          <w:fldChar w:fldCharType="separate"/>
        </w:r>
        <w:r w:rsidR="00E622DE">
          <w:rPr>
            <w:noProof/>
            <w:webHidden/>
          </w:rPr>
          <w:t>146</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5" w:history="1">
        <w:r w:rsidR="00E622DE" w:rsidRPr="00FE49F9">
          <w:rPr>
            <w:rStyle w:val="Hyperlink"/>
            <w:i/>
            <w:noProof/>
          </w:rPr>
          <w:t>Figure 78 CAS workflow</w:t>
        </w:r>
        <w:r w:rsidR="00E622DE">
          <w:rPr>
            <w:noProof/>
            <w:webHidden/>
          </w:rPr>
          <w:tab/>
        </w:r>
        <w:r>
          <w:rPr>
            <w:noProof/>
            <w:webHidden/>
          </w:rPr>
          <w:fldChar w:fldCharType="begin"/>
        </w:r>
        <w:r w:rsidR="00E622DE">
          <w:rPr>
            <w:noProof/>
            <w:webHidden/>
          </w:rPr>
          <w:instrText xml:space="preserve"> PAGEREF _Toc247950475 \h </w:instrText>
        </w:r>
        <w:r>
          <w:rPr>
            <w:noProof/>
            <w:webHidden/>
          </w:rPr>
        </w:r>
        <w:r>
          <w:rPr>
            <w:noProof/>
            <w:webHidden/>
          </w:rPr>
          <w:fldChar w:fldCharType="separate"/>
        </w:r>
        <w:r w:rsidR="00E622DE">
          <w:rPr>
            <w:noProof/>
            <w:webHidden/>
          </w:rPr>
          <w:t>148</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6" w:history="1">
        <w:r w:rsidR="00E622DE" w:rsidRPr="00FE49F9">
          <w:rPr>
            <w:rStyle w:val="Hyperlink"/>
            <w:i/>
            <w:noProof/>
          </w:rPr>
          <w:t>Figure 79 WebSSO architecture</w:t>
        </w:r>
        <w:r w:rsidR="00E622DE">
          <w:rPr>
            <w:noProof/>
            <w:webHidden/>
          </w:rPr>
          <w:tab/>
        </w:r>
        <w:r>
          <w:rPr>
            <w:noProof/>
            <w:webHidden/>
          </w:rPr>
          <w:fldChar w:fldCharType="begin"/>
        </w:r>
        <w:r w:rsidR="00E622DE">
          <w:rPr>
            <w:noProof/>
            <w:webHidden/>
          </w:rPr>
          <w:instrText xml:space="preserve"> PAGEREF _Toc247950476 \h </w:instrText>
        </w:r>
        <w:r>
          <w:rPr>
            <w:noProof/>
            <w:webHidden/>
          </w:rPr>
        </w:r>
        <w:r>
          <w:rPr>
            <w:noProof/>
            <w:webHidden/>
          </w:rPr>
          <w:fldChar w:fldCharType="separate"/>
        </w:r>
        <w:r w:rsidR="00E622DE">
          <w:rPr>
            <w:noProof/>
            <w:webHidden/>
          </w:rPr>
          <w:t>149</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7" w:history="1">
        <w:r w:rsidR="00E622DE" w:rsidRPr="00FE49F9">
          <w:rPr>
            <w:rStyle w:val="Hyperlink"/>
            <w:i/>
            <w:noProof/>
          </w:rPr>
          <w:t>Figure 80 WebSSO workflow</w:t>
        </w:r>
        <w:r w:rsidR="00E622DE">
          <w:rPr>
            <w:noProof/>
            <w:webHidden/>
          </w:rPr>
          <w:tab/>
        </w:r>
        <w:r>
          <w:rPr>
            <w:noProof/>
            <w:webHidden/>
          </w:rPr>
          <w:fldChar w:fldCharType="begin"/>
        </w:r>
        <w:r w:rsidR="00E622DE">
          <w:rPr>
            <w:noProof/>
            <w:webHidden/>
          </w:rPr>
          <w:instrText xml:space="preserve"> PAGEREF _Toc247950477 \h </w:instrText>
        </w:r>
        <w:r>
          <w:rPr>
            <w:noProof/>
            <w:webHidden/>
          </w:rPr>
        </w:r>
        <w:r>
          <w:rPr>
            <w:noProof/>
            <w:webHidden/>
          </w:rPr>
          <w:fldChar w:fldCharType="separate"/>
        </w:r>
        <w:r w:rsidR="00E622DE">
          <w:rPr>
            <w:noProof/>
            <w:webHidden/>
          </w:rPr>
          <w:t>150</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8" w:history="1">
        <w:r w:rsidR="00E622DE" w:rsidRPr="00FE49F9">
          <w:rPr>
            <w:rStyle w:val="Hyperlink"/>
            <w:i/>
            <w:noProof/>
          </w:rPr>
          <w:t>Figure 81 GAARD Production Deployment</w:t>
        </w:r>
        <w:r w:rsidR="00E622DE">
          <w:rPr>
            <w:noProof/>
            <w:webHidden/>
          </w:rPr>
          <w:tab/>
        </w:r>
        <w:r>
          <w:rPr>
            <w:noProof/>
            <w:webHidden/>
          </w:rPr>
          <w:fldChar w:fldCharType="begin"/>
        </w:r>
        <w:r w:rsidR="00E622DE">
          <w:rPr>
            <w:noProof/>
            <w:webHidden/>
          </w:rPr>
          <w:instrText xml:space="preserve"> PAGEREF _Toc247950478 \h </w:instrText>
        </w:r>
        <w:r>
          <w:rPr>
            <w:noProof/>
            <w:webHidden/>
          </w:rPr>
        </w:r>
        <w:r>
          <w:rPr>
            <w:noProof/>
            <w:webHidden/>
          </w:rPr>
          <w:fldChar w:fldCharType="separate"/>
        </w:r>
        <w:r w:rsidR="00E622DE">
          <w:rPr>
            <w:noProof/>
            <w:webHidden/>
          </w:rPr>
          <w:t>157</w:t>
        </w:r>
        <w:r>
          <w:rPr>
            <w:noProof/>
            <w:webHidden/>
          </w:rPr>
          <w:fldChar w:fldCharType="end"/>
        </w:r>
      </w:hyperlink>
    </w:p>
    <w:p w:rsidR="00E622DE" w:rsidRDefault="00754D31">
      <w:pPr>
        <w:pStyle w:val="TableofFigures"/>
        <w:tabs>
          <w:tab w:val="right" w:leader="dot" w:pos="9638"/>
        </w:tabs>
        <w:rPr>
          <w:rFonts w:asciiTheme="minorHAnsi" w:eastAsiaTheme="minorEastAsia" w:hAnsiTheme="minorHAnsi" w:cstheme="minorBidi"/>
          <w:noProof/>
          <w:sz w:val="22"/>
          <w:szCs w:val="22"/>
        </w:rPr>
      </w:pPr>
      <w:hyperlink w:anchor="_Toc247950479" w:history="1">
        <w:r w:rsidR="00E622DE" w:rsidRPr="00FE49F9">
          <w:rPr>
            <w:rStyle w:val="Hyperlink"/>
            <w:i/>
            <w:noProof/>
          </w:rPr>
          <w:t>Figure 82 GAARDS dependencies</w:t>
        </w:r>
        <w:r w:rsidR="00E622DE">
          <w:rPr>
            <w:noProof/>
            <w:webHidden/>
          </w:rPr>
          <w:tab/>
        </w:r>
        <w:r>
          <w:rPr>
            <w:noProof/>
            <w:webHidden/>
          </w:rPr>
          <w:fldChar w:fldCharType="begin"/>
        </w:r>
        <w:r w:rsidR="00E622DE">
          <w:rPr>
            <w:noProof/>
            <w:webHidden/>
          </w:rPr>
          <w:instrText xml:space="preserve"> PAGEREF _Toc247950479 \h </w:instrText>
        </w:r>
        <w:r>
          <w:rPr>
            <w:noProof/>
            <w:webHidden/>
          </w:rPr>
        </w:r>
        <w:r>
          <w:rPr>
            <w:noProof/>
            <w:webHidden/>
          </w:rPr>
          <w:fldChar w:fldCharType="separate"/>
        </w:r>
        <w:r w:rsidR="00E622DE">
          <w:rPr>
            <w:noProof/>
            <w:webHidden/>
          </w:rPr>
          <w:t>158</w:t>
        </w:r>
        <w:r>
          <w:rPr>
            <w:noProof/>
            <w:webHidden/>
          </w:rPr>
          <w:fldChar w:fldCharType="end"/>
        </w:r>
      </w:hyperlink>
    </w:p>
    <w:p w:rsidR="003E140D" w:rsidRPr="006608C1" w:rsidRDefault="00754D31" w:rsidP="003E140D">
      <w:r>
        <w:fldChar w:fldCharType="end"/>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pPr>
        <w:pStyle w:val="Heading1"/>
        <w:spacing w:line="240" w:lineRule="auto"/>
        <w:rPr>
          <w:rFonts w:ascii="Times New Roman" w:hAnsi="Times New Roman"/>
        </w:rPr>
      </w:pPr>
      <w:bookmarkStart w:id="7" w:name="_Toc248115621"/>
      <w:r>
        <w:rPr>
          <w:rFonts w:ascii="Times New Roman" w:hAnsi="Times New Roman"/>
        </w:rPr>
        <w:lastRenderedPageBreak/>
        <w:t>Introduction</w:t>
      </w:r>
      <w:bookmarkEnd w:id="6"/>
      <w:bookmarkEnd w:id="7"/>
    </w:p>
    <w:p w:rsidR="003E140D" w:rsidRDefault="003E140D" w:rsidP="003E140D">
      <w:pPr>
        <w:pStyle w:val="Heading2"/>
      </w:pPr>
      <w:bookmarkStart w:id="8" w:name="_Toc248115622"/>
      <w:r>
        <w:t>Purpose</w:t>
      </w:r>
      <w:bookmarkEnd w:id="8"/>
      <w:r>
        <w:t xml:space="preserve"> </w:t>
      </w:r>
    </w:p>
    <w:p w:rsidR="003E140D" w:rsidRDefault="003E140D" w:rsidP="003E140D">
      <w:pPr>
        <w:rPr>
          <w:rFonts w:ascii="Arial" w:hAnsi="Arial"/>
          <w:sz w:val="20"/>
        </w:rPr>
      </w:pPr>
      <w:r w:rsidRPr="00B619A8">
        <w:rPr>
          <w:rFonts w:ascii="Arial" w:hAnsi="Arial"/>
          <w:sz w:val="20"/>
        </w:rPr>
        <w:t xml:space="preserve">The purpose of this document is to provide architectural specification for caGrid </w:t>
      </w:r>
      <w:r>
        <w:rPr>
          <w:rFonts w:ascii="Arial" w:hAnsi="Arial"/>
          <w:sz w:val="20"/>
        </w:rPr>
        <w:t>GAARDS</w:t>
      </w:r>
      <w:r w:rsidR="002243F0">
        <w:rPr>
          <w:rFonts w:ascii="Arial" w:hAnsi="Arial"/>
          <w:sz w:val="20"/>
        </w:rPr>
        <w:t xml:space="preserve"> 1.3</w:t>
      </w:r>
      <w:r>
        <w:rPr>
          <w:rFonts w:ascii="Arial" w:hAnsi="Arial"/>
          <w:sz w:val="20"/>
        </w:rPr>
        <w:t xml:space="preserve"> </w:t>
      </w:r>
      <w:r w:rsidRPr="00B619A8">
        <w:rPr>
          <w:rFonts w:ascii="Arial" w:hAnsi="Arial"/>
          <w:sz w:val="20"/>
        </w:rPr>
        <w:t>security framework.</w:t>
      </w:r>
    </w:p>
    <w:p w:rsidR="00D67D38" w:rsidRDefault="00D67D38" w:rsidP="00D67D38">
      <w:pPr>
        <w:pStyle w:val="Heading2"/>
      </w:pPr>
      <w:bookmarkStart w:id="9" w:name="_Toc248115623"/>
      <w:r>
        <w:t>Scope</w:t>
      </w:r>
      <w:bookmarkEnd w:id="9"/>
    </w:p>
    <w:p w:rsidR="00D67D38" w:rsidRDefault="00D67D38" w:rsidP="00D67D38">
      <w:pPr>
        <w:rPr>
          <w:rFonts w:ascii="Times New Roman" w:hAnsi="Times New Roman"/>
          <w:szCs w:val="24"/>
        </w:rPr>
      </w:pPr>
      <w:r>
        <w:rPr>
          <w:rFonts w:ascii="Arial" w:hAnsi="Arial" w:cs="Arial"/>
          <w:sz w:val="20"/>
        </w:rPr>
        <w:t>This specification focus is on the GAARDS</w:t>
      </w:r>
      <w:r w:rsidR="00CE0E5B">
        <w:rPr>
          <w:rFonts w:ascii="Arial" w:hAnsi="Arial" w:cs="Arial"/>
          <w:sz w:val="20"/>
        </w:rPr>
        <w:t xml:space="preserve"> </w:t>
      </w:r>
      <w:r w:rsidR="005B084D">
        <w:rPr>
          <w:rFonts w:ascii="Arial" w:hAnsi="Arial" w:cs="Arial"/>
          <w:sz w:val="20"/>
        </w:rPr>
        <w:t>1.3 framework</w:t>
      </w:r>
      <w:r>
        <w:rPr>
          <w:rFonts w:ascii="Arial" w:hAnsi="Arial" w:cs="Arial"/>
          <w:sz w:val="20"/>
        </w:rPr>
        <w:t xml:space="preserve"> components and their architectural details</w:t>
      </w:r>
      <w:r w:rsidR="00730C36">
        <w:rPr>
          <w:rFonts w:ascii="Arial" w:hAnsi="Arial" w:cs="Arial"/>
          <w:sz w:val="20"/>
        </w:rPr>
        <w:t xml:space="preserve"> as they are working</w:t>
      </w:r>
      <w:r>
        <w:rPr>
          <w:rFonts w:ascii="Arial" w:hAnsi="Arial" w:cs="Arial"/>
          <w:sz w:val="20"/>
        </w:rPr>
        <w:t xml:space="preserve">. </w:t>
      </w:r>
      <w:r w:rsidRPr="009D1749">
        <w:rPr>
          <w:rFonts w:ascii="Arial" w:hAnsi="Arial" w:cs="Arial"/>
          <w:sz w:val="20"/>
        </w:rPr>
        <w:t>This document is not exhaustive in presenting all</w:t>
      </w:r>
      <w:r>
        <w:rPr>
          <w:rFonts w:ascii="Arial" w:hAnsi="Arial" w:cs="Arial"/>
          <w:sz w:val="20"/>
        </w:rPr>
        <w:t xml:space="preserve"> </w:t>
      </w:r>
      <w:r w:rsidRPr="009D1749">
        <w:rPr>
          <w:rFonts w:ascii="Arial" w:hAnsi="Arial" w:cs="Arial"/>
          <w:sz w:val="20"/>
        </w:rPr>
        <w:t>of the Unified Modeling Language (UML) diagrams that might be included in software architecture</w:t>
      </w:r>
      <w:r>
        <w:rPr>
          <w:rFonts w:ascii="Arial" w:hAnsi="Arial" w:cs="Arial"/>
          <w:sz w:val="20"/>
        </w:rPr>
        <w:t xml:space="preserve"> </w:t>
      </w:r>
      <w:r w:rsidRPr="009D1749">
        <w:rPr>
          <w:rFonts w:ascii="Arial" w:hAnsi="Arial" w:cs="Arial"/>
          <w:sz w:val="20"/>
        </w:rPr>
        <w:t>documentation. Instead, it includes only the</w:t>
      </w:r>
      <w:r>
        <w:rPr>
          <w:rFonts w:ascii="Arial" w:hAnsi="Arial" w:cs="Arial"/>
          <w:sz w:val="20"/>
        </w:rPr>
        <w:t xml:space="preserve"> </w:t>
      </w:r>
      <w:r w:rsidRPr="009D1749">
        <w:rPr>
          <w:rFonts w:ascii="Arial" w:hAnsi="Arial" w:cs="Arial"/>
          <w:sz w:val="20"/>
        </w:rPr>
        <w:t>most important diagrams that will enable the developer to sufficiently understand</w:t>
      </w:r>
      <w:r>
        <w:rPr>
          <w:rFonts w:ascii="Arial" w:hAnsi="Arial" w:cs="Arial"/>
          <w:sz w:val="20"/>
        </w:rPr>
        <w:t xml:space="preserve"> </w:t>
      </w:r>
      <w:r w:rsidRPr="009D1749">
        <w:rPr>
          <w:rFonts w:ascii="Arial" w:hAnsi="Arial" w:cs="Arial"/>
          <w:sz w:val="20"/>
        </w:rPr>
        <w:t>the software architecture to work with it</w:t>
      </w:r>
      <w:r>
        <w:rPr>
          <w:rFonts w:ascii="Times New Roman" w:hAnsi="Times New Roman"/>
          <w:szCs w:val="24"/>
        </w:rPr>
        <w:t>.</w:t>
      </w:r>
    </w:p>
    <w:p w:rsidR="00D67D38" w:rsidRDefault="00D67D38" w:rsidP="00D67D38">
      <w:pPr>
        <w:rPr>
          <w:rFonts w:ascii="Times New Roman" w:hAnsi="Times New Roman"/>
          <w:szCs w:val="24"/>
        </w:rPr>
      </w:pPr>
    </w:p>
    <w:p w:rsidR="00D67D38" w:rsidRPr="002D2042" w:rsidRDefault="00D67D38" w:rsidP="00D67D38">
      <w:pPr>
        <w:autoSpaceDE w:val="0"/>
        <w:autoSpaceDN w:val="0"/>
        <w:adjustRightInd w:val="0"/>
        <w:spacing w:line="240" w:lineRule="auto"/>
        <w:rPr>
          <w:rFonts w:ascii="Arial" w:hAnsi="Arial" w:cs="Arial"/>
          <w:sz w:val="20"/>
        </w:rPr>
      </w:pPr>
      <w:r w:rsidRPr="001F2CC5">
        <w:rPr>
          <w:rFonts w:ascii="Arial" w:hAnsi="Arial" w:cs="Arial"/>
          <w:sz w:val="20"/>
        </w:rPr>
        <w:t>This document is targeted at the stakeholder – management, architect, developer</w:t>
      </w:r>
      <w:r w:rsidR="00E95E39">
        <w:rPr>
          <w:rFonts w:ascii="Arial" w:hAnsi="Arial" w:cs="Arial"/>
          <w:sz w:val="20"/>
        </w:rPr>
        <w:t xml:space="preserve"> and 3</w:t>
      </w:r>
      <w:r w:rsidR="00E95E39" w:rsidRPr="00E95E39">
        <w:rPr>
          <w:rFonts w:ascii="Arial" w:hAnsi="Arial" w:cs="Arial"/>
          <w:sz w:val="20"/>
          <w:vertAlign w:val="superscript"/>
        </w:rPr>
        <w:t>rd</w:t>
      </w:r>
      <w:r w:rsidR="00E95E39">
        <w:rPr>
          <w:rFonts w:ascii="Arial" w:hAnsi="Arial" w:cs="Arial"/>
          <w:sz w:val="20"/>
        </w:rPr>
        <w:t xml:space="preserve"> party implementer </w:t>
      </w:r>
      <w:r w:rsidR="00E95E39" w:rsidRPr="001F2CC5">
        <w:rPr>
          <w:rFonts w:ascii="Arial" w:hAnsi="Arial" w:cs="Arial"/>
          <w:sz w:val="20"/>
        </w:rPr>
        <w:t>–</w:t>
      </w:r>
      <w:r w:rsidRPr="001F2CC5">
        <w:rPr>
          <w:rFonts w:ascii="Arial" w:hAnsi="Arial" w:cs="Arial"/>
          <w:sz w:val="20"/>
        </w:rPr>
        <w:t xml:space="preserve"> to</w:t>
      </w:r>
      <w:r>
        <w:rPr>
          <w:rFonts w:ascii="Arial" w:hAnsi="Arial" w:cs="Arial"/>
          <w:sz w:val="20"/>
        </w:rPr>
        <w:t xml:space="preserve"> </w:t>
      </w:r>
      <w:r w:rsidRPr="001F2CC5">
        <w:rPr>
          <w:rFonts w:ascii="Arial" w:hAnsi="Arial" w:cs="Arial"/>
          <w:sz w:val="20"/>
        </w:rPr>
        <w:t>aid in developing a high-level familiarity with the GAARDS architecture as well as a more detailed</w:t>
      </w:r>
      <w:r>
        <w:rPr>
          <w:rFonts w:ascii="Arial" w:hAnsi="Arial" w:cs="Arial"/>
          <w:sz w:val="20"/>
        </w:rPr>
        <w:t xml:space="preserve"> </w:t>
      </w:r>
      <w:r w:rsidRPr="001F2CC5">
        <w:rPr>
          <w:rFonts w:ascii="Arial" w:hAnsi="Arial" w:cs="Arial"/>
          <w:sz w:val="20"/>
        </w:rPr>
        <w:t>understanding to support implementation.</w:t>
      </w:r>
      <w:r>
        <w:rPr>
          <w:rFonts w:ascii="Times New Roman" w:hAnsi="Times New Roman"/>
          <w:szCs w:val="24"/>
        </w:rPr>
        <w:t xml:space="preserve"> </w:t>
      </w:r>
      <w:r>
        <w:rPr>
          <w:rFonts w:ascii="Arial" w:hAnsi="Arial" w:cs="Arial"/>
          <w:sz w:val="20"/>
        </w:rPr>
        <w:t>The GAARDS framework provides rich set of UI tools for users and administrators are not part of this specification.</w:t>
      </w:r>
    </w:p>
    <w:p w:rsidR="003E140D" w:rsidRDefault="003E140D" w:rsidP="003E140D">
      <w:pPr>
        <w:pStyle w:val="Heading2"/>
      </w:pPr>
      <w:bookmarkStart w:id="10" w:name="_Toc248115624"/>
      <w:r w:rsidRPr="008B6634">
        <w:t>Overview</w:t>
      </w:r>
      <w:bookmarkEnd w:id="10"/>
    </w:p>
    <w:p w:rsidR="004B78BB" w:rsidRDefault="003E140D" w:rsidP="004B78BB">
      <w:pPr>
        <w:autoSpaceDE w:val="0"/>
        <w:autoSpaceDN w:val="0"/>
        <w:adjustRightInd w:val="0"/>
        <w:spacing w:line="240" w:lineRule="auto"/>
        <w:rPr>
          <w:rFonts w:ascii="Arial" w:hAnsi="Arial"/>
          <w:sz w:val="20"/>
        </w:rPr>
      </w:pPr>
      <w:r w:rsidRPr="00AB77DA">
        <w:rPr>
          <w:rFonts w:ascii="Arial" w:hAnsi="Arial"/>
          <w:sz w:val="20"/>
        </w:rPr>
        <w:t>Grid computing refers to the notion of using distributed resources hosted at multiple institutions to solve large scale, challenging problems in science and engineering.</w:t>
      </w:r>
      <w:r w:rsidR="004B78BB">
        <w:rPr>
          <w:rFonts w:ascii="Arial" w:hAnsi="Arial"/>
          <w:sz w:val="20"/>
        </w:rPr>
        <w:t xml:space="preserve"> In “The Anatomy of the Grid” by Ian Foster, Carl Kesselman and Steven Tuecke wrote</w:t>
      </w:r>
      <w:r w:rsidR="00395F22">
        <w:rPr>
          <w:rFonts w:ascii="Arial" w:hAnsi="Arial"/>
          <w:sz w:val="20"/>
        </w:rPr>
        <w:t>,</w:t>
      </w:r>
      <w:r w:rsidR="004B78BB">
        <w:rPr>
          <w:rFonts w:ascii="Arial" w:hAnsi="Arial"/>
          <w:sz w:val="20"/>
        </w:rPr>
        <w:t xml:space="preserve"> “</w:t>
      </w:r>
      <w:r w:rsidR="004B78BB" w:rsidRPr="00395F22">
        <w:rPr>
          <w:rFonts w:ascii="Arial" w:hAnsi="Arial" w:cs="Arial"/>
          <w:sz w:val="20"/>
        </w:rPr>
        <w:t xml:space="preserve">The real and specific problem that underlies the Grid concept is </w:t>
      </w:r>
      <w:r w:rsidR="004B78BB" w:rsidRPr="00395F22">
        <w:rPr>
          <w:rFonts w:ascii="Arial" w:hAnsi="Arial" w:cs="Arial"/>
          <w:i/>
          <w:iCs/>
          <w:sz w:val="20"/>
        </w:rPr>
        <w:t>coordinated resource sharing and problem solving in dynamic, multi-institutional virtual organizations</w:t>
      </w:r>
      <w:r w:rsidR="004B78BB" w:rsidRPr="00395F22">
        <w:rPr>
          <w:rFonts w:ascii="Arial" w:hAnsi="Arial" w:cs="Arial"/>
          <w:sz w:val="20"/>
        </w:rPr>
        <w:t>. The sharing that we are concerned with is not primarily file exchange but rather direct access to computers,</w:t>
      </w:r>
      <w:r w:rsidR="00395F22" w:rsidRPr="00395F22">
        <w:rPr>
          <w:rFonts w:ascii="Arial" w:hAnsi="Arial" w:cs="Arial"/>
          <w:sz w:val="20"/>
        </w:rPr>
        <w:t xml:space="preserve"> </w:t>
      </w:r>
      <w:r w:rsidR="004B78BB" w:rsidRPr="00395F22">
        <w:rPr>
          <w:rFonts w:ascii="Arial" w:hAnsi="Arial" w:cs="Arial"/>
          <w:sz w:val="20"/>
        </w:rPr>
        <w:t>software, data, and other resources, as is required by a range of collaborative problem-solving and resource brokering strategies emerging in industry, science, and engineering. This sharing is, necessarily,</w:t>
      </w:r>
      <w:r w:rsidR="00395F22" w:rsidRPr="00395F22">
        <w:rPr>
          <w:rFonts w:ascii="Arial" w:hAnsi="Arial" w:cs="Arial"/>
          <w:sz w:val="20"/>
        </w:rPr>
        <w:t xml:space="preserve"> </w:t>
      </w:r>
      <w:r w:rsidR="004B78BB" w:rsidRPr="00395F22">
        <w:rPr>
          <w:rFonts w:ascii="Arial" w:hAnsi="Arial" w:cs="Arial"/>
          <w:sz w:val="20"/>
        </w:rPr>
        <w:t>highly controlled, with resource providers and consumers defining clearly and carefully just what</w:t>
      </w:r>
      <w:r w:rsidR="00395F22" w:rsidRPr="00395F22">
        <w:rPr>
          <w:rFonts w:ascii="Arial" w:hAnsi="Arial" w:cs="Arial"/>
          <w:sz w:val="20"/>
        </w:rPr>
        <w:t xml:space="preserve"> </w:t>
      </w:r>
      <w:r w:rsidR="004B78BB" w:rsidRPr="00395F22">
        <w:rPr>
          <w:rFonts w:ascii="Arial" w:hAnsi="Arial" w:cs="Arial"/>
          <w:sz w:val="20"/>
        </w:rPr>
        <w:t>is shared, who is allowed to share, and the conditions under which sharing occurs. A set of</w:t>
      </w:r>
      <w:r w:rsidR="00395F22" w:rsidRPr="00395F22">
        <w:rPr>
          <w:rFonts w:ascii="Arial" w:hAnsi="Arial" w:cs="Arial"/>
          <w:sz w:val="20"/>
        </w:rPr>
        <w:t xml:space="preserve"> </w:t>
      </w:r>
      <w:r w:rsidR="004B78BB" w:rsidRPr="00395F22">
        <w:rPr>
          <w:rFonts w:ascii="Arial" w:hAnsi="Arial" w:cs="Arial"/>
          <w:sz w:val="20"/>
        </w:rPr>
        <w:t xml:space="preserve">individuals and/or institutions defined by such sharing rules form what we call a </w:t>
      </w:r>
      <w:r w:rsidR="004B78BB" w:rsidRPr="00395F22">
        <w:rPr>
          <w:rFonts w:ascii="Arial" w:hAnsi="Arial" w:cs="Arial"/>
          <w:i/>
          <w:iCs/>
          <w:sz w:val="20"/>
        </w:rPr>
        <w:t>virtual</w:t>
      </w:r>
      <w:r w:rsidR="00395F22" w:rsidRPr="00395F22">
        <w:rPr>
          <w:rFonts w:ascii="Arial" w:hAnsi="Arial" w:cs="Arial"/>
          <w:i/>
          <w:iCs/>
          <w:sz w:val="20"/>
        </w:rPr>
        <w:t xml:space="preserve"> </w:t>
      </w:r>
      <w:r w:rsidR="004B78BB" w:rsidRPr="00395F22">
        <w:rPr>
          <w:rFonts w:ascii="Arial" w:hAnsi="Arial" w:cs="Arial"/>
          <w:i/>
          <w:iCs/>
          <w:sz w:val="20"/>
        </w:rPr>
        <w:t>organization</w:t>
      </w:r>
      <w:r w:rsidR="004B78BB" w:rsidRPr="00395F22">
        <w:rPr>
          <w:rFonts w:ascii="Arial" w:hAnsi="Arial" w:cs="Arial"/>
          <w:sz w:val="20"/>
        </w:rPr>
        <w:t>.</w:t>
      </w:r>
      <w:r w:rsidR="00395F22" w:rsidRPr="00395F22">
        <w:rPr>
          <w:rFonts w:ascii="Arial" w:hAnsi="Arial" w:cs="Arial"/>
          <w:sz w:val="20"/>
        </w:rPr>
        <w:t>”</w:t>
      </w:r>
    </w:p>
    <w:p w:rsidR="004B78BB" w:rsidRDefault="004B78BB" w:rsidP="004B78BB">
      <w:pPr>
        <w:autoSpaceDE w:val="0"/>
        <w:autoSpaceDN w:val="0"/>
        <w:adjustRightInd w:val="0"/>
        <w:spacing w:line="240" w:lineRule="auto"/>
        <w:rPr>
          <w:rFonts w:ascii="Arial" w:hAnsi="Arial"/>
          <w:sz w:val="20"/>
        </w:rPr>
      </w:pPr>
    </w:p>
    <w:p w:rsidR="003E140D" w:rsidRDefault="003E140D" w:rsidP="004B78BB">
      <w:pPr>
        <w:rPr>
          <w:rFonts w:ascii="Arial" w:hAnsi="Arial"/>
          <w:sz w:val="20"/>
        </w:rPr>
      </w:pPr>
      <w:r w:rsidRPr="00AB77DA">
        <w:rPr>
          <w:rFonts w:ascii="Arial" w:hAnsi="Arial"/>
          <w:sz w:val="20"/>
        </w:rPr>
        <w:t xml:space="preserve">caGrid is a </w:t>
      </w:r>
      <w:r>
        <w:rPr>
          <w:rFonts w:ascii="Arial" w:hAnsi="Arial"/>
          <w:sz w:val="20"/>
        </w:rPr>
        <w:t xml:space="preserve">grid computing </w:t>
      </w:r>
      <w:r w:rsidRPr="00AB77DA">
        <w:rPr>
          <w:rFonts w:ascii="Arial" w:hAnsi="Arial"/>
          <w:sz w:val="20"/>
        </w:rPr>
        <w:t>platform, made up of standards, tools, and middleware infrastructures, for sharing data and analytical resources as well as computation and storage systems.</w:t>
      </w:r>
      <w:r w:rsidR="00373CED">
        <w:rPr>
          <w:rFonts w:ascii="Arial" w:hAnsi="Arial"/>
          <w:sz w:val="20"/>
        </w:rPr>
        <w:t xml:space="preserve"> </w:t>
      </w:r>
      <w:r w:rsidR="00373CED" w:rsidRPr="00373CED">
        <w:rPr>
          <w:rStyle w:val="cagridhometext"/>
          <w:rFonts w:ascii="Arial" w:hAnsi="Arial" w:cs="Arial"/>
          <w:color w:val="000000"/>
          <w:sz w:val="20"/>
        </w:rPr>
        <w:t>caGrid is an open source platform aimed at enabling secure data sharing and analysis among institutions. caGrid supports a wide range of use cases in basic, translational, and clinical research.</w:t>
      </w:r>
    </w:p>
    <w:p w:rsidR="003E140D" w:rsidRPr="00AB77DA" w:rsidRDefault="003E140D" w:rsidP="003E140D">
      <w:pPr>
        <w:rPr>
          <w:rFonts w:ascii="Arial" w:hAnsi="Arial"/>
          <w:sz w:val="20"/>
        </w:rPr>
      </w:pPr>
    </w:p>
    <w:p w:rsidR="003E140D" w:rsidRPr="00AB77DA" w:rsidRDefault="003E140D" w:rsidP="003E140D">
      <w:pPr>
        <w:rPr>
          <w:rFonts w:ascii="Arial" w:hAnsi="Arial"/>
          <w:sz w:val="20"/>
        </w:rPr>
      </w:pPr>
      <w:r w:rsidRPr="00AB77DA">
        <w:rPr>
          <w:rFonts w:ascii="Arial" w:hAnsi="Arial"/>
          <w:sz w:val="20"/>
        </w:rPr>
        <w:t>In a federated</w:t>
      </w:r>
      <w:r>
        <w:rPr>
          <w:rFonts w:ascii="Arial" w:hAnsi="Arial"/>
          <w:sz w:val="20"/>
        </w:rPr>
        <w:t>,</w:t>
      </w:r>
      <w:r w:rsidRPr="00AB77DA">
        <w:rPr>
          <w:rFonts w:ascii="Arial" w:hAnsi="Arial"/>
          <w:sz w:val="20"/>
        </w:rPr>
        <w:t xml:space="preserve"> collaborative environment, information security plays a critical role </w:t>
      </w:r>
      <w:r>
        <w:rPr>
          <w:rFonts w:ascii="Arial" w:hAnsi="Arial"/>
          <w:sz w:val="20"/>
        </w:rPr>
        <w:t>in</w:t>
      </w:r>
      <w:r w:rsidRPr="00AB77DA">
        <w:rPr>
          <w:rFonts w:ascii="Arial" w:hAnsi="Arial"/>
          <w:sz w:val="20"/>
        </w:rPr>
        <w:t xml:space="preserve"> safeguarding privileges while maintaining confidentiality, integrity</w:t>
      </w:r>
      <w:r>
        <w:rPr>
          <w:rFonts w:ascii="Arial" w:hAnsi="Arial"/>
          <w:sz w:val="20"/>
        </w:rPr>
        <w:t>,</w:t>
      </w:r>
      <w:r w:rsidRPr="00AB77DA">
        <w:rPr>
          <w:rFonts w:ascii="Arial" w:hAnsi="Arial"/>
          <w:sz w:val="20"/>
        </w:rPr>
        <w:t xml:space="preserve"> and availability</w:t>
      </w:r>
      <w:r>
        <w:rPr>
          <w:rFonts w:ascii="Arial" w:hAnsi="Arial"/>
          <w:sz w:val="20"/>
        </w:rPr>
        <w:t xml:space="preserve"> of </w:t>
      </w:r>
      <w:r w:rsidR="00A0456D">
        <w:rPr>
          <w:rFonts w:ascii="Arial" w:hAnsi="Arial"/>
          <w:sz w:val="20"/>
        </w:rPr>
        <w:t>information. On the ca</w:t>
      </w:r>
      <w:r w:rsidR="00395F22">
        <w:rPr>
          <w:rFonts w:ascii="Arial" w:hAnsi="Arial"/>
          <w:sz w:val="20"/>
        </w:rPr>
        <w:t>Grid</w:t>
      </w:r>
      <w:r w:rsidRPr="00AB77DA">
        <w:rPr>
          <w:rFonts w:ascii="Arial" w:hAnsi="Arial"/>
          <w:sz w:val="20"/>
        </w:rPr>
        <w:t>, security requirements exist both for protecting intellectual property and ensuring protection and privacy of patient data and other sensitive information. caGrid provide</w:t>
      </w:r>
      <w:r>
        <w:rPr>
          <w:rFonts w:ascii="Arial" w:hAnsi="Arial"/>
          <w:sz w:val="20"/>
        </w:rPr>
        <w:t>s</w:t>
      </w:r>
      <w:r w:rsidRPr="00AB77DA">
        <w:rPr>
          <w:rFonts w:ascii="Arial" w:hAnsi="Arial"/>
          <w:sz w:val="20"/>
        </w:rPr>
        <w:t xml:space="preserve"> comprehensive security support </w:t>
      </w:r>
      <w:r>
        <w:rPr>
          <w:rFonts w:ascii="Arial" w:hAnsi="Arial"/>
          <w:sz w:val="20"/>
        </w:rPr>
        <w:t>through its</w:t>
      </w:r>
      <w:r w:rsidRPr="00AB77DA">
        <w:rPr>
          <w:rFonts w:ascii="Arial" w:hAnsi="Arial"/>
          <w:sz w:val="20"/>
        </w:rPr>
        <w:t xml:space="preserve"> Grid Authentication and Authorization with Reliably Distributed Services (GAARDS) infrastructure. GAARDS provides services and tools for the administration and enforcement of security policy in an enterprise Grid. GAARDS</w:t>
      </w:r>
      <w:r>
        <w:rPr>
          <w:rFonts w:ascii="Arial" w:hAnsi="Arial"/>
          <w:sz w:val="20"/>
        </w:rPr>
        <w:t>, like all of caGrid,</w:t>
      </w:r>
      <w:r w:rsidRPr="00AB77DA">
        <w:rPr>
          <w:rFonts w:ascii="Arial" w:hAnsi="Arial"/>
          <w:sz w:val="20"/>
        </w:rPr>
        <w:t xml:space="preserve"> was developed on top of the </w:t>
      </w:r>
      <w:hyperlink r:id="rId9" w:history="1">
        <w:r w:rsidRPr="00D84E1F">
          <w:rPr>
            <w:rStyle w:val="Hyperlink"/>
            <w:rFonts w:ascii="Arial" w:hAnsi="Arial"/>
            <w:sz w:val="20"/>
          </w:rPr>
          <w:t>Globus Toolkit</w:t>
        </w:r>
      </w:hyperlink>
      <w:r>
        <w:rPr>
          <w:rFonts w:ascii="Arial" w:hAnsi="Arial"/>
          <w:sz w:val="20"/>
        </w:rPr>
        <w:t>,</w:t>
      </w:r>
      <w:r w:rsidRPr="00AB77DA">
        <w:rPr>
          <w:rFonts w:ascii="Arial" w:hAnsi="Arial"/>
          <w:sz w:val="20"/>
        </w:rPr>
        <w:t xml:space="preserve"> and extends Globus Grid Security Infrastructure (</w:t>
      </w:r>
      <w:hyperlink r:id="rId10" w:history="1">
        <w:r w:rsidRPr="00D84E1F">
          <w:rPr>
            <w:rStyle w:val="Hyperlink"/>
            <w:rFonts w:ascii="Arial" w:hAnsi="Arial"/>
            <w:sz w:val="20"/>
          </w:rPr>
          <w:t>GSI</w:t>
        </w:r>
      </w:hyperlink>
      <w:r w:rsidRPr="00AB77DA">
        <w:rPr>
          <w:rFonts w:ascii="Arial" w:hAnsi="Arial"/>
          <w:sz w:val="20"/>
        </w:rPr>
        <w:t>).</w:t>
      </w:r>
    </w:p>
    <w:p w:rsidR="003E140D" w:rsidRDefault="003E140D" w:rsidP="003E140D">
      <w:pPr>
        <w:rPr>
          <w:rFonts w:ascii="Arial" w:hAnsi="Arial"/>
          <w:sz w:val="20"/>
        </w:rPr>
      </w:pPr>
    </w:p>
    <w:p w:rsidR="003E140D" w:rsidRPr="00AB77DA" w:rsidRDefault="003E140D" w:rsidP="003E140D">
      <w:pPr>
        <w:rPr>
          <w:rFonts w:ascii="Arial" w:hAnsi="Arial"/>
          <w:sz w:val="20"/>
        </w:rPr>
      </w:pPr>
      <w:r w:rsidRPr="00AB77DA">
        <w:rPr>
          <w:rFonts w:ascii="Arial" w:hAnsi="Arial"/>
          <w:sz w:val="20"/>
        </w:rPr>
        <w:t>GAARDS services</w:t>
      </w:r>
      <w:r>
        <w:rPr>
          <w:rFonts w:ascii="Arial" w:hAnsi="Arial"/>
          <w:sz w:val="20"/>
        </w:rPr>
        <w:t xml:space="preserve"> include</w:t>
      </w:r>
      <w:r w:rsidRPr="00AB77DA">
        <w:rPr>
          <w:rFonts w:ascii="Arial" w:hAnsi="Arial"/>
          <w:sz w:val="20"/>
        </w:rPr>
        <w:t xml:space="preserve">: </w:t>
      </w:r>
    </w:p>
    <w:p w:rsidR="003E140D" w:rsidRPr="00AB77DA" w:rsidRDefault="003E140D" w:rsidP="003E140D">
      <w:pPr>
        <w:ind w:firstLine="720"/>
        <w:rPr>
          <w:rFonts w:ascii="Arial" w:hAnsi="Arial"/>
          <w:sz w:val="20"/>
        </w:rPr>
      </w:pPr>
      <w:r w:rsidRPr="00AB77DA">
        <w:rPr>
          <w:rFonts w:ascii="Arial" w:hAnsi="Arial"/>
          <w:b/>
          <w:sz w:val="20"/>
        </w:rPr>
        <w:t>Dorian</w:t>
      </w:r>
      <w:r w:rsidRPr="00AB77DA">
        <w:rPr>
          <w:rFonts w:ascii="Arial" w:hAnsi="Arial"/>
          <w:sz w:val="20"/>
        </w:rPr>
        <w:t xml:space="preserve"> – Allows users to login to the </w:t>
      </w:r>
      <w:r w:rsidR="009926C4">
        <w:rPr>
          <w:rFonts w:ascii="Arial" w:hAnsi="Arial"/>
          <w:sz w:val="20"/>
        </w:rPr>
        <w:t>ca</w:t>
      </w:r>
      <w:r w:rsidRPr="00AB77DA">
        <w:rPr>
          <w:rFonts w:ascii="Arial" w:hAnsi="Arial"/>
          <w:sz w:val="20"/>
        </w:rPr>
        <w:t xml:space="preserve">Grid </w:t>
      </w:r>
    </w:p>
    <w:p w:rsidR="003E140D" w:rsidRPr="00AB77DA" w:rsidRDefault="003E140D" w:rsidP="003E140D">
      <w:pPr>
        <w:ind w:firstLine="720"/>
        <w:rPr>
          <w:rFonts w:ascii="Arial" w:hAnsi="Arial"/>
          <w:sz w:val="20"/>
        </w:rPr>
      </w:pPr>
      <w:r w:rsidRPr="00AB77DA">
        <w:rPr>
          <w:rFonts w:ascii="Arial" w:hAnsi="Arial"/>
          <w:b/>
          <w:sz w:val="20"/>
        </w:rPr>
        <w:t>Authentication Service</w:t>
      </w:r>
      <w:r w:rsidRPr="00AB77DA">
        <w:rPr>
          <w:rFonts w:ascii="Arial" w:hAnsi="Arial"/>
          <w:sz w:val="20"/>
        </w:rPr>
        <w:t xml:space="preserve"> – Integrates existing institutional login capabilities with the </w:t>
      </w:r>
      <w:r w:rsidR="00395F22">
        <w:rPr>
          <w:rFonts w:ascii="Arial" w:hAnsi="Arial"/>
          <w:sz w:val="20"/>
        </w:rPr>
        <w:t>ca</w:t>
      </w:r>
      <w:r w:rsidRPr="00AB77DA">
        <w:rPr>
          <w:rFonts w:ascii="Arial" w:hAnsi="Arial"/>
          <w:sz w:val="20"/>
        </w:rPr>
        <w:t xml:space="preserve">Grid </w:t>
      </w:r>
    </w:p>
    <w:p w:rsidR="003E140D" w:rsidRPr="00AB77DA" w:rsidRDefault="003E140D" w:rsidP="003E140D">
      <w:pPr>
        <w:ind w:firstLine="720"/>
        <w:rPr>
          <w:rFonts w:ascii="Arial" w:hAnsi="Arial"/>
          <w:sz w:val="20"/>
        </w:rPr>
      </w:pPr>
      <w:r w:rsidRPr="00AB77DA">
        <w:rPr>
          <w:rFonts w:ascii="Arial" w:hAnsi="Arial"/>
          <w:b/>
          <w:sz w:val="20"/>
        </w:rPr>
        <w:t>Grid Grouper</w:t>
      </w:r>
      <w:r w:rsidRPr="00AB77DA">
        <w:rPr>
          <w:rFonts w:ascii="Arial" w:hAnsi="Arial"/>
          <w:sz w:val="20"/>
        </w:rPr>
        <w:t xml:space="preserve"> – Allows institutions to implement group-based security policies </w:t>
      </w:r>
    </w:p>
    <w:p w:rsidR="003E140D" w:rsidRPr="00AB77DA" w:rsidRDefault="003E140D" w:rsidP="003E140D">
      <w:pPr>
        <w:ind w:firstLine="720"/>
        <w:rPr>
          <w:rFonts w:ascii="Arial" w:hAnsi="Arial"/>
          <w:sz w:val="20"/>
        </w:rPr>
      </w:pPr>
      <w:r w:rsidRPr="00AB77DA">
        <w:rPr>
          <w:rFonts w:ascii="Arial" w:hAnsi="Arial"/>
          <w:b/>
          <w:sz w:val="20"/>
        </w:rPr>
        <w:lastRenderedPageBreak/>
        <w:t>Grid Trust Service</w:t>
      </w:r>
      <w:r w:rsidRPr="00AB77DA">
        <w:rPr>
          <w:rFonts w:ascii="Arial" w:hAnsi="Arial"/>
          <w:sz w:val="20"/>
        </w:rPr>
        <w:t xml:space="preserve"> – </w:t>
      </w:r>
      <w:r>
        <w:rPr>
          <w:rFonts w:ascii="Arial" w:hAnsi="Arial"/>
          <w:sz w:val="20"/>
        </w:rPr>
        <w:t>Establishes and maintains trust relationships</w:t>
      </w:r>
      <w:r w:rsidRPr="00AB77DA">
        <w:rPr>
          <w:rFonts w:ascii="Arial" w:hAnsi="Arial"/>
          <w:sz w:val="20"/>
        </w:rPr>
        <w:t xml:space="preserve"> </w:t>
      </w:r>
    </w:p>
    <w:p w:rsidR="00395F22" w:rsidRDefault="003E140D" w:rsidP="00395F22">
      <w:pPr>
        <w:ind w:left="720"/>
        <w:rPr>
          <w:rFonts w:ascii="Arial" w:hAnsi="Arial"/>
          <w:b/>
          <w:sz w:val="20"/>
        </w:rPr>
      </w:pPr>
      <w:r w:rsidRPr="00AB77DA">
        <w:rPr>
          <w:rFonts w:ascii="Arial" w:hAnsi="Arial"/>
          <w:b/>
          <w:sz w:val="20"/>
        </w:rPr>
        <w:t>Credential Delegation Service</w:t>
      </w:r>
      <w:r w:rsidRPr="00AB77DA">
        <w:rPr>
          <w:rFonts w:ascii="Arial" w:hAnsi="Arial"/>
          <w:sz w:val="20"/>
        </w:rPr>
        <w:t xml:space="preserve"> </w:t>
      </w:r>
      <w:r w:rsidRPr="00395F22">
        <w:rPr>
          <w:rFonts w:ascii="Arial" w:hAnsi="Arial" w:cs="Arial"/>
          <w:sz w:val="20"/>
        </w:rPr>
        <w:t xml:space="preserve">– </w:t>
      </w:r>
      <w:r w:rsidR="00043B70">
        <w:rPr>
          <w:rFonts w:ascii="Arial" w:hAnsi="Arial" w:cs="Arial"/>
          <w:color w:val="000000"/>
          <w:sz w:val="20"/>
        </w:rPr>
        <w:t>E</w:t>
      </w:r>
      <w:r w:rsidR="00395F22" w:rsidRPr="00395F22">
        <w:rPr>
          <w:rFonts w:ascii="Arial" w:hAnsi="Arial" w:cs="Arial"/>
          <w:color w:val="000000"/>
          <w:sz w:val="20"/>
        </w:rPr>
        <w:t>nables users/services (delegator) to delegate their Grid credentials to other users/services (delegatee) such that the delegatee(s) may act on the delegator's behalf</w:t>
      </w:r>
      <w:r w:rsidR="00395F22">
        <w:rPr>
          <w:rFonts w:ascii="Verdana" w:hAnsi="Verdana"/>
          <w:color w:val="000000"/>
          <w:sz w:val="17"/>
          <w:szCs w:val="17"/>
        </w:rPr>
        <w:t>.</w:t>
      </w:r>
      <w:r w:rsidR="00395F22" w:rsidRPr="00AB77DA">
        <w:rPr>
          <w:rFonts w:ascii="Arial" w:hAnsi="Arial"/>
          <w:b/>
          <w:sz w:val="20"/>
        </w:rPr>
        <w:t xml:space="preserve"> </w:t>
      </w:r>
    </w:p>
    <w:p w:rsidR="003E140D" w:rsidRDefault="003E140D" w:rsidP="00395F22">
      <w:pPr>
        <w:ind w:left="720"/>
        <w:rPr>
          <w:rFonts w:ascii="Arial" w:hAnsi="Arial"/>
          <w:sz w:val="20"/>
        </w:rPr>
      </w:pPr>
      <w:r w:rsidRPr="00AB77DA">
        <w:rPr>
          <w:rFonts w:ascii="Arial" w:hAnsi="Arial"/>
          <w:b/>
          <w:sz w:val="20"/>
        </w:rPr>
        <w:t>Web Single Sign-On</w:t>
      </w:r>
      <w:r w:rsidRPr="00AB77DA">
        <w:rPr>
          <w:rFonts w:ascii="Arial" w:hAnsi="Arial"/>
          <w:sz w:val="20"/>
        </w:rPr>
        <w:t xml:space="preserve"> – Allows a single login to provide access to multiple web applications that utilize Grid services </w:t>
      </w:r>
    </w:p>
    <w:p w:rsidR="003E140D" w:rsidRDefault="003E140D" w:rsidP="003E140D">
      <w:pPr>
        <w:pStyle w:val="Heading2"/>
      </w:pPr>
      <w:bookmarkStart w:id="11" w:name="_Toc248115625"/>
      <w:bookmarkStart w:id="12" w:name="_Toc439994673"/>
      <w:r>
        <w:t>Definitions and Acronyms</w:t>
      </w:r>
      <w:bookmarkEnd w:id="11"/>
    </w:p>
    <w:p w:rsidR="00455591" w:rsidRPr="006E6FCC" w:rsidRDefault="00455591" w:rsidP="00455591">
      <w:pPr>
        <w:rPr>
          <w:rFonts w:ascii="Arial" w:hAnsi="Arial" w:cs="Arial"/>
          <w:b/>
          <w:sz w:val="20"/>
        </w:rPr>
      </w:pPr>
      <w:r w:rsidRPr="006E6FCC">
        <w:rPr>
          <w:rFonts w:ascii="Arial" w:hAnsi="Arial" w:cs="Arial"/>
          <w:b/>
          <w:sz w:val="20"/>
        </w:rPr>
        <w:t>Architecture</w:t>
      </w:r>
    </w:p>
    <w:p w:rsidR="00455591" w:rsidRPr="006E6FCC" w:rsidRDefault="00455591" w:rsidP="00455591">
      <w:pPr>
        <w:pStyle w:val="NormalWeb"/>
        <w:numPr>
          <w:ilvl w:val="0"/>
          <w:numId w:val="4"/>
        </w:numPr>
        <w:ind w:left="1440"/>
        <w:rPr>
          <w:rFonts w:ascii="Arial" w:hAnsi="Arial" w:cs="Arial"/>
          <w:sz w:val="20"/>
          <w:szCs w:val="20"/>
        </w:rPr>
      </w:pPr>
      <w:r w:rsidRPr="006E6FCC">
        <w:rPr>
          <w:rFonts w:ascii="Arial" w:hAnsi="Arial" w:cs="Arial"/>
          <w:sz w:val="20"/>
          <w:szCs w:val="20"/>
        </w:rPr>
        <w:t xml:space="preserve">The software architecture of a program or computing system is the structure or structures of the system. This structure includes software components, the externally visible properties of those components, the relationships among them and the constraints on their use. (based on the definition of architecture in </w:t>
      </w:r>
      <w:hyperlink r:id="rId11" w:anchor="SAP" w:history="1">
        <w:r w:rsidRPr="006E6FCC">
          <w:rPr>
            <w:rStyle w:val="Hyperlink"/>
            <w:rFonts w:ascii="Arial" w:hAnsi="Arial" w:cs="Arial"/>
            <w:sz w:val="20"/>
            <w:szCs w:val="20"/>
          </w:rPr>
          <w:t>[Soft Arch Pract]</w:t>
        </w:r>
      </w:hyperlink>
      <w:r w:rsidRPr="006E6FCC">
        <w:rPr>
          <w:rFonts w:ascii="Arial" w:hAnsi="Arial" w:cs="Arial"/>
          <w:sz w:val="20"/>
          <w:szCs w:val="20"/>
        </w:rPr>
        <w:t>)</w:t>
      </w:r>
    </w:p>
    <w:p w:rsidR="00455591" w:rsidRPr="006E6FCC" w:rsidRDefault="00455591" w:rsidP="00455591">
      <w:pPr>
        <w:pStyle w:val="NormalWeb"/>
        <w:numPr>
          <w:ilvl w:val="0"/>
          <w:numId w:val="4"/>
        </w:numPr>
        <w:ind w:left="1440"/>
        <w:rPr>
          <w:rFonts w:ascii="Arial" w:hAnsi="Arial" w:cs="Arial"/>
          <w:sz w:val="20"/>
          <w:szCs w:val="20"/>
        </w:rPr>
      </w:pPr>
      <w:r w:rsidRPr="006E6FCC">
        <w:rPr>
          <w:rFonts w:ascii="Arial" w:hAnsi="Arial" w:cs="Arial"/>
          <w:sz w:val="20"/>
          <w:szCs w:val="20"/>
        </w:rPr>
        <w:t xml:space="preserve">A software architecture is an abstraction of the run-time elements of a software system during some phase of its operation. A system may be composed of many levels of abstraction and many phases of operation, each with its own software architecture. </w:t>
      </w:r>
      <w:hyperlink r:id="rId12" w:anchor="RoyFieldingThesis" w:history="1">
        <w:r w:rsidRPr="006E6FCC">
          <w:rPr>
            <w:rStyle w:val="Hyperlink"/>
            <w:rFonts w:ascii="Arial" w:hAnsi="Arial" w:cs="Arial"/>
            <w:sz w:val="20"/>
            <w:szCs w:val="20"/>
          </w:rPr>
          <w:t>[Fielding]</w:t>
        </w:r>
      </w:hyperlink>
      <w:r w:rsidRPr="006E6FCC">
        <w:rPr>
          <w:rFonts w:ascii="Arial" w:hAnsi="Arial" w:cs="Arial"/>
          <w:sz w:val="20"/>
          <w:szCs w:val="20"/>
        </w:rPr>
        <w:t xml:space="preserve"> </w:t>
      </w:r>
    </w:p>
    <w:p w:rsidR="003E140D" w:rsidRPr="001C6F53" w:rsidRDefault="00455591" w:rsidP="001C6F53">
      <w:pPr>
        <w:rPr>
          <w:b/>
        </w:rPr>
      </w:pPr>
      <w:r w:rsidRPr="001C6F53">
        <w:rPr>
          <w:b/>
        </w:rPr>
        <w:t>A</w:t>
      </w:r>
      <w:r w:rsidR="003E140D" w:rsidRPr="001C6F53">
        <w:rPr>
          <w:b/>
        </w:rPr>
        <w:t>uthentication</w:t>
      </w:r>
    </w:p>
    <w:p w:rsidR="003E140D" w:rsidRDefault="003E140D" w:rsidP="001C6F53">
      <w:pPr>
        <w:ind w:left="720"/>
        <w:rPr>
          <w:rFonts w:ascii="Arial" w:hAnsi="Arial" w:cs="Arial"/>
          <w:sz w:val="20"/>
        </w:rPr>
      </w:pPr>
      <w:r w:rsidRPr="001C6F53">
        <w:rPr>
          <w:rFonts w:ascii="Arial" w:hAnsi="Arial" w:cs="Arial"/>
          <w:sz w:val="20"/>
        </w:rPr>
        <w:t>Authentication is the process of verifying that a potential partner in a conversation is capable of representing a person or organization [W3C].</w:t>
      </w:r>
    </w:p>
    <w:p w:rsidR="001C6F53" w:rsidRPr="001C6F53" w:rsidRDefault="001C6F53" w:rsidP="001C6F53">
      <w:pPr>
        <w:ind w:left="720"/>
        <w:rPr>
          <w:rFonts w:ascii="Arial" w:hAnsi="Arial" w:cs="Arial"/>
          <w:sz w:val="20"/>
        </w:rPr>
      </w:pPr>
    </w:p>
    <w:p w:rsidR="003E140D" w:rsidRPr="001C6F53" w:rsidRDefault="00455591" w:rsidP="001C6F53">
      <w:pPr>
        <w:rPr>
          <w:rFonts w:ascii="Arial" w:hAnsi="Arial" w:cs="Arial"/>
          <w:b/>
          <w:sz w:val="20"/>
        </w:rPr>
      </w:pPr>
      <w:bookmarkStart w:id="13" w:name="authorization"/>
      <w:bookmarkEnd w:id="13"/>
      <w:r w:rsidRPr="001C6F53">
        <w:rPr>
          <w:rFonts w:ascii="Arial" w:hAnsi="Arial" w:cs="Arial"/>
          <w:b/>
          <w:sz w:val="20"/>
        </w:rPr>
        <w:t>A</w:t>
      </w:r>
      <w:r w:rsidR="003E140D" w:rsidRPr="001C6F53">
        <w:rPr>
          <w:rFonts w:ascii="Arial" w:hAnsi="Arial" w:cs="Arial"/>
          <w:b/>
          <w:sz w:val="20"/>
        </w:rPr>
        <w:t>uthorization</w:t>
      </w:r>
    </w:p>
    <w:p w:rsidR="003E140D" w:rsidRDefault="003E140D" w:rsidP="001C6F53">
      <w:pPr>
        <w:ind w:left="720"/>
        <w:rPr>
          <w:rFonts w:ascii="Arial" w:hAnsi="Arial" w:cs="Arial"/>
          <w:sz w:val="20"/>
        </w:rPr>
      </w:pPr>
      <w:r w:rsidRPr="001C6F53">
        <w:rPr>
          <w:rFonts w:ascii="Arial" w:hAnsi="Arial" w:cs="Arial"/>
          <w:sz w:val="20"/>
        </w:rPr>
        <w:t>The process of determining, by evaluating applicable access control information, whether</w:t>
      </w:r>
      <w:r w:rsidR="00F15B96" w:rsidRPr="001C6F53">
        <w:rPr>
          <w:rFonts w:ascii="Arial" w:hAnsi="Arial" w:cs="Arial"/>
          <w:sz w:val="20"/>
        </w:rPr>
        <w:t xml:space="preserve"> or not</w:t>
      </w:r>
      <w:r w:rsidRPr="001C6F53">
        <w:rPr>
          <w:rFonts w:ascii="Arial" w:hAnsi="Arial" w:cs="Arial"/>
          <w:sz w:val="20"/>
        </w:rPr>
        <w:t xml:space="preserve"> a subject is permitted </w:t>
      </w:r>
      <w:r w:rsidR="00F15B96" w:rsidRPr="001C6F53">
        <w:rPr>
          <w:rFonts w:ascii="Arial" w:hAnsi="Arial" w:cs="Arial"/>
          <w:sz w:val="20"/>
        </w:rPr>
        <w:t xml:space="preserve">to </w:t>
      </w:r>
      <w:r w:rsidRPr="001C6F53">
        <w:rPr>
          <w:rFonts w:ascii="Arial" w:hAnsi="Arial" w:cs="Arial"/>
          <w:sz w:val="20"/>
        </w:rPr>
        <w:t>access a particular resource. Usually, authorization is in the context of authentication. Once a subject is authenticated, it may be authorized to perform different types of access [W3C].</w:t>
      </w:r>
    </w:p>
    <w:p w:rsidR="001C6F53" w:rsidRPr="001C6F53" w:rsidRDefault="001C6F53" w:rsidP="001C6F53">
      <w:pPr>
        <w:ind w:left="720"/>
        <w:rPr>
          <w:rFonts w:ascii="Arial" w:hAnsi="Arial" w:cs="Arial"/>
          <w:sz w:val="20"/>
        </w:rPr>
      </w:pPr>
    </w:p>
    <w:p w:rsidR="003E140D" w:rsidRPr="001C6F53" w:rsidRDefault="003E140D" w:rsidP="001C6F53">
      <w:pPr>
        <w:rPr>
          <w:rFonts w:ascii="Arial" w:hAnsi="Arial" w:cs="Arial"/>
          <w:b/>
          <w:sz w:val="20"/>
        </w:rPr>
      </w:pPr>
      <w:r w:rsidRPr="001C6F53">
        <w:rPr>
          <w:rFonts w:ascii="Arial" w:hAnsi="Arial" w:cs="Arial"/>
          <w:b/>
          <w:sz w:val="20"/>
        </w:rPr>
        <w:t>Configuration</w:t>
      </w:r>
    </w:p>
    <w:p w:rsidR="003E140D" w:rsidRDefault="003E140D" w:rsidP="001C6F53">
      <w:pPr>
        <w:ind w:left="720"/>
        <w:rPr>
          <w:rFonts w:ascii="Arial" w:hAnsi="Arial" w:cs="Arial"/>
          <w:sz w:val="20"/>
        </w:rPr>
      </w:pPr>
      <w:r w:rsidRPr="001C6F53">
        <w:rPr>
          <w:rFonts w:ascii="Arial" w:hAnsi="Arial" w:cs="Arial"/>
          <w:sz w:val="20"/>
        </w:rPr>
        <w:t>A collection of properties, which may be changed. A property may influence the behavior of an entity [W3C].</w:t>
      </w:r>
    </w:p>
    <w:p w:rsidR="001C6F53" w:rsidRPr="001C6F53" w:rsidRDefault="001C6F53" w:rsidP="001C6F53">
      <w:pPr>
        <w:ind w:left="720"/>
        <w:rPr>
          <w:rFonts w:ascii="Arial" w:hAnsi="Arial" w:cs="Arial"/>
          <w:sz w:val="20"/>
        </w:rPr>
      </w:pPr>
    </w:p>
    <w:p w:rsidR="00A0099B" w:rsidRPr="00304AC9" w:rsidRDefault="00A0099B" w:rsidP="00A0099B">
      <w:pPr>
        <w:autoSpaceDE w:val="0"/>
        <w:autoSpaceDN w:val="0"/>
        <w:adjustRightInd w:val="0"/>
        <w:spacing w:line="240" w:lineRule="auto"/>
        <w:rPr>
          <w:rFonts w:ascii="Arial" w:hAnsi="Arial" w:cs="Arial"/>
          <w:b/>
          <w:sz w:val="20"/>
        </w:rPr>
      </w:pPr>
      <w:r w:rsidRPr="00304AC9">
        <w:rPr>
          <w:rFonts w:ascii="Arial" w:hAnsi="Arial" w:cs="Arial"/>
          <w:b/>
          <w:sz w:val="20"/>
        </w:rPr>
        <w:t>Certification Authority (CA)</w:t>
      </w:r>
    </w:p>
    <w:p w:rsidR="00A0099B" w:rsidRDefault="00A0099B" w:rsidP="00304AC9">
      <w:pPr>
        <w:autoSpaceDE w:val="0"/>
        <w:autoSpaceDN w:val="0"/>
        <w:adjustRightInd w:val="0"/>
        <w:spacing w:line="240" w:lineRule="auto"/>
        <w:ind w:left="720"/>
        <w:rPr>
          <w:rFonts w:ascii="Arial" w:hAnsi="Arial" w:cs="Arial"/>
          <w:sz w:val="20"/>
        </w:rPr>
      </w:pPr>
      <w:r w:rsidRPr="00304AC9">
        <w:rPr>
          <w:rFonts w:ascii="Arial" w:hAnsi="Arial" w:cs="Arial"/>
          <w:sz w:val="20"/>
        </w:rPr>
        <w:t>The entity / system that issues X.509 identity certificates (places a subject name</w:t>
      </w:r>
      <w:r w:rsidR="00304AC9">
        <w:rPr>
          <w:rFonts w:ascii="Arial" w:hAnsi="Arial" w:cs="Arial"/>
          <w:sz w:val="20"/>
        </w:rPr>
        <w:t xml:space="preserve"> </w:t>
      </w:r>
      <w:r w:rsidRPr="00304AC9">
        <w:rPr>
          <w:rFonts w:ascii="Arial" w:hAnsi="Arial" w:cs="Arial"/>
          <w:sz w:val="20"/>
        </w:rPr>
        <w:t>and public key in a document and then digitally signs that document using the</w:t>
      </w:r>
      <w:r w:rsidR="00304AC9">
        <w:rPr>
          <w:rFonts w:ascii="Arial" w:hAnsi="Arial" w:cs="Arial"/>
          <w:sz w:val="20"/>
        </w:rPr>
        <w:t xml:space="preserve"> </w:t>
      </w:r>
      <w:r w:rsidRPr="00304AC9">
        <w:rPr>
          <w:rFonts w:ascii="Arial" w:hAnsi="Arial" w:cs="Arial"/>
          <w:sz w:val="20"/>
        </w:rPr>
        <w:t>private key of the CA</w:t>
      </w:r>
      <w:r w:rsidR="00304AC9">
        <w:rPr>
          <w:rFonts w:ascii="Arial" w:hAnsi="Arial" w:cs="Arial"/>
          <w:sz w:val="20"/>
        </w:rPr>
        <w:t>).</w:t>
      </w:r>
    </w:p>
    <w:p w:rsidR="00304AC9" w:rsidRPr="00304AC9" w:rsidRDefault="00304AC9" w:rsidP="00304AC9">
      <w:pPr>
        <w:autoSpaceDE w:val="0"/>
        <w:autoSpaceDN w:val="0"/>
        <w:adjustRightInd w:val="0"/>
        <w:spacing w:line="240" w:lineRule="auto"/>
        <w:rPr>
          <w:rFonts w:ascii="Arial" w:hAnsi="Arial" w:cs="Arial"/>
          <w:sz w:val="20"/>
        </w:rPr>
      </w:pPr>
    </w:p>
    <w:p w:rsidR="009155CC" w:rsidRPr="001C6F53" w:rsidRDefault="00863EB5" w:rsidP="001C6F53">
      <w:pPr>
        <w:rPr>
          <w:rFonts w:ascii="Arial" w:hAnsi="Arial" w:cs="Arial"/>
          <w:b/>
          <w:sz w:val="20"/>
        </w:rPr>
      </w:pPr>
      <w:r w:rsidRPr="001C6F53">
        <w:rPr>
          <w:rFonts w:ascii="Arial" w:hAnsi="Arial" w:cs="Arial"/>
          <w:b/>
          <w:sz w:val="20"/>
        </w:rPr>
        <w:t>CRL</w:t>
      </w:r>
    </w:p>
    <w:p w:rsidR="00863EB5" w:rsidRDefault="00863EB5" w:rsidP="001C6F53">
      <w:pPr>
        <w:ind w:left="720"/>
        <w:rPr>
          <w:rFonts w:ascii="Arial" w:hAnsi="Arial" w:cs="Arial"/>
          <w:sz w:val="20"/>
        </w:rPr>
      </w:pPr>
      <w:r w:rsidRPr="001C6F53">
        <w:rPr>
          <w:rFonts w:ascii="Arial" w:hAnsi="Arial" w:cs="Arial"/>
          <w:sz w:val="20"/>
        </w:rPr>
        <w:t>A certificate revocation list (CRL) is a list of certificates (or more specifically, a list of serial numbers for certificates) that have been revoked or are no longer valid, and therefore should not be relied upon.</w:t>
      </w:r>
    </w:p>
    <w:p w:rsidR="001C6F53" w:rsidRPr="001C6F53" w:rsidRDefault="001C6F53" w:rsidP="001C6F53">
      <w:pPr>
        <w:ind w:left="720"/>
        <w:rPr>
          <w:rFonts w:ascii="Arial" w:hAnsi="Arial" w:cs="Arial"/>
          <w:sz w:val="20"/>
        </w:rPr>
      </w:pPr>
    </w:p>
    <w:p w:rsidR="003E140D" w:rsidRPr="001C6F53" w:rsidRDefault="003E140D" w:rsidP="001C6F53">
      <w:pPr>
        <w:rPr>
          <w:rFonts w:ascii="Arial" w:hAnsi="Arial" w:cs="Arial"/>
          <w:b/>
          <w:sz w:val="20"/>
        </w:rPr>
      </w:pPr>
      <w:r w:rsidRPr="001C6F53">
        <w:rPr>
          <w:rFonts w:ascii="Arial" w:hAnsi="Arial" w:cs="Arial"/>
          <w:b/>
          <w:sz w:val="20"/>
        </w:rPr>
        <w:t>Encryption</w:t>
      </w:r>
    </w:p>
    <w:p w:rsidR="003E140D" w:rsidRDefault="003E140D" w:rsidP="001C6F53">
      <w:pPr>
        <w:ind w:left="720"/>
        <w:rPr>
          <w:rFonts w:ascii="Arial" w:hAnsi="Arial" w:cs="Arial"/>
          <w:sz w:val="20"/>
        </w:rPr>
      </w:pPr>
      <w:r w:rsidRPr="001C6F53">
        <w:rPr>
          <w:rFonts w:ascii="Arial" w:hAnsi="Arial" w:cs="Arial"/>
          <w:sz w:val="20"/>
        </w:rPr>
        <w:t xml:space="preserve">Cryptographic transformation of data (called "plaintext") into a form (called "ciphertext") that conceals the data's original meaning to prevent it from being known or used. If the transformation is reversible, the corresponding reversal process is called "decryption", which is a transformation that restores encrypted data to its original state. </w:t>
      </w:r>
      <w:hyperlink r:id="rId13" w:anchor="RFC2828" w:history="1">
        <w:r w:rsidRPr="001C6F53">
          <w:rPr>
            <w:rStyle w:val="Hyperlink"/>
            <w:rFonts w:ascii="Arial" w:hAnsi="Arial" w:cs="Arial"/>
            <w:sz w:val="20"/>
          </w:rPr>
          <w:t>[RFC 2828]</w:t>
        </w:r>
      </w:hyperlink>
    </w:p>
    <w:p w:rsidR="001C6F53" w:rsidRPr="001C6F53" w:rsidRDefault="001C6F53" w:rsidP="001C6F53">
      <w:pPr>
        <w:ind w:left="720"/>
        <w:rPr>
          <w:rFonts w:ascii="Arial" w:hAnsi="Arial" w:cs="Arial"/>
          <w:sz w:val="20"/>
        </w:rPr>
      </w:pPr>
    </w:p>
    <w:p w:rsidR="003E140D" w:rsidRPr="001C6F53" w:rsidRDefault="003E140D" w:rsidP="001C6F53">
      <w:pPr>
        <w:rPr>
          <w:rFonts w:ascii="Arial" w:hAnsi="Arial" w:cs="Arial"/>
          <w:b/>
          <w:sz w:val="20"/>
        </w:rPr>
      </w:pPr>
      <w:r w:rsidRPr="001C6F53">
        <w:rPr>
          <w:rFonts w:ascii="Arial" w:hAnsi="Arial" w:cs="Arial"/>
          <w:b/>
          <w:sz w:val="20"/>
        </w:rPr>
        <w:t xml:space="preserve">Grid </w:t>
      </w:r>
    </w:p>
    <w:p w:rsidR="003E140D" w:rsidRDefault="003E140D" w:rsidP="001C6F53">
      <w:pPr>
        <w:ind w:left="720"/>
        <w:rPr>
          <w:rFonts w:ascii="Arial" w:hAnsi="Arial" w:cs="Arial"/>
          <w:sz w:val="20"/>
        </w:rPr>
      </w:pPr>
      <w:r w:rsidRPr="001C6F53">
        <w:rPr>
          <w:rFonts w:ascii="Arial" w:hAnsi="Arial" w:cs="Arial"/>
          <w:sz w:val="20"/>
        </w:rPr>
        <w:t>A Grid is an interconnected set of computing resources for the purpose of data sharing and analysis by a virtual organization. For caGrid and caBIG</w:t>
      </w:r>
      <w:r w:rsidR="00F469DE" w:rsidRPr="001C6F53">
        <w:rPr>
          <w:rFonts w:ascii="Arial" w:hAnsi="Arial" w:cs="Arial"/>
          <w:sz w:val="20"/>
        </w:rPr>
        <w:t>®</w:t>
      </w:r>
      <w:r w:rsidRPr="001C6F53">
        <w:rPr>
          <w:rFonts w:ascii="Arial" w:hAnsi="Arial" w:cs="Arial"/>
          <w:sz w:val="20"/>
        </w:rPr>
        <w:t xml:space="preserve"> specifically, a Grid links computer and data resources of multiple organizations to securely share and analyze vast quantities of data. </w:t>
      </w:r>
      <w:r w:rsidRPr="001C6F53">
        <w:rPr>
          <w:rFonts w:ascii="Arial" w:hAnsi="Arial" w:cs="Arial"/>
          <w:sz w:val="20"/>
        </w:rPr>
        <w:lastRenderedPageBreak/>
        <w:t>Computers, servers, or databases are shared as Grid services and join a target Grid by conforming to the Grid's data sharing and security policies.</w:t>
      </w:r>
    </w:p>
    <w:p w:rsidR="001C6F53" w:rsidRPr="001C6F53" w:rsidRDefault="001C6F53" w:rsidP="001C6F53">
      <w:pPr>
        <w:ind w:left="720"/>
        <w:rPr>
          <w:rFonts w:ascii="Arial" w:hAnsi="Arial" w:cs="Arial"/>
          <w:sz w:val="20"/>
        </w:rPr>
      </w:pPr>
    </w:p>
    <w:p w:rsidR="001C6F53" w:rsidRPr="001C6F53" w:rsidRDefault="001C6F53" w:rsidP="001C6F53">
      <w:pPr>
        <w:rPr>
          <w:rFonts w:ascii="Arial" w:hAnsi="Arial" w:cs="Arial"/>
          <w:b/>
          <w:sz w:val="20"/>
        </w:rPr>
      </w:pPr>
      <w:r w:rsidRPr="001C6F53">
        <w:rPr>
          <w:rFonts w:ascii="Arial" w:hAnsi="Arial" w:cs="Arial"/>
          <w:b/>
          <w:sz w:val="20"/>
        </w:rPr>
        <w:t>Grid Identity</w:t>
      </w:r>
    </w:p>
    <w:p w:rsidR="001C6F53" w:rsidRDefault="001C6F53" w:rsidP="001C6F53">
      <w:pPr>
        <w:ind w:left="720"/>
        <w:rPr>
          <w:rFonts w:ascii="Arial" w:hAnsi="Arial" w:cs="Arial"/>
          <w:sz w:val="20"/>
        </w:rPr>
      </w:pPr>
      <w:r w:rsidRPr="001C6F53">
        <w:rPr>
          <w:rFonts w:ascii="Arial" w:hAnsi="Arial" w:cs="Arial"/>
          <w:sz w:val="20"/>
        </w:rPr>
        <w:t xml:space="preserve">Grid identity is a global unique identifier on caGrid assigned by Dorian. It is the combination of “Dorian CA subject”, “Identity Provider Name” and “Local User Id”. Local user id is a unique string in authentication authority domain. </w:t>
      </w:r>
    </w:p>
    <w:p w:rsidR="001C6F53" w:rsidRPr="001C6F53" w:rsidRDefault="001C6F53" w:rsidP="001C6F53">
      <w:pPr>
        <w:ind w:left="720"/>
        <w:rPr>
          <w:rFonts w:ascii="Arial" w:hAnsi="Arial" w:cs="Arial"/>
          <w:sz w:val="20"/>
        </w:rPr>
      </w:pPr>
    </w:p>
    <w:p w:rsidR="001C6F53" w:rsidRDefault="001C6F53" w:rsidP="001C6F53">
      <w:pPr>
        <w:ind w:firstLine="720"/>
        <w:rPr>
          <w:rFonts w:ascii="Arial" w:hAnsi="Arial" w:cs="Arial"/>
          <w:sz w:val="20"/>
        </w:rPr>
      </w:pPr>
      <w:r w:rsidRPr="00340F88">
        <w:rPr>
          <w:rFonts w:ascii="Arial" w:hAnsi="Arial" w:cs="Arial"/>
          <w:sz w:val="20"/>
        </w:rPr>
        <w:t>Example: /O=OSU/OU=BMI/OU=caGrid/OU=Dorian/OU=localhost/OU=OSU/CN=jdoe</w:t>
      </w:r>
    </w:p>
    <w:p w:rsidR="001C6F53" w:rsidRDefault="00754D31" w:rsidP="001C6F53">
      <w:pPr>
        <w:ind w:firstLine="720"/>
        <w:rPr>
          <w:rFonts w:ascii="Arial" w:hAnsi="Arial" w:cs="Arial"/>
          <w:sz w:val="20"/>
        </w:rPr>
      </w:pPr>
      <w:r>
        <w:rPr>
          <w:rFonts w:ascii="Arial" w:hAnsi="Arial" w:cs="Arial"/>
          <w:noProof/>
          <w:sz w:val="20"/>
        </w:rPr>
        <w:pict>
          <v:shapetype id="_x0000_t32" coordsize="21600,21600" o:spt="32" o:oned="t" path="m,l21600,21600e" filled="f">
            <v:path arrowok="t" fillok="f" o:connecttype="none"/>
            <o:lock v:ext="edit" shapetype="t"/>
          </v:shapetype>
          <v:shape id="_x0000_s4185" type="#_x0000_t32" style="position:absolute;left:0;text-align:left;margin-left:370.2pt;margin-top:1.5pt;width:41.25pt;height:.75pt;flip:y;z-index:251722240" o:connectortype="straight">
            <v:stroke startarrow="block" endarrow="block"/>
          </v:shape>
        </w:pict>
      </w:r>
      <w:r>
        <w:rPr>
          <w:rFonts w:ascii="Arial" w:hAnsi="Arial" w:cs="Arial"/>
          <w:noProof/>
          <w:sz w:val="20"/>
        </w:rPr>
        <w:pict>
          <v:shape id="_x0000_s4184" type="#_x0000_t32" style="position:absolute;left:0;text-align:left;margin-left:327.45pt;margin-top:1.5pt;width:42.75pt;height:.75pt;flip:y;z-index:251721216" o:connectortype="straight">
            <v:stroke startarrow="block" endarrow="block"/>
          </v:shape>
        </w:pict>
      </w:r>
      <w:r>
        <w:rPr>
          <w:rFonts w:ascii="Arial" w:hAnsi="Arial" w:cs="Arial"/>
          <w:noProof/>
          <w:sz w:val="20"/>
        </w:rPr>
        <w:pict>
          <v:shape id="_x0000_s4183" type="#_x0000_t32" style="position:absolute;left:0;text-align:left;margin-left:82.2pt;margin-top:1.5pt;width:245.25pt;height:.75pt;z-index:251720192" o:connectortype="straight">
            <v:stroke startarrow="block" endarrow="block"/>
          </v:shape>
        </w:pict>
      </w:r>
    </w:p>
    <w:p w:rsidR="001C6F53" w:rsidRPr="00340F88" w:rsidRDefault="001C6F53" w:rsidP="001C6F53">
      <w:pPr>
        <w:ind w:firstLine="720"/>
        <w:rPr>
          <w:rFonts w:ascii="Arial" w:hAnsi="Arial" w:cs="Arial"/>
          <w:sz w:val="20"/>
        </w:rPr>
      </w:pPr>
      <w:r>
        <w:rPr>
          <w:rFonts w:ascii="Arial" w:hAnsi="Arial" w:cs="Arial"/>
          <w:sz w:val="20"/>
        </w:rPr>
        <w:tab/>
      </w:r>
      <w:r>
        <w:rPr>
          <w:rFonts w:ascii="Arial" w:hAnsi="Arial" w:cs="Arial"/>
          <w:sz w:val="20"/>
        </w:rPr>
        <w:tab/>
        <w:t>Dorian CA Subject</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IdP Name  Local User Id</w:t>
      </w:r>
    </w:p>
    <w:p w:rsidR="001C6F53" w:rsidRDefault="001C6F53" w:rsidP="00297DD4">
      <w:pPr>
        <w:autoSpaceDE w:val="0"/>
        <w:autoSpaceDN w:val="0"/>
        <w:adjustRightInd w:val="0"/>
        <w:spacing w:line="240" w:lineRule="auto"/>
        <w:rPr>
          <w:rFonts w:ascii="Arial" w:hAnsi="Arial" w:cs="Arial"/>
          <w:b/>
          <w:sz w:val="20"/>
        </w:rPr>
      </w:pPr>
    </w:p>
    <w:p w:rsidR="00297DD4" w:rsidRPr="001C6F53" w:rsidRDefault="00297DD4" w:rsidP="001C6F53">
      <w:pPr>
        <w:rPr>
          <w:rFonts w:ascii="Arial" w:hAnsi="Arial" w:cs="Arial"/>
          <w:b/>
          <w:sz w:val="20"/>
        </w:rPr>
      </w:pPr>
      <w:r w:rsidRPr="001C6F53">
        <w:rPr>
          <w:rFonts w:ascii="Arial" w:hAnsi="Arial" w:cs="Arial"/>
          <w:b/>
          <w:sz w:val="20"/>
        </w:rPr>
        <w:t>IdP</w:t>
      </w:r>
    </w:p>
    <w:p w:rsidR="00297DD4" w:rsidRDefault="00297DD4" w:rsidP="001C6F53">
      <w:pPr>
        <w:ind w:left="720"/>
        <w:rPr>
          <w:rFonts w:ascii="Arial" w:hAnsi="Arial" w:cs="Arial"/>
          <w:sz w:val="20"/>
        </w:rPr>
      </w:pPr>
      <w:r w:rsidRPr="001C6F53">
        <w:rPr>
          <w:rFonts w:ascii="Arial" w:hAnsi="Arial" w:cs="Arial"/>
          <w:sz w:val="20"/>
        </w:rPr>
        <w:t>Identity Provider (IdP) is an entity that asserts the identity of a user of an electronic information system.</w:t>
      </w:r>
    </w:p>
    <w:p w:rsidR="001C6F53" w:rsidRPr="001C6F53" w:rsidRDefault="001C6F53" w:rsidP="001C6F53">
      <w:pPr>
        <w:ind w:left="720"/>
        <w:rPr>
          <w:rFonts w:ascii="Arial" w:hAnsi="Arial" w:cs="Arial"/>
          <w:sz w:val="20"/>
        </w:rPr>
      </w:pPr>
    </w:p>
    <w:p w:rsidR="00455591" w:rsidRPr="001C6F53" w:rsidRDefault="00455591" w:rsidP="001C6F53">
      <w:pPr>
        <w:rPr>
          <w:rFonts w:ascii="Arial" w:hAnsi="Arial" w:cs="Arial"/>
          <w:b/>
          <w:sz w:val="20"/>
        </w:rPr>
      </w:pPr>
      <w:r w:rsidRPr="001C6F53">
        <w:rPr>
          <w:rFonts w:ascii="Arial" w:hAnsi="Arial" w:cs="Arial"/>
          <w:b/>
          <w:sz w:val="20"/>
        </w:rPr>
        <w:t>J2EE</w:t>
      </w:r>
    </w:p>
    <w:p w:rsidR="00455591" w:rsidRDefault="00455591" w:rsidP="001C6F53">
      <w:pPr>
        <w:ind w:left="720"/>
        <w:rPr>
          <w:rFonts w:ascii="Arial" w:hAnsi="Arial" w:cs="Arial"/>
          <w:sz w:val="20"/>
        </w:rPr>
      </w:pPr>
      <w:r w:rsidRPr="001C6F53">
        <w:rPr>
          <w:rFonts w:ascii="Arial" w:hAnsi="Arial" w:cs="Arial"/>
          <w:sz w:val="20"/>
        </w:rPr>
        <w:t>The Java 2 Platform, Enterprise Edition (J2EE) defines the standard for developing multitier enterprise applications. The J2EE platform simplifies enterprise applications by basing them on standardized, modular components, by providing a complete set of services to those components, and by handling many details of application behavior automatically, without complex programming.</w:t>
      </w:r>
    </w:p>
    <w:p w:rsidR="001C6F53" w:rsidRPr="001C6F53" w:rsidRDefault="001C6F53" w:rsidP="001C6F53">
      <w:pPr>
        <w:ind w:left="720"/>
        <w:rPr>
          <w:rFonts w:ascii="Arial" w:hAnsi="Arial" w:cs="Arial"/>
          <w:sz w:val="20"/>
        </w:rPr>
      </w:pPr>
    </w:p>
    <w:p w:rsidR="00455591" w:rsidRPr="001C6F53" w:rsidRDefault="00455591" w:rsidP="001C6F53">
      <w:pPr>
        <w:rPr>
          <w:rFonts w:ascii="Arial" w:hAnsi="Arial" w:cs="Arial"/>
          <w:b/>
          <w:sz w:val="20"/>
        </w:rPr>
      </w:pPr>
      <w:r w:rsidRPr="001C6F53">
        <w:rPr>
          <w:rFonts w:ascii="Arial" w:hAnsi="Arial" w:cs="Arial"/>
          <w:b/>
          <w:sz w:val="20"/>
        </w:rPr>
        <w:t>Loose coupling</w:t>
      </w:r>
    </w:p>
    <w:p w:rsidR="00455591" w:rsidRPr="001C6F53" w:rsidRDefault="00455591" w:rsidP="001C6F53">
      <w:pPr>
        <w:ind w:left="720"/>
        <w:rPr>
          <w:rFonts w:ascii="Arial" w:hAnsi="Arial" w:cs="Arial"/>
          <w:sz w:val="20"/>
        </w:rPr>
      </w:pPr>
      <w:r w:rsidRPr="001C6F53">
        <w:rPr>
          <w:rFonts w:ascii="Arial" w:hAnsi="Arial" w:cs="Arial"/>
          <w:sz w:val="20"/>
        </w:rPr>
        <w:t>Coupling is the dependency between interacting systems. This dependency can be decomposed into real dependency and artificial dependency:</w:t>
      </w:r>
    </w:p>
    <w:p w:rsidR="00455591" w:rsidRPr="00232CC4" w:rsidRDefault="00455591" w:rsidP="00455591">
      <w:pPr>
        <w:numPr>
          <w:ilvl w:val="0"/>
          <w:numId w:val="5"/>
        </w:numPr>
        <w:spacing w:before="100" w:beforeAutospacing="1" w:after="100" w:afterAutospacing="1" w:line="240" w:lineRule="auto"/>
        <w:ind w:left="1440"/>
        <w:rPr>
          <w:rFonts w:ascii="Arial" w:hAnsi="Arial" w:cs="Arial"/>
          <w:sz w:val="20"/>
        </w:rPr>
      </w:pPr>
      <w:r w:rsidRPr="00232CC4">
        <w:rPr>
          <w:rFonts w:ascii="Arial" w:hAnsi="Arial" w:cs="Arial"/>
          <w:sz w:val="20"/>
        </w:rPr>
        <w:t>Real dependency is the set of features or services that a system consumes from other systems. The real dependency always exists and cannot be reduced.</w:t>
      </w:r>
    </w:p>
    <w:p w:rsidR="00455591" w:rsidRPr="00232CC4" w:rsidRDefault="00455591" w:rsidP="00455591">
      <w:pPr>
        <w:numPr>
          <w:ilvl w:val="0"/>
          <w:numId w:val="5"/>
        </w:numPr>
        <w:spacing w:before="100" w:beforeAutospacing="1" w:after="100" w:afterAutospacing="1" w:line="240" w:lineRule="auto"/>
        <w:ind w:left="1440"/>
        <w:rPr>
          <w:rFonts w:ascii="Arial" w:hAnsi="Arial" w:cs="Arial"/>
          <w:sz w:val="20"/>
        </w:rPr>
      </w:pPr>
      <w:r w:rsidRPr="00232CC4">
        <w:rPr>
          <w:rFonts w:ascii="Arial" w:hAnsi="Arial" w:cs="Arial"/>
          <w:sz w:val="20"/>
        </w:rPr>
        <w:t>Artificial dependency is the set of factors that a system has to comply with in order to consume the features or services provided by other systems. Typical artificial dependency factors are language dependency, platform dependency, API dependency, etc. Artificial dependency always exists, but it or its cost can be reduced.</w:t>
      </w:r>
    </w:p>
    <w:p w:rsidR="00455591" w:rsidRPr="00232CC4" w:rsidRDefault="00455591" w:rsidP="00455591">
      <w:pPr>
        <w:spacing w:before="100" w:beforeAutospacing="1" w:after="100" w:afterAutospacing="1" w:line="240" w:lineRule="auto"/>
        <w:ind w:left="720"/>
        <w:rPr>
          <w:rFonts w:ascii="Arial" w:hAnsi="Arial" w:cs="Arial"/>
          <w:sz w:val="20"/>
        </w:rPr>
      </w:pPr>
      <w:r w:rsidRPr="00232CC4">
        <w:rPr>
          <w:rFonts w:ascii="Arial" w:hAnsi="Arial" w:cs="Arial"/>
          <w:sz w:val="20"/>
        </w:rPr>
        <w:t>Loose coupling describes the configuration in which artificial dependency has been reduced to the minimum</w:t>
      </w:r>
      <w:r>
        <w:rPr>
          <w:rFonts w:ascii="Arial" w:hAnsi="Arial" w:cs="Arial"/>
          <w:sz w:val="20"/>
        </w:rPr>
        <w:t xml:space="preserve"> [W3C]</w:t>
      </w:r>
      <w:r w:rsidRPr="00232CC4">
        <w:rPr>
          <w:rFonts w:ascii="Arial" w:hAnsi="Arial" w:cs="Arial"/>
          <w:sz w:val="20"/>
        </w:rPr>
        <w:t>.</w:t>
      </w:r>
    </w:p>
    <w:p w:rsidR="00455591" w:rsidRPr="001C6F53" w:rsidRDefault="00455591" w:rsidP="001C6F53">
      <w:pPr>
        <w:rPr>
          <w:rFonts w:ascii="Arial" w:hAnsi="Arial" w:cs="Arial"/>
          <w:b/>
          <w:sz w:val="20"/>
        </w:rPr>
      </w:pPr>
      <w:r w:rsidRPr="001C6F53">
        <w:rPr>
          <w:rFonts w:ascii="Arial" w:hAnsi="Arial" w:cs="Arial"/>
          <w:b/>
          <w:sz w:val="20"/>
        </w:rPr>
        <w:t>MVC</w:t>
      </w:r>
    </w:p>
    <w:p w:rsidR="00455591" w:rsidRDefault="00455591" w:rsidP="001C6F53">
      <w:pPr>
        <w:ind w:left="720"/>
        <w:rPr>
          <w:rFonts w:ascii="Arial" w:hAnsi="Arial" w:cs="Arial"/>
          <w:sz w:val="20"/>
        </w:rPr>
      </w:pPr>
      <w:r w:rsidRPr="001C6F53">
        <w:rPr>
          <w:rFonts w:ascii="Arial" w:hAnsi="Arial" w:cs="Arial"/>
          <w:sz w:val="20"/>
        </w:rPr>
        <w:t>Model-View-Controller is an architectural pattern used in software engineering. The pattern isolates business logic from input and presentation, permitting independent development, testing and maintenance of each.</w:t>
      </w:r>
    </w:p>
    <w:p w:rsidR="001C6F53" w:rsidRPr="001C6F53" w:rsidRDefault="001C6F53" w:rsidP="001C6F53">
      <w:pPr>
        <w:ind w:left="720"/>
        <w:rPr>
          <w:rFonts w:ascii="Arial" w:hAnsi="Arial" w:cs="Arial"/>
          <w:sz w:val="20"/>
        </w:rPr>
      </w:pPr>
    </w:p>
    <w:p w:rsidR="003E140D" w:rsidRPr="001C6F53" w:rsidRDefault="003E140D" w:rsidP="001C6F53">
      <w:pPr>
        <w:rPr>
          <w:rFonts w:ascii="Arial" w:hAnsi="Arial" w:cs="Arial"/>
          <w:b/>
          <w:sz w:val="20"/>
        </w:rPr>
      </w:pPr>
      <w:r w:rsidRPr="001C6F53">
        <w:rPr>
          <w:rFonts w:ascii="Arial" w:hAnsi="Arial" w:cs="Arial"/>
          <w:b/>
          <w:sz w:val="20"/>
        </w:rPr>
        <w:t>Spring Framework</w:t>
      </w:r>
    </w:p>
    <w:p w:rsidR="003E140D" w:rsidRDefault="003E140D" w:rsidP="001C6F53">
      <w:pPr>
        <w:ind w:left="720"/>
        <w:rPr>
          <w:rFonts w:ascii="Arial" w:hAnsi="Arial" w:cs="Arial"/>
          <w:sz w:val="20"/>
        </w:rPr>
      </w:pPr>
      <w:r w:rsidRPr="001C6F53">
        <w:rPr>
          <w:rFonts w:ascii="Arial" w:hAnsi="Arial" w:cs="Arial"/>
          <w:sz w:val="20"/>
        </w:rPr>
        <w:t>Spring is an open source framework created to address the complexity of enterprise application development. One of the chief advantages of the Spring framework is its layered architecture, which allows you to be selective about which of its components you use while also providing a cohesive framework for J2EE application development.</w:t>
      </w:r>
    </w:p>
    <w:p w:rsidR="001C6F53" w:rsidRPr="001C6F53" w:rsidRDefault="001C6F53" w:rsidP="001C6F53">
      <w:pPr>
        <w:ind w:left="720"/>
        <w:rPr>
          <w:rFonts w:ascii="Arial" w:hAnsi="Arial" w:cs="Arial"/>
          <w:sz w:val="20"/>
        </w:rPr>
      </w:pPr>
    </w:p>
    <w:p w:rsidR="00455591" w:rsidRPr="001C6F53" w:rsidRDefault="00455591" w:rsidP="001C6F53">
      <w:pPr>
        <w:rPr>
          <w:rFonts w:ascii="Arial" w:hAnsi="Arial" w:cs="Arial"/>
          <w:b/>
          <w:sz w:val="20"/>
        </w:rPr>
      </w:pPr>
      <w:r w:rsidRPr="001C6F53">
        <w:rPr>
          <w:rFonts w:ascii="Arial" w:hAnsi="Arial" w:cs="Arial"/>
          <w:b/>
          <w:sz w:val="20"/>
        </w:rPr>
        <w:t>Web service</w:t>
      </w:r>
    </w:p>
    <w:p w:rsidR="00455591" w:rsidRPr="001C6F53" w:rsidRDefault="00455591" w:rsidP="001C6F53">
      <w:pPr>
        <w:ind w:left="720"/>
        <w:rPr>
          <w:rFonts w:ascii="Arial" w:hAnsi="Arial" w:cs="Arial"/>
          <w:sz w:val="20"/>
        </w:rPr>
      </w:pPr>
      <w:r w:rsidRPr="001C6F53">
        <w:rPr>
          <w:rFonts w:ascii="Arial" w:hAnsi="Arial" w:cs="Arial"/>
          <w:sz w:val="20"/>
        </w:rPr>
        <w:t xml:space="preserve">A Web service is a software system designed to support interoperable machine-to-machine interaction over a network. It has an interface described in a machine-processable format (specifically WSDL). Other systems interact with the Web service in a manner prescribed by its description using SOAP-messages, typically conveyed using HTTP with an XML serialization in conjunction with other Web-related standards [W3C]. </w:t>
      </w:r>
    </w:p>
    <w:p w:rsidR="003E140D" w:rsidRPr="001C6F53" w:rsidRDefault="003E140D" w:rsidP="001C6F53">
      <w:pPr>
        <w:rPr>
          <w:rFonts w:ascii="Arial" w:hAnsi="Arial" w:cs="Arial"/>
          <w:b/>
          <w:sz w:val="20"/>
        </w:rPr>
      </w:pPr>
      <w:r w:rsidRPr="001C6F53">
        <w:rPr>
          <w:rFonts w:ascii="Arial" w:hAnsi="Arial" w:cs="Arial"/>
          <w:b/>
          <w:sz w:val="20"/>
        </w:rPr>
        <w:lastRenderedPageBreak/>
        <w:t>XML</w:t>
      </w:r>
    </w:p>
    <w:p w:rsidR="003E140D" w:rsidRDefault="003E140D" w:rsidP="001C6F53">
      <w:pPr>
        <w:ind w:left="720"/>
        <w:rPr>
          <w:rFonts w:ascii="Arial" w:hAnsi="Arial" w:cs="Arial"/>
          <w:sz w:val="20"/>
        </w:rPr>
      </w:pPr>
      <w:r w:rsidRPr="001C6F53">
        <w:rPr>
          <w:rFonts w:ascii="Arial" w:hAnsi="Arial" w:cs="Arial"/>
          <w:sz w:val="20"/>
        </w:rPr>
        <w:t xml:space="preserve">XML (Extensible Markup Language) is a set of rules for encoding documents electronically. It is defined in the </w:t>
      </w:r>
      <w:hyperlink r:id="rId14" w:history="1">
        <w:r w:rsidRPr="001C6F53">
          <w:rPr>
            <w:rStyle w:val="Hyperlink"/>
            <w:rFonts w:ascii="Arial" w:hAnsi="Arial" w:cs="Arial"/>
            <w:sz w:val="20"/>
          </w:rPr>
          <w:t>XML 1.0 Specification</w:t>
        </w:r>
      </w:hyperlink>
      <w:r w:rsidRPr="001C6F53">
        <w:rPr>
          <w:rFonts w:ascii="Arial" w:hAnsi="Arial" w:cs="Arial"/>
          <w:sz w:val="20"/>
        </w:rPr>
        <w:t xml:space="preserve"> produced by the W3C and several other related specifications; all are fee-free open standards. It is a textual data format, with strong support via Unicode for the languages of the world.</w:t>
      </w:r>
    </w:p>
    <w:p w:rsidR="001C6F53" w:rsidRPr="001C6F53" w:rsidRDefault="001C6F53" w:rsidP="001C6F53">
      <w:pPr>
        <w:ind w:left="720"/>
        <w:rPr>
          <w:rFonts w:ascii="Arial" w:hAnsi="Arial" w:cs="Arial"/>
          <w:sz w:val="20"/>
        </w:rPr>
      </w:pPr>
    </w:p>
    <w:p w:rsidR="00455591" w:rsidRPr="001C6F53" w:rsidRDefault="00455591" w:rsidP="001C6F53">
      <w:pPr>
        <w:rPr>
          <w:rFonts w:ascii="Arial" w:hAnsi="Arial" w:cs="Arial"/>
          <w:b/>
          <w:sz w:val="20"/>
        </w:rPr>
      </w:pPr>
      <w:r w:rsidRPr="001C6F53">
        <w:rPr>
          <w:rFonts w:ascii="Arial" w:hAnsi="Arial" w:cs="Arial"/>
          <w:b/>
          <w:sz w:val="20"/>
        </w:rPr>
        <w:t>XSD</w:t>
      </w:r>
    </w:p>
    <w:p w:rsidR="00455591" w:rsidRPr="001C6F53" w:rsidRDefault="00455591" w:rsidP="001C6F53">
      <w:pPr>
        <w:ind w:left="720"/>
        <w:rPr>
          <w:rFonts w:ascii="Arial" w:hAnsi="Arial" w:cs="Arial"/>
          <w:sz w:val="20"/>
        </w:rPr>
      </w:pPr>
      <w:r w:rsidRPr="001C6F53">
        <w:rPr>
          <w:rFonts w:ascii="Arial" w:hAnsi="Arial" w:cs="Arial"/>
          <w:sz w:val="20"/>
        </w:rPr>
        <w:t>XML Schema Definition, a Recommendation of the World Wide Web Consortium (W3C), specifies how to formally describe the elements in an Extensible Markup Language (XML) document. XML Schema Definition expresses shared vocabularies and allows machines to carry out rules made by people. They provide a means for defining the structure, content and semantics of XML documents in more detail.</w:t>
      </w:r>
    </w:p>
    <w:p w:rsidR="003E140D" w:rsidRDefault="003E140D" w:rsidP="003E140D">
      <w:pPr>
        <w:pStyle w:val="Heading1"/>
        <w:spacing w:line="240" w:lineRule="auto"/>
        <w:rPr>
          <w:rFonts w:ascii="Times New Roman" w:hAnsi="Times New Roman"/>
        </w:rPr>
      </w:pPr>
      <w:bookmarkStart w:id="14" w:name="_Toc248115626"/>
      <w:bookmarkEnd w:id="12"/>
      <w:r>
        <w:rPr>
          <w:rFonts w:ascii="Times New Roman" w:hAnsi="Times New Roman"/>
        </w:rPr>
        <w:t>Architectur</w:t>
      </w:r>
      <w:r w:rsidR="00DF6736">
        <w:rPr>
          <w:rFonts w:ascii="Times New Roman" w:hAnsi="Times New Roman"/>
        </w:rPr>
        <w:t>al</w:t>
      </w:r>
      <w:r>
        <w:rPr>
          <w:rFonts w:ascii="Times New Roman" w:hAnsi="Times New Roman"/>
        </w:rPr>
        <w:t xml:space="preserve"> Considerations</w:t>
      </w:r>
      <w:bookmarkEnd w:id="14"/>
    </w:p>
    <w:p w:rsidR="003E140D" w:rsidRDefault="003E140D" w:rsidP="003E140D">
      <w:pPr>
        <w:autoSpaceDE w:val="0"/>
        <w:autoSpaceDN w:val="0"/>
        <w:adjustRightInd w:val="0"/>
        <w:spacing w:line="240" w:lineRule="auto"/>
        <w:rPr>
          <w:rFonts w:ascii="Arial" w:hAnsi="Arial" w:cs="Arial"/>
          <w:sz w:val="20"/>
        </w:rPr>
      </w:pPr>
      <w:r w:rsidRPr="004A03D2">
        <w:rPr>
          <w:rFonts w:ascii="Arial" w:hAnsi="Arial" w:cs="Arial"/>
          <w:color w:val="000000"/>
          <w:sz w:val="20"/>
        </w:rPr>
        <w:t xml:space="preserve">caGrid is a service oriented system. In a </w:t>
      </w:r>
      <w:r w:rsidR="00043B70">
        <w:rPr>
          <w:rFonts w:ascii="Arial" w:hAnsi="Arial" w:cs="Arial"/>
          <w:color w:val="000000"/>
          <w:sz w:val="20"/>
        </w:rPr>
        <w:t>s</w:t>
      </w:r>
      <w:r w:rsidRPr="004A03D2">
        <w:rPr>
          <w:rFonts w:ascii="Arial" w:hAnsi="Arial" w:cs="Arial"/>
          <w:color w:val="000000"/>
          <w:sz w:val="20"/>
        </w:rPr>
        <w:t xml:space="preserve">ervice oriented system, each resource is made available to the (Grid) environment as a service. A service wraps the functionality of the resources in a set of well-defined interfaces. These interfaces (and the associated client side application programming interfaces) are used by client applications to interact with the resource. </w:t>
      </w:r>
      <w:r w:rsidRPr="004A03D2">
        <w:rPr>
          <w:rFonts w:ascii="Arial" w:hAnsi="Arial" w:cs="Arial"/>
          <w:sz w:val="20"/>
        </w:rPr>
        <w:t xml:space="preserve">The inherent benefit </w:t>
      </w:r>
      <w:r>
        <w:rPr>
          <w:rFonts w:ascii="Arial" w:hAnsi="Arial" w:cs="Arial"/>
          <w:sz w:val="20"/>
        </w:rPr>
        <w:t>of</w:t>
      </w:r>
      <w:r w:rsidRPr="004A03D2">
        <w:rPr>
          <w:rFonts w:ascii="Arial" w:hAnsi="Arial" w:cs="Arial"/>
          <w:sz w:val="20"/>
        </w:rPr>
        <w:t xml:space="preserve"> </w:t>
      </w:r>
      <w:r w:rsidR="00043B70">
        <w:rPr>
          <w:rFonts w:ascii="Arial" w:hAnsi="Arial" w:cs="Arial"/>
          <w:sz w:val="20"/>
        </w:rPr>
        <w:t>Service Oriented Architecture (</w:t>
      </w:r>
      <w:r w:rsidRPr="004A03D2">
        <w:rPr>
          <w:rFonts w:ascii="Arial" w:hAnsi="Arial" w:cs="Arial"/>
          <w:sz w:val="20"/>
        </w:rPr>
        <w:t>SOA</w:t>
      </w:r>
      <w:r w:rsidR="00043B70">
        <w:rPr>
          <w:rFonts w:ascii="Arial" w:hAnsi="Arial" w:cs="Arial"/>
          <w:sz w:val="20"/>
        </w:rPr>
        <w:t>)</w:t>
      </w:r>
      <w:r w:rsidRPr="004A03D2">
        <w:rPr>
          <w:rFonts w:ascii="Arial" w:hAnsi="Arial" w:cs="Arial"/>
          <w:sz w:val="20"/>
        </w:rPr>
        <w:t xml:space="preserve"> is the loose coupling between the producer and the consumer, which eases the construction of component</w:t>
      </w:r>
      <w:r>
        <w:rPr>
          <w:rFonts w:ascii="Arial" w:hAnsi="Arial" w:cs="Arial"/>
          <w:sz w:val="20"/>
        </w:rPr>
        <w:t>-</w:t>
      </w:r>
      <w:r w:rsidRPr="004A03D2">
        <w:rPr>
          <w:rFonts w:ascii="Arial" w:hAnsi="Arial" w:cs="Arial"/>
          <w:sz w:val="20"/>
        </w:rPr>
        <w:t xml:space="preserve">based solutions and promotes abstraction. To preserve loose coupling, security must also be implemented as a service - to avoid tightly bound security and thereby tight binding of the services themselves. Tightly bound security scheme however will not work for SOA where services consumers and producers are distributed outside a single security domain and loosely coupled. Key to this loose coupling </w:t>
      </w:r>
      <w:r>
        <w:rPr>
          <w:rFonts w:ascii="Arial" w:hAnsi="Arial" w:cs="Arial"/>
          <w:sz w:val="20"/>
        </w:rPr>
        <w:t>is Federated</w:t>
      </w:r>
      <w:r w:rsidRPr="004A03D2">
        <w:rPr>
          <w:rFonts w:ascii="Arial" w:hAnsi="Arial" w:cs="Arial"/>
          <w:sz w:val="20"/>
        </w:rPr>
        <w:t xml:space="preserve"> </w:t>
      </w:r>
      <w:r>
        <w:rPr>
          <w:rFonts w:ascii="Arial" w:hAnsi="Arial" w:cs="Arial"/>
          <w:sz w:val="20"/>
        </w:rPr>
        <w:t>Identity M</w:t>
      </w:r>
      <w:r w:rsidRPr="004A03D2">
        <w:rPr>
          <w:rFonts w:ascii="Arial" w:hAnsi="Arial" w:cs="Arial"/>
          <w:sz w:val="20"/>
        </w:rPr>
        <w:t>anagement</w:t>
      </w:r>
      <w:r>
        <w:rPr>
          <w:rFonts w:ascii="Arial" w:hAnsi="Arial" w:cs="Arial"/>
          <w:sz w:val="20"/>
        </w:rPr>
        <w:t xml:space="preserve"> with</w:t>
      </w:r>
      <w:r w:rsidRPr="004A03D2">
        <w:rPr>
          <w:rFonts w:ascii="Arial" w:hAnsi="Arial" w:cs="Arial"/>
          <w:sz w:val="20"/>
        </w:rPr>
        <w:t xml:space="preserve"> standardized mechanisms and formats for the communication of identity information between the domains</w:t>
      </w:r>
      <w:r>
        <w:rPr>
          <w:rFonts w:ascii="Arial" w:hAnsi="Arial" w:cs="Arial"/>
          <w:sz w:val="20"/>
        </w:rPr>
        <w:t>;</w:t>
      </w:r>
      <w:r w:rsidRPr="004A03D2">
        <w:rPr>
          <w:rFonts w:ascii="Arial" w:hAnsi="Arial" w:cs="Arial"/>
          <w:sz w:val="20"/>
        </w:rPr>
        <w:t xml:space="preserve"> </w:t>
      </w:r>
      <w:r>
        <w:rPr>
          <w:rFonts w:ascii="Arial" w:hAnsi="Arial" w:cs="Arial"/>
          <w:sz w:val="20"/>
        </w:rPr>
        <w:t>t</w:t>
      </w:r>
      <w:r w:rsidRPr="004A03D2">
        <w:rPr>
          <w:rFonts w:ascii="Arial" w:hAnsi="Arial" w:cs="Arial"/>
          <w:sz w:val="20"/>
        </w:rPr>
        <w:t>he Security Assertion Markup Language (SAML) defines such a standard.</w:t>
      </w:r>
      <w:r>
        <w:rPr>
          <w:rFonts w:ascii="Arial" w:hAnsi="Arial" w:cs="Arial"/>
          <w:sz w:val="20"/>
        </w:rPr>
        <w:t xml:space="preserve"> </w:t>
      </w:r>
    </w:p>
    <w:p w:rsidR="003E140D" w:rsidRDefault="003E140D" w:rsidP="003E140D">
      <w:pPr>
        <w:autoSpaceDE w:val="0"/>
        <w:autoSpaceDN w:val="0"/>
        <w:adjustRightInd w:val="0"/>
        <w:spacing w:line="240" w:lineRule="auto"/>
        <w:rPr>
          <w:rFonts w:ascii="Arial" w:hAnsi="Arial" w:cs="Arial"/>
          <w:sz w:val="20"/>
        </w:rPr>
      </w:pPr>
    </w:p>
    <w:p w:rsidR="003E140D" w:rsidRPr="00525CC4" w:rsidRDefault="003E140D" w:rsidP="00525CC4">
      <w:pPr>
        <w:autoSpaceDE w:val="0"/>
        <w:autoSpaceDN w:val="0"/>
        <w:adjustRightInd w:val="0"/>
        <w:spacing w:line="240" w:lineRule="auto"/>
        <w:rPr>
          <w:rFonts w:ascii="Arial" w:hAnsi="Arial" w:cs="Arial"/>
          <w:sz w:val="20"/>
        </w:rPr>
      </w:pPr>
      <w:r w:rsidRPr="00525CC4">
        <w:rPr>
          <w:rFonts w:ascii="Arial" w:hAnsi="Arial" w:cs="Arial"/>
          <w:sz w:val="20"/>
        </w:rPr>
        <w:t xml:space="preserve">The current GAARDS implementation uses SAML 1.1 assertions as the enabling mechanism for federating users from local institutions to </w:t>
      </w:r>
      <w:r w:rsidRPr="00525CC4">
        <w:rPr>
          <w:rFonts w:ascii="Arial" w:hAnsi="Arial" w:cs="Arial"/>
          <w:color w:val="000000"/>
          <w:sz w:val="20"/>
        </w:rPr>
        <w:t>the</w:t>
      </w:r>
      <w:r w:rsidRPr="00525CC4">
        <w:rPr>
          <w:rFonts w:ascii="Arial" w:hAnsi="Arial" w:cs="Arial"/>
          <w:sz w:val="20"/>
        </w:rPr>
        <w:t xml:space="preserve"> </w:t>
      </w:r>
      <w:r w:rsidR="008347B9" w:rsidRPr="00525CC4">
        <w:rPr>
          <w:rFonts w:ascii="Arial" w:hAnsi="Arial" w:cs="Arial"/>
          <w:sz w:val="20"/>
        </w:rPr>
        <w:t>caG</w:t>
      </w:r>
      <w:r w:rsidRPr="00525CC4">
        <w:rPr>
          <w:rFonts w:ascii="Arial" w:hAnsi="Arial" w:cs="Arial"/>
          <w:sz w:val="20"/>
        </w:rPr>
        <w:t xml:space="preserve">rid.  </w:t>
      </w:r>
    </w:p>
    <w:p w:rsidR="003E140D" w:rsidRDefault="003E140D" w:rsidP="003E140D"/>
    <w:p w:rsidR="00F9265F" w:rsidRPr="00F9265F" w:rsidRDefault="00F9265F" w:rsidP="003E140D">
      <w:pPr>
        <w:rPr>
          <w:rFonts w:ascii="Arial" w:hAnsi="Arial" w:cs="Arial"/>
          <w:sz w:val="20"/>
        </w:rPr>
      </w:pPr>
      <w:r w:rsidRPr="00F9265F">
        <w:rPr>
          <w:rFonts w:ascii="Arial" w:hAnsi="Arial" w:cs="Arial"/>
          <w:sz w:val="20"/>
        </w:rPr>
        <w:t xml:space="preserve">GAARDS </w:t>
      </w:r>
      <w:r>
        <w:rPr>
          <w:rFonts w:ascii="Arial" w:hAnsi="Arial" w:cs="Arial"/>
          <w:sz w:val="20"/>
        </w:rPr>
        <w:t xml:space="preserve">framework </w:t>
      </w:r>
      <w:r w:rsidRPr="00F9265F">
        <w:rPr>
          <w:rFonts w:ascii="Arial" w:hAnsi="Arial" w:cs="Arial"/>
          <w:sz w:val="20"/>
        </w:rPr>
        <w:t>is based on service-oriented-architecture design principles and web service interfaces. This architecture enables individual components to be replaced by custom solutions as long as they adhere to the defined web service interface specifications. It also allows implementations to be hosted on different hardware and software platforms, as well as services to be implemented using different programming languages.</w:t>
      </w:r>
    </w:p>
    <w:p w:rsidR="00F9265F" w:rsidRDefault="00F9265F" w:rsidP="003E140D"/>
    <w:p w:rsidR="003E140D" w:rsidRDefault="002F63EC" w:rsidP="003E140D">
      <w:pPr>
        <w:rPr>
          <w:rFonts w:ascii="Arial" w:hAnsi="Arial" w:cs="Arial"/>
          <w:color w:val="000000"/>
          <w:sz w:val="20"/>
        </w:rPr>
      </w:pPr>
      <w:r>
        <w:rPr>
          <w:rFonts w:ascii="Arial" w:hAnsi="Arial" w:cs="Arial"/>
          <w:color w:val="000000"/>
          <w:sz w:val="20"/>
        </w:rPr>
        <w:t>GAARDS framework has been built on top of t</w:t>
      </w:r>
      <w:r w:rsidR="0028370E" w:rsidRPr="0040433F">
        <w:rPr>
          <w:rFonts w:ascii="Arial" w:hAnsi="Arial" w:cs="Arial"/>
          <w:color w:val="000000"/>
          <w:sz w:val="20"/>
        </w:rPr>
        <w:t xml:space="preserve">he Globus Toolkit </w:t>
      </w:r>
      <w:r>
        <w:rPr>
          <w:rFonts w:ascii="Arial" w:hAnsi="Arial" w:cs="Arial"/>
          <w:color w:val="000000"/>
          <w:sz w:val="20"/>
        </w:rPr>
        <w:t xml:space="preserve">that </w:t>
      </w:r>
      <w:r w:rsidR="0028370E" w:rsidRPr="0040433F">
        <w:rPr>
          <w:rFonts w:ascii="Arial" w:hAnsi="Arial" w:cs="Arial"/>
          <w:color w:val="000000"/>
          <w:sz w:val="20"/>
        </w:rPr>
        <w:t xml:space="preserve">supports security via Grid Security Infrastructure (GSI). GSI </w:t>
      </w:r>
      <w:r w:rsidR="00E42438">
        <w:rPr>
          <w:rFonts w:ascii="Arial" w:hAnsi="Arial" w:cs="Arial"/>
          <w:color w:val="000000"/>
          <w:sz w:val="20"/>
        </w:rPr>
        <w:t xml:space="preserve">leverages </w:t>
      </w:r>
      <w:r w:rsidR="0028370E" w:rsidRPr="0040433F">
        <w:rPr>
          <w:rFonts w:ascii="Arial" w:hAnsi="Arial" w:cs="Arial"/>
          <w:color w:val="000000"/>
          <w:sz w:val="20"/>
        </w:rPr>
        <w:t>X.</w:t>
      </w:r>
      <w:r w:rsidR="0028370E">
        <w:rPr>
          <w:rFonts w:ascii="Arial" w:hAnsi="Arial" w:cs="Arial"/>
          <w:color w:val="000000"/>
          <w:sz w:val="20"/>
        </w:rPr>
        <w:t>509</w:t>
      </w:r>
      <w:r w:rsidR="0028370E" w:rsidRPr="0040433F">
        <w:rPr>
          <w:rFonts w:ascii="Arial" w:hAnsi="Arial" w:cs="Arial"/>
          <w:color w:val="000000"/>
          <w:sz w:val="20"/>
        </w:rPr>
        <w:t xml:space="preserve"> </w:t>
      </w:r>
      <w:r w:rsidR="00E42438">
        <w:rPr>
          <w:rFonts w:ascii="Arial" w:hAnsi="Arial" w:cs="Arial"/>
          <w:color w:val="000000"/>
          <w:sz w:val="20"/>
        </w:rPr>
        <w:t>certificates for authentication</w:t>
      </w:r>
      <w:r w:rsidR="0028370E" w:rsidRPr="0040433F">
        <w:rPr>
          <w:rFonts w:ascii="Arial" w:hAnsi="Arial" w:cs="Arial"/>
          <w:color w:val="000000"/>
          <w:sz w:val="20"/>
        </w:rPr>
        <w:t xml:space="preserve">. X.509 certificates are an implementation of </w:t>
      </w:r>
      <w:r w:rsidR="008C3B5B" w:rsidRPr="0040433F">
        <w:rPr>
          <w:rFonts w:ascii="Arial" w:hAnsi="Arial" w:cs="Arial"/>
          <w:color w:val="000000"/>
          <w:sz w:val="20"/>
        </w:rPr>
        <w:t>PK</w:t>
      </w:r>
      <w:r w:rsidR="008C3B5B">
        <w:rPr>
          <w:rFonts w:ascii="Arial" w:hAnsi="Arial" w:cs="Arial"/>
          <w:color w:val="000000"/>
          <w:sz w:val="20"/>
        </w:rPr>
        <w:t xml:space="preserve">I, </w:t>
      </w:r>
      <w:r w:rsidR="008C3B5B" w:rsidRPr="005A5A84">
        <w:rPr>
          <w:rFonts w:ascii="Arial" w:hAnsi="Arial" w:cs="Arial"/>
          <w:sz w:val="20"/>
        </w:rPr>
        <w:t>which</w:t>
      </w:r>
      <w:r w:rsidR="005A5A84" w:rsidRPr="005A5A84">
        <w:rPr>
          <w:rFonts w:ascii="Arial" w:hAnsi="Arial" w:cs="Arial"/>
          <w:sz w:val="20"/>
        </w:rPr>
        <w:t xml:space="preserve"> binds public keys with respective user identities by means of a certificate authority (</w:t>
      </w:r>
      <w:r w:rsidR="005A5A84" w:rsidRPr="00D547FD">
        <w:rPr>
          <w:rFonts w:ascii="Arial" w:hAnsi="Arial" w:cs="Arial"/>
          <w:bCs/>
          <w:sz w:val="20"/>
        </w:rPr>
        <w:t>CA</w:t>
      </w:r>
      <w:r w:rsidR="005A5A84" w:rsidRPr="005A5A84">
        <w:rPr>
          <w:rFonts w:ascii="Arial" w:hAnsi="Arial" w:cs="Arial"/>
          <w:sz w:val="20"/>
        </w:rPr>
        <w:t xml:space="preserve">). The user identity must be unique </w:t>
      </w:r>
      <w:r w:rsidR="00E42438">
        <w:rPr>
          <w:rFonts w:ascii="Arial" w:hAnsi="Arial" w:cs="Arial"/>
          <w:sz w:val="20"/>
        </w:rPr>
        <w:t>across</w:t>
      </w:r>
      <w:r w:rsidR="005A5A84" w:rsidRPr="005A5A84">
        <w:rPr>
          <w:rFonts w:ascii="Arial" w:hAnsi="Arial" w:cs="Arial"/>
          <w:sz w:val="20"/>
        </w:rPr>
        <w:t xml:space="preserve"> CA</w:t>
      </w:r>
      <w:r w:rsidR="00E42438">
        <w:rPr>
          <w:rFonts w:ascii="Arial" w:hAnsi="Arial" w:cs="Arial"/>
          <w:sz w:val="20"/>
        </w:rPr>
        <w:t xml:space="preserve"> participating in a federation</w:t>
      </w:r>
      <w:r w:rsidR="005A5A84" w:rsidRPr="005A5A84">
        <w:rPr>
          <w:rFonts w:ascii="Arial" w:hAnsi="Arial" w:cs="Arial"/>
          <w:sz w:val="20"/>
        </w:rPr>
        <w:t>. The binding is established through the registration and issuance process, which, depending on the level of assurance the binding has, may be carried out by software at a CA, or under human supervision. For each user, the user identity, the public key, their binding, validity conditions and other attributes are made unforgeable in public key certificates issued by the CA.</w:t>
      </w:r>
      <w:r w:rsidR="009F7548">
        <w:rPr>
          <w:rFonts w:ascii="Arial" w:hAnsi="Arial" w:cs="Arial"/>
          <w:color w:val="000000"/>
          <w:sz w:val="20"/>
        </w:rPr>
        <w:t xml:space="preserve"> </w:t>
      </w:r>
      <w:r w:rsidR="003E140D">
        <w:rPr>
          <w:rFonts w:ascii="Arial" w:hAnsi="Arial" w:cs="Arial"/>
          <w:color w:val="000000"/>
          <w:sz w:val="20"/>
        </w:rPr>
        <w:t>With</w:t>
      </w:r>
      <w:r w:rsidR="003E140D" w:rsidRPr="00D154D3">
        <w:rPr>
          <w:rFonts w:ascii="Arial" w:hAnsi="Arial" w:cs="Arial"/>
          <w:color w:val="000000"/>
          <w:sz w:val="20"/>
        </w:rPr>
        <w:t xml:space="preserve"> PKI</w:t>
      </w:r>
      <w:r w:rsidR="003E140D">
        <w:rPr>
          <w:rFonts w:ascii="Arial" w:hAnsi="Arial" w:cs="Arial"/>
          <w:color w:val="000000"/>
          <w:sz w:val="20"/>
        </w:rPr>
        <w:t>,</w:t>
      </w:r>
      <w:r w:rsidR="003E140D" w:rsidRPr="00D154D3">
        <w:rPr>
          <w:rFonts w:ascii="Arial" w:hAnsi="Arial" w:cs="Arial"/>
          <w:color w:val="000000"/>
          <w:sz w:val="20"/>
        </w:rPr>
        <w:t xml:space="preserve"> a user's credentials consist of a public X.509 c</w:t>
      </w:r>
      <w:r w:rsidR="00EA5314">
        <w:rPr>
          <w:rFonts w:ascii="Arial" w:hAnsi="Arial" w:cs="Arial"/>
          <w:color w:val="000000"/>
          <w:sz w:val="20"/>
        </w:rPr>
        <w:t xml:space="preserve">ertificate and a private key. </w:t>
      </w:r>
      <w:r w:rsidR="003E140D" w:rsidRPr="00D154D3">
        <w:rPr>
          <w:rFonts w:ascii="Arial" w:hAnsi="Arial" w:cs="Arial"/>
          <w:color w:val="000000"/>
          <w:sz w:val="20"/>
        </w:rPr>
        <w:t>These credentials are generally contained in two encoded files, one for the certificate and one fo</w:t>
      </w:r>
      <w:r w:rsidR="003E140D">
        <w:rPr>
          <w:rFonts w:ascii="Arial" w:hAnsi="Arial" w:cs="Arial"/>
          <w:color w:val="000000"/>
          <w:sz w:val="20"/>
        </w:rPr>
        <w:t xml:space="preserve">r the private key. </w:t>
      </w:r>
      <w:r w:rsidR="003E140D" w:rsidRPr="00D154D3">
        <w:rPr>
          <w:rFonts w:ascii="Arial" w:hAnsi="Arial" w:cs="Arial"/>
          <w:color w:val="000000"/>
          <w:sz w:val="20"/>
        </w:rPr>
        <w:t>It is the responsibility of the party owning the credential to keep their private key a secret.</w:t>
      </w:r>
    </w:p>
    <w:p w:rsidR="00F642A9" w:rsidRDefault="00F642A9" w:rsidP="003E140D">
      <w:pPr>
        <w:rPr>
          <w:rFonts w:ascii="Arial" w:hAnsi="Arial" w:cs="Arial"/>
          <w:color w:val="000000"/>
          <w:sz w:val="20"/>
        </w:rPr>
      </w:pPr>
    </w:p>
    <w:p w:rsidR="00F642A9" w:rsidRPr="009F7548" w:rsidRDefault="00F642A9" w:rsidP="003E140D">
      <w:pPr>
        <w:rPr>
          <w:rFonts w:ascii="Arial" w:hAnsi="Arial" w:cs="Arial"/>
          <w:color w:val="000000"/>
          <w:sz w:val="20"/>
        </w:rPr>
      </w:pPr>
      <w:r>
        <w:rPr>
          <w:rFonts w:ascii="Arial" w:hAnsi="Arial" w:cs="Arial"/>
          <w:color w:val="000000"/>
          <w:sz w:val="20"/>
        </w:rPr>
        <w:t xml:space="preserve">Following sections describes overview of </w:t>
      </w:r>
      <w:r w:rsidR="00C14473">
        <w:rPr>
          <w:rFonts w:ascii="Arial" w:hAnsi="Arial" w:cs="Arial"/>
          <w:color w:val="000000"/>
          <w:sz w:val="20"/>
        </w:rPr>
        <w:t xml:space="preserve">SOA, Webservices, SAML, Globus Toolkit, GSI, WS Resource Framework, </w:t>
      </w:r>
      <w:r w:rsidR="003F642B">
        <w:rPr>
          <w:rFonts w:ascii="Arial" w:hAnsi="Arial" w:cs="Arial"/>
          <w:color w:val="000000"/>
          <w:sz w:val="20"/>
        </w:rPr>
        <w:t xml:space="preserve">Metadata and Index service. These are </w:t>
      </w:r>
      <w:r w:rsidR="00C14473">
        <w:rPr>
          <w:rFonts w:ascii="Arial" w:hAnsi="Arial" w:cs="Arial"/>
          <w:color w:val="000000"/>
          <w:sz w:val="20"/>
        </w:rPr>
        <w:t xml:space="preserve">important </w:t>
      </w:r>
      <w:r>
        <w:rPr>
          <w:rFonts w:ascii="Arial" w:hAnsi="Arial" w:cs="Arial"/>
          <w:color w:val="000000"/>
          <w:sz w:val="20"/>
        </w:rPr>
        <w:t>foundational components</w:t>
      </w:r>
      <w:r w:rsidR="003F642B">
        <w:rPr>
          <w:rFonts w:ascii="Arial" w:hAnsi="Arial" w:cs="Arial"/>
          <w:color w:val="000000"/>
          <w:sz w:val="20"/>
        </w:rPr>
        <w:t xml:space="preserve"> </w:t>
      </w:r>
      <w:r>
        <w:rPr>
          <w:rFonts w:ascii="Arial" w:hAnsi="Arial" w:cs="Arial"/>
          <w:color w:val="000000"/>
          <w:sz w:val="20"/>
        </w:rPr>
        <w:t>/</w:t>
      </w:r>
      <w:r w:rsidR="003F642B">
        <w:rPr>
          <w:rFonts w:ascii="Arial" w:hAnsi="Arial" w:cs="Arial"/>
          <w:color w:val="000000"/>
          <w:sz w:val="20"/>
        </w:rPr>
        <w:t xml:space="preserve"> </w:t>
      </w:r>
      <w:r>
        <w:rPr>
          <w:rFonts w:ascii="Arial" w:hAnsi="Arial" w:cs="Arial"/>
          <w:color w:val="000000"/>
          <w:sz w:val="20"/>
        </w:rPr>
        <w:t>frameworks</w:t>
      </w:r>
      <w:r w:rsidR="003F642B">
        <w:rPr>
          <w:rFonts w:ascii="Arial" w:hAnsi="Arial" w:cs="Arial"/>
          <w:color w:val="000000"/>
          <w:sz w:val="20"/>
        </w:rPr>
        <w:t xml:space="preserve"> </w:t>
      </w:r>
      <w:r>
        <w:rPr>
          <w:rFonts w:ascii="Arial" w:hAnsi="Arial" w:cs="Arial"/>
          <w:color w:val="000000"/>
          <w:sz w:val="20"/>
        </w:rPr>
        <w:t>/</w:t>
      </w:r>
      <w:r w:rsidR="003F642B">
        <w:rPr>
          <w:rFonts w:ascii="Arial" w:hAnsi="Arial" w:cs="Arial"/>
          <w:color w:val="000000"/>
          <w:sz w:val="20"/>
        </w:rPr>
        <w:t xml:space="preserve"> architecture on which </w:t>
      </w:r>
      <w:r>
        <w:rPr>
          <w:rFonts w:ascii="Arial" w:hAnsi="Arial" w:cs="Arial"/>
          <w:color w:val="000000"/>
          <w:sz w:val="20"/>
        </w:rPr>
        <w:t>GAARDS framework</w:t>
      </w:r>
      <w:r w:rsidR="003F642B">
        <w:rPr>
          <w:rFonts w:ascii="Arial" w:hAnsi="Arial" w:cs="Arial"/>
          <w:color w:val="000000"/>
          <w:sz w:val="20"/>
        </w:rPr>
        <w:t xml:space="preserve"> is built up on</w:t>
      </w:r>
      <w:r>
        <w:rPr>
          <w:rFonts w:ascii="Arial" w:hAnsi="Arial" w:cs="Arial"/>
          <w:color w:val="000000"/>
          <w:sz w:val="20"/>
        </w:rPr>
        <w:t>.</w:t>
      </w:r>
      <w:r w:rsidR="00C14473">
        <w:rPr>
          <w:rFonts w:ascii="Arial" w:hAnsi="Arial" w:cs="Arial"/>
          <w:color w:val="000000"/>
          <w:sz w:val="20"/>
        </w:rPr>
        <w:t xml:space="preserve"> </w:t>
      </w:r>
      <w:r w:rsidR="00170393">
        <w:rPr>
          <w:rFonts w:ascii="Arial" w:hAnsi="Arial" w:cs="Arial"/>
          <w:color w:val="000000"/>
          <w:sz w:val="20"/>
        </w:rPr>
        <w:t xml:space="preserve">You </w:t>
      </w:r>
      <w:r w:rsidR="00F44C19">
        <w:rPr>
          <w:rFonts w:ascii="Arial" w:hAnsi="Arial" w:cs="Arial"/>
          <w:color w:val="000000"/>
          <w:sz w:val="20"/>
        </w:rPr>
        <w:t>can</w:t>
      </w:r>
      <w:r w:rsidR="00170393">
        <w:rPr>
          <w:rFonts w:ascii="Arial" w:hAnsi="Arial" w:cs="Arial"/>
          <w:color w:val="000000"/>
          <w:sz w:val="20"/>
        </w:rPr>
        <w:t xml:space="preserve"> skip to </w:t>
      </w:r>
      <w:hyperlink w:anchor="_Architecture" w:history="1">
        <w:r w:rsidR="00170393" w:rsidRPr="00170393">
          <w:rPr>
            <w:rStyle w:val="Hyperlink"/>
            <w:rFonts w:ascii="Arial" w:hAnsi="Arial" w:cs="Arial"/>
            <w:sz w:val="20"/>
          </w:rPr>
          <w:t>section 3</w:t>
        </w:r>
      </w:hyperlink>
      <w:r w:rsidR="00C14473">
        <w:rPr>
          <w:rFonts w:ascii="Arial" w:hAnsi="Arial" w:cs="Arial"/>
          <w:color w:val="000000"/>
          <w:sz w:val="20"/>
        </w:rPr>
        <w:t xml:space="preserve"> if you are already familiar with </w:t>
      </w:r>
      <w:r w:rsidR="003F642B">
        <w:rPr>
          <w:rFonts w:ascii="Arial" w:hAnsi="Arial" w:cs="Arial"/>
          <w:color w:val="000000"/>
          <w:sz w:val="20"/>
        </w:rPr>
        <w:t xml:space="preserve">these </w:t>
      </w:r>
      <w:r w:rsidR="008438B4">
        <w:rPr>
          <w:rFonts w:ascii="Arial" w:hAnsi="Arial" w:cs="Arial"/>
          <w:color w:val="000000"/>
          <w:sz w:val="20"/>
        </w:rPr>
        <w:t>topics</w:t>
      </w:r>
      <w:r w:rsidR="003F642B">
        <w:rPr>
          <w:rFonts w:ascii="Arial" w:hAnsi="Arial" w:cs="Arial"/>
          <w:color w:val="000000"/>
          <w:sz w:val="20"/>
        </w:rPr>
        <w:t>.</w:t>
      </w:r>
    </w:p>
    <w:p w:rsidR="003E140D" w:rsidRDefault="003E140D" w:rsidP="003E140D">
      <w:pPr>
        <w:pStyle w:val="Heading2"/>
      </w:pPr>
      <w:bookmarkStart w:id="15" w:name="_Toc248115627"/>
      <w:r>
        <w:lastRenderedPageBreak/>
        <w:t>SOA</w:t>
      </w:r>
      <w:bookmarkEnd w:id="15"/>
    </w:p>
    <w:p w:rsidR="003E140D" w:rsidRDefault="009E479A" w:rsidP="003E140D">
      <w:pPr>
        <w:spacing w:before="240" w:after="240" w:line="240" w:lineRule="atLeast"/>
        <w:rPr>
          <w:rFonts w:ascii="Arial" w:hAnsi="Arial" w:cs="Arial"/>
          <w:color w:val="000000"/>
          <w:sz w:val="20"/>
        </w:rPr>
      </w:pPr>
      <w:r>
        <w:rPr>
          <w:rFonts w:ascii="Arial" w:hAnsi="Arial" w:cs="Arial"/>
          <w:color w:val="000000"/>
          <w:sz w:val="20"/>
        </w:rPr>
        <w:t>Service Oriented Architecture (</w:t>
      </w:r>
      <w:r w:rsidR="003E140D" w:rsidRPr="004A03D2">
        <w:rPr>
          <w:rFonts w:ascii="Arial" w:hAnsi="Arial" w:cs="Arial"/>
          <w:color w:val="000000"/>
          <w:sz w:val="20"/>
        </w:rPr>
        <w:t>SOA</w:t>
      </w:r>
      <w:r>
        <w:rPr>
          <w:rFonts w:ascii="Arial" w:hAnsi="Arial" w:cs="Arial"/>
          <w:color w:val="000000"/>
          <w:sz w:val="20"/>
        </w:rPr>
        <w:t>)</w:t>
      </w:r>
      <w:r w:rsidR="003E140D" w:rsidRPr="004A03D2">
        <w:rPr>
          <w:rFonts w:ascii="Arial" w:hAnsi="Arial" w:cs="Arial"/>
          <w:color w:val="000000"/>
          <w:sz w:val="20"/>
        </w:rPr>
        <w:t xml:space="preserve"> is a</w:t>
      </w:r>
      <w:r w:rsidR="003E140D" w:rsidRPr="006C2C74">
        <w:rPr>
          <w:rFonts w:ascii="Arial" w:hAnsi="Arial" w:cs="Arial"/>
          <w:color w:val="000000"/>
          <w:sz w:val="20"/>
        </w:rPr>
        <w:t>n architecture framework in which the functionality of a software component is accessible remotely and programmatically via well-defined interfaces. A service oriented architecture environment consists of software components (e.g., applications, tools, databases) that are loosely coupled to other software components and exchange information with each other and clients through messages. The most common realization of SOA is Web Services.</w:t>
      </w:r>
    </w:p>
    <w:p w:rsidR="003E140D" w:rsidRPr="009525BA" w:rsidRDefault="009E479A" w:rsidP="003E140D">
      <w:pPr>
        <w:spacing w:before="100" w:beforeAutospacing="1" w:after="100" w:afterAutospacing="1" w:line="312" w:lineRule="auto"/>
        <w:rPr>
          <w:rFonts w:ascii="Arial" w:hAnsi="Arial" w:cs="Arial"/>
          <w:color w:val="000000"/>
          <w:sz w:val="20"/>
        </w:rPr>
      </w:pPr>
      <w:r>
        <w:rPr>
          <w:rFonts w:ascii="Arial" w:hAnsi="Arial" w:cs="Arial"/>
          <w:color w:val="000000"/>
          <w:sz w:val="20"/>
        </w:rPr>
        <w:t xml:space="preserve">In contrast, </w:t>
      </w:r>
      <w:r w:rsidR="003E140D" w:rsidRPr="009525BA">
        <w:rPr>
          <w:rFonts w:ascii="Arial" w:hAnsi="Arial" w:cs="Arial"/>
          <w:color w:val="000000"/>
          <w:sz w:val="20"/>
        </w:rPr>
        <w:t xml:space="preserve">SOA is a form of distributed systems architecture that is typically characterized by the following properties: </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Logical view: The service is an abstracted, logical view of actual programs, databases, business processes, etc., defined in terms of what it does, typically carrying out a business-level operation.</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Message orientation: The service is formally defined in terms of the messages exchanged between provider agents and requester agents, and not the properties of the agents themselves. The internal structure of an agent, including features such as its implementation language, process structure and even database structure, are deliberately abstracted away in the SOA: using the SOA discipline one does not and should not need to know how an agent implementing a service is constructed. A key benefit of this concerns so-called legacy systems. By avoiding any knowledge of the internal structure of an agent, one can incorporate any software component or application that can be "wrapped" in message handling code that allows it to adhere to the formal service definition.</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Description orientation: A service is described by machine-processable metadata. The description supports the public nature of the SOA: only those details that are exposed to the public and important for the use of the service should be included in the description. The semantics of a service should be documented, either directly or indirectly, by its description.</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Granularity: Services tend to use a small number of operations with relatively large and complex messages.</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Network orientation: Services tend to be oriented toward use over a network, though this is not an absolute requirement.</w:t>
      </w:r>
    </w:p>
    <w:p w:rsidR="003E140D" w:rsidRPr="009525BA" w:rsidRDefault="003E140D" w:rsidP="003E140D">
      <w:pPr>
        <w:numPr>
          <w:ilvl w:val="0"/>
          <w:numId w:val="15"/>
        </w:numPr>
        <w:spacing w:line="312" w:lineRule="auto"/>
        <w:rPr>
          <w:rFonts w:ascii="Arial" w:hAnsi="Arial" w:cs="Arial"/>
          <w:sz w:val="20"/>
        </w:rPr>
      </w:pPr>
      <w:r w:rsidRPr="009525BA">
        <w:rPr>
          <w:rFonts w:ascii="Arial" w:hAnsi="Arial" w:cs="Arial"/>
          <w:sz w:val="20"/>
        </w:rPr>
        <w:t>Platform neutral: Messages are sent in a platform-neutral, standardized format delivered through the interfaces. XML is the most obvious format that meets this constraint.</w:t>
      </w:r>
    </w:p>
    <w:p w:rsidR="003E140D" w:rsidRDefault="003E140D" w:rsidP="003E140D">
      <w:pPr>
        <w:pStyle w:val="Heading2"/>
      </w:pPr>
      <w:bookmarkStart w:id="16" w:name="_Toc248115628"/>
      <w:r>
        <w:t>Web service</w:t>
      </w:r>
      <w:bookmarkEnd w:id="16"/>
    </w:p>
    <w:p w:rsidR="003E140D" w:rsidRDefault="003E140D" w:rsidP="003E140D">
      <w:pPr>
        <w:rPr>
          <w:rFonts w:ascii="Arial" w:hAnsi="Arial" w:cs="Arial"/>
          <w:color w:val="000000"/>
          <w:sz w:val="20"/>
        </w:rPr>
      </w:pPr>
      <w:r w:rsidRPr="0011539E">
        <w:rPr>
          <w:rFonts w:ascii="Arial" w:hAnsi="Arial" w:cs="Arial"/>
          <w:sz w:val="20"/>
        </w:rPr>
        <w:t>A Web service is 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5D0C2D">
        <w:rPr>
          <w:rFonts w:ascii="Arial" w:hAnsi="Arial" w:cs="Arial"/>
          <w:color w:val="000000"/>
          <w:sz w:val="20"/>
        </w:rPr>
        <w:t xml:space="preserve"> These standards provide a common approach for defining, publishing, and using web services</w:t>
      </w:r>
      <w:r>
        <w:rPr>
          <w:rFonts w:ascii="Arial" w:hAnsi="Arial" w:cs="Arial"/>
          <w:color w:val="000000"/>
          <w:sz w:val="20"/>
        </w:rPr>
        <w:t>.</w:t>
      </w:r>
    </w:p>
    <w:p w:rsidR="003E140D" w:rsidRPr="005D0C2D" w:rsidRDefault="003E140D" w:rsidP="003E140D">
      <w:pPr>
        <w:rPr>
          <w:rFonts w:ascii="Arial" w:hAnsi="Arial" w:cs="Arial"/>
          <w:sz w:val="20"/>
        </w:rPr>
      </w:pPr>
    </w:p>
    <w:p w:rsidR="003E140D" w:rsidRDefault="003E140D" w:rsidP="003E140D">
      <w:pPr>
        <w:rPr>
          <w:rFonts w:ascii="Arial" w:hAnsi="Arial" w:cs="Arial"/>
          <w:sz w:val="20"/>
        </w:rPr>
      </w:pPr>
      <w:r w:rsidRPr="009F3422">
        <w:rPr>
          <w:rFonts w:ascii="Arial" w:hAnsi="Arial" w:cs="Arial"/>
          <w:color w:val="000000"/>
          <w:sz w:val="20"/>
        </w:rPr>
        <w:t>Web services are the preferred standards-based way to realize SOA</w:t>
      </w:r>
      <w:r w:rsidRPr="009F3422">
        <w:rPr>
          <w:rFonts w:ascii="Arial" w:hAnsi="Arial" w:cs="Arial"/>
          <w:sz w:val="20"/>
        </w:rPr>
        <w:t xml:space="preserve">, where the basic unit of communication is a message, rather than an operation. </w:t>
      </w:r>
    </w:p>
    <w:p w:rsidR="003E140D" w:rsidRDefault="003E140D" w:rsidP="003E140D">
      <w:pPr>
        <w:rPr>
          <w:rFonts w:ascii="Arial" w:hAnsi="Arial" w:cs="Arial"/>
          <w:sz w:val="20"/>
        </w:rPr>
      </w:pPr>
    </w:p>
    <w:p w:rsidR="003E140D" w:rsidRPr="000F6A77" w:rsidRDefault="003E140D" w:rsidP="003E140D">
      <w:r>
        <w:rPr>
          <w:rFonts w:ascii="Arial" w:hAnsi="Arial" w:cs="Arial"/>
          <w:sz w:val="20"/>
        </w:rPr>
        <w:t>GAARDS infrastructure exposes its functionality as web service interfaces.</w:t>
      </w:r>
    </w:p>
    <w:p w:rsidR="003E140D" w:rsidRDefault="003E140D" w:rsidP="003E140D">
      <w:pPr>
        <w:pStyle w:val="Heading2"/>
      </w:pPr>
      <w:bookmarkStart w:id="17" w:name="_Toc248115629"/>
      <w:r>
        <w:lastRenderedPageBreak/>
        <w:t>SAML</w:t>
      </w:r>
      <w:bookmarkEnd w:id="17"/>
    </w:p>
    <w:p w:rsidR="003E140D" w:rsidRPr="004C4EDB" w:rsidRDefault="003E140D" w:rsidP="003E140D">
      <w:pPr>
        <w:autoSpaceDE w:val="0"/>
        <w:autoSpaceDN w:val="0"/>
        <w:adjustRightInd w:val="0"/>
        <w:spacing w:line="240" w:lineRule="auto"/>
        <w:rPr>
          <w:rFonts w:ascii="Arial" w:hAnsi="Arial" w:cs="Arial"/>
          <w:sz w:val="20"/>
        </w:rPr>
      </w:pPr>
      <w:r>
        <w:rPr>
          <w:rFonts w:ascii="ArialMT" w:hAnsi="ArialMT" w:cs="ArialMT"/>
          <w:color w:val="000000"/>
          <w:sz w:val="20"/>
        </w:rPr>
        <w:t xml:space="preserve">SAML, developed by the Security Services Technical Committee of the Organization for the Advancement of Structured Information Standards (OASIS), is an XML-based framework for communicating user authentication, entitlement, and attribute information. As its name suggests, SAML allows business entities to make assertions regarding the identity, attributes, and entitlements of a subject (an entity that is often a human user) to other entities, such as a partner company or another enterprise application. SAML is a flexible and extensible protocol designed to be used – and customized if necessary – by other standards. </w:t>
      </w:r>
      <w:r w:rsidRPr="004C4EDB">
        <w:rPr>
          <w:rFonts w:ascii="Arial" w:hAnsi="Arial" w:cs="Arial"/>
          <w:sz w:val="20"/>
        </w:rPr>
        <w:t xml:space="preserve">SAML has emerged as the gold standard for federated identity. By defining standardized mechanisms for the </w:t>
      </w:r>
      <w:r>
        <w:rPr>
          <w:rFonts w:ascii="Arial" w:hAnsi="Arial" w:cs="Arial"/>
          <w:sz w:val="20"/>
        </w:rPr>
        <w:t>c</w:t>
      </w:r>
      <w:r w:rsidRPr="004C4EDB">
        <w:rPr>
          <w:rFonts w:ascii="Arial" w:hAnsi="Arial" w:cs="Arial"/>
          <w:sz w:val="20"/>
        </w:rPr>
        <w:t>ommunication of security and identity information between business partners, SAML makes federated identity, and the cross</w:t>
      </w:r>
      <w:r>
        <w:rPr>
          <w:rFonts w:ascii="Arial" w:hAnsi="Arial" w:cs="Arial"/>
          <w:sz w:val="20"/>
        </w:rPr>
        <w:t xml:space="preserve"> </w:t>
      </w:r>
      <w:r w:rsidRPr="004C4EDB">
        <w:rPr>
          <w:rFonts w:ascii="Arial" w:hAnsi="Arial" w:cs="Arial"/>
          <w:sz w:val="20"/>
        </w:rPr>
        <w:t>domain transactions that it enables a reality.</w:t>
      </w:r>
    </w:p>
    <w:p w:rsidR="003E140D" w:rsidRPr="004C4EDB" w:rsidRDefault="003E140D" w:rsidP="003E140D">
      <w:pPr>
        <w:rPr>
          <w:rFonts w:ascii="Arial" w:hAnsi="Arial" w:cs="Arial"/>
          <w:sz w:val="20"/>
        </w:rPr>
      </w:pPr>
    </w:p>
    <w:p w:rsidR="003E140D" w:rsidRPr="004C4EDB" w:rsidRDefault="003E140D" w:rsidP="003E140D">
      <w:pPr>
        <w:autoSpaceDE w:val="0"/>
        <w:autoSpaceDN w:val="0"/>
        <w:adjustRightInd w:val="0"/>
        <w:spacing w:line="240" w:lineRule="auto"/>
        <w:rPr>
          <w:rFonts w:ascii="Arial" w:hAnsi="Arial" w:cs="Arial"/>
          <w:sz w:val="20"/>
        </w:rPr>
      </w:pPr>
      <w:r w:rsidRPr="004C4EDB">
        <w:rPr>
          <w:rFonts w:ascii="Arial" w:hAnsi="Arial" w:cs="Arial"/>
          <w:sz w:val="20"/>
        </w:rPr>
        <w:t>SAML can act to push responsibility for proper management of identities to the identity provider, which is more often compatible with its business model than that of a service provider.</w:t>
      </w:r>
      <w:r>
        <w:rPr>
          <w:rFonts w:ascii="Arial" w:hAnsi="Arial" w:cs="Arial"/>
          <w:sz w:val="20"/>
        </w:rPr>
        <w:t xml:space="preserve"> </w:t>
      </w:r>
      <w:r w:rsidRPr="004C4EDB">
        <w:rPr>
          <w:rFonts w:ascii="Arial" w:hAnsi="Arial" w:cs="Arial"/>
          <w:sz w:val="20"/>
        </w:rPr>
        <w:t>Using SAML to "reuse" a single act of authentication (such as logging in with a username and password) multiple times across multiple services can reduce the cost of maintaining account information. This burden is transferred to the identity provider.</w:t>
      </w:r>
    </w:p>
    <w:p w:rsidR="003E140D" w:rsidRPr="004C4EDB" w:rsidRDefault="003E140D" w:rsidP="003E140D">
      <w:pPr>
        <w:autoSpaceDE w:val="0"/>
        <w:autoSpaceDN w:val="0"/>
        <w:adjustRightInd w:val="0"/>
        <w:spacing w:line="240" w:lineRule="auto"/>
        <w:rPr>
          <w:rFonts w:ascii="Arial" w:hAnsi="Arial" w:cs="Arial"/>
          <w:sz w:val="20"/>
        </w:rPr>
      </w:pPr>
    </w:p>
    <w:p w:rsidR="003E140D" w:rsidRPr="004C4EDB" w:rsidRDefault="003E140D" w:rsidP="003E140D">
      <w:pPr>
        <w:autoSpaceDE w:val="0"/>
        <w:autoSpaceDN w:val="0"/>
        <w:adjustRightInd w:val="0"/>
        <w:spacing w:line="240" w:lineRule="auto"/>
        <w:rPr>
          <w:rFonts w:ascii="Arial" w:hAnsi="Arial" w:cs="Arial"/>
          <w:sz w:val="20"/>
        </w:rPr>
      </w:pPr>
      <w:r w:rsidRPr="004C4EDB">
        <w:rPr>
          <w:rFonts w:ascii="Arial" w:hAnsi="Arial" w:cs="Arial"/>
          <w:sz w:val="20"/>
        </w:rPr>
        <w:t xml:space="preserve">An </w:t>
      </w:r>
      <w:r w:rsidRPr="004C4EDB">
        <w:rPr>
          <w:rFonts w:ascii="Arial" w:hAnsi="Arial" w:cs="Arial"/>
          <w:i/>
          <w:iCs/>
          <w:sz w:val="20"/>
        </w:rPr>
        <w:t xml:space="preserve">assertion </w:t>
      </w:r>
      <w:r w:rsidRPr="004C4EDB">
        <w:rPr>
          <w:rFonts w:ascii="Arial" w:hAnsi="Arial" w:cs="Arial"/>
          <w:sz w:val="20"/>
        </w:rPr>
        <w:t>is a package of information that supplies one or more statements made by a SAML authority.  SAML defines three different kinds of assertion statement that can be created by a SAML authority.</w:t>
      </w:r>
    </w:p>
    <w:p w:rsidR="003E140D" w:rsidRPr="004C4EDB" w:rsidRDefault="003E140D" w:rsidP="003E140D">
      <w:pPr>
        <w:autoSpaceDE w:val="0"/>
        <w:autoSpaceDN w:val="0"/>
        <w:adjustRightInd w:val="0"/>
        <w:spacing w:line="240" w:lineRule="auto"/>
        <w:rPr>
          <w:rFonts w:ascii="Arial" w:hAnsi="Arial" w:cs="Arial"/>
          <w:sz w:val="20"/>
        </w:rPr>
      </w:pPr>
      <w:r w:rsidRPr="004C4EDB">
        <w:rPr>
          <w:rFonts w:ascii="Arial" w:hAnsi="Arial" w:cs="Arial"/>
          <w:sz w:val="20"/>
        </w:rPr>
        <w:t xml:space="preserve">• </w:t>
      </w:r>
      <w:r w:rsidRPr="004C4EDB">
        <w:rPr>
          <w:rFonts w:ascii="Arial" w:hAnsi="Arial" w:cs="Arial"/>
          <w:b/>
          <w:bCs/>
          <w:sz w:val="20"/>
        </w:rPr>
        <w:t xml:space="preserve">Authentication: </w:t>
      </w:r>
      <w:r w:rsidRPr="004C4EDB">
        <w:rPr>
          <w:rFonts w:ascii="Arial" w:hAnsi="Arial" w:cs="Arial"/>
          <w:sz w:val="20"/>
        </w:rPr>
        <w:t>The specified subject was authenticated by a particular means at a particular time. This kind of statement is typically generated by a SAML authority called an identity provider, which is in charge of</w:t>
      </w:r>
      <w:r>
        <w:rPr>
          <w:rFonts w:ascii="Arial" w:hAnsi="Arial" w:cs="Arial"/>
          <w:sz w:val="20"/>
        </w:rPr>
        <w:t xml:space="preserve"> </w:t>
      </w:r>
      <w:r w:rsidRPr="004C4EDB">
        <w:rPr>
          <w:rFonts w:ascii="Arial" w:hAnsi="Arial" w:cs="Arial"/>
          <w:sz w:val="20"/>
        </w:rPr>
        <w:t>authenticating users and keeping track of other information about them.</w:t>
      </w:r>
    </w:p>
    <w:p w:rsidR="003E140D" w:rsidRPr="004C4EDB" w:rsidRDefault="003E140D" w:rsidP="003E140D">
      <w:pPr>
        <w:autoSpaceDE w:val="0"/>
        <w:autoSpaceDN w:val="0"/>
        <w:adjustRightInd w:val="0"/>
        <w:spacing w:line="240" w:lineRule="auto"/>
        <w:rPr>
          <w:rFonts w:ascii="Arial" w:hAnsi="Arial" w:cs="Arial"/>
          <w:sz w:val="20"/>
        </w:rPr>
      </w:pPr>
      <w:r w:rsidRPr="004C4EDB">
        <w:rPr>
          <w:rFonts w:ascii="Arial" w:hAnsi="Arial" w:cs="Arial"/>
          <w:sz w:val="20"/>
        </w:rPr>
        <w:t xml:space="preserve">• </w:t>
      </w:r>
      <w:r w:rsidRPr="004C4EDB">
        <w:rPr>
          <w:rFonts w:ascii="Arial" w:hAnsi="Arial" w:cs="Arial"/>
          <w:b/>
          <w:bCs/>
          <w:sz w:val="20"/>
        </w:rPr>
        <w:t xml:space="preserve">Attribute: </w:t>
      </w:r>
      <w:r w:rsidRPr="004C4EDB">
        <w:rPr>
          <w:rFonts w:ascii="Arial" w:hAnsi="Arial" w:cs="Arial"/>
          <w:sz w:val="20"/>
        </w:rPr>
        <w:t>The specified subject is associated with the supplied attributes.</w:t>
      </w:r>
    </w:p>
    <w:p w:rsidR="003E140D" w:rsidRDefault="003E140D" w:rsidP="003E140D">
      <w:pPr>
        <w:autoSpaceDE w:val="0"/>
        <w:autoSpaceDN w:val="0"/>
        <w:adjustRightInd w:val="0"/>
        <w:spacing w:line="240" w:lineRule="auto"/>
        <w:rPr>
          <w:rFonts w:ascii="Arial" w:hAnsi="Arial" w:cs="Arial"/>
          <w:sz w:val="20"/>
        </w:rPr>
      </w:pPr>
      <w:r w:rsidRPr="004C4EDB">
        <w:rPr>
          <w:rFonts w:ascii="Arial" w:hAnsi="Arial" w:cs="Arial"/>
          <w:sz w:val="20"/>
        </w:rPr>
        <w:t xml:space="preserve">• </w:t>
      </w:r>
      <w:r w:rsidRPr="004C4EDB">
        <w:rPr>
          <w:rFonts w:ascii="Arial" w:hAnsi="Arial" w:cs="Arial"/>
          <w:b/>
          <w:bCs/>
          <w:sz w:val="20"/>
        </w:rPr>
        <w:t xml:space="preserve">Authorization Decision: </w:t>
      </w:r>
      <w:r w:rsidRPr="004C4EDB">
        <w:rPr>
          <w:rFonts w:ascii="Arial" w:hAnsi="Arial" w:cs="Arial"/>
          <w:sz w:val="20"/>
        </w:rPr>
        <w:t>A request to allow the specified subject to access the specified resource has been granted or denied.</w:t>
      </w:r>
    </w:p>
    <w:p w:rsidR="00C4562C" w:rsidRDefault="00C4562C" w:rsidP="00904F17">
      <w:pPr>
        <w:pStyle w:val="Heading2"/>
      </w:pPr>
      <w:bookmarkStart w:id="18" w:name="_Toc248115630"/>
      <w:r>
        <w:t>Globus Toolkit</w:t>
      </w:r>
      <w:bookmarkEnd w:id="18"/>
    </w:p>
    <w:p w:rsidR="00C4562C" w:rsidRPr="00C4562C" w:rsidRDefault="00C4562C" w:rsidP="00C4562C">
      <w:pPr>
        <w:rPr>
          <w:rFonts w:ascii="Arial" w:hAnsi="Arial" w:cs="Arial"/>
          <w:sz w:val="20"/>
        </w:rPr>
      </w:pPr>
      <w:r w:rsidRPr="00C4562C">
        <w:rPr>
          <w:rFonts w:ascii="Arial" w:hAnsi="Arial" w:cs="Arial"/>
          <w:sz w:val="20"/>
        </w:rPr>
        <w:t>The open source Globus® Toolkit is a fundamental enabling technology for the "Grid," letting people share computing power, databases, and other tools securely online across corporate, institutional, and geographic boundaries without sacrificing local autonomy. The toolkit includes software services and libraries for resource monitoring, discovery, and management, plus security and file management. The toolkit includes software for security, information infrastructure, resource management, data management, communication, fault detection, and portability. It is packaged as a set of components that can be used either independently or together to develop applications</w:t>
      </w:r>
      <w:r>
        <w:rPr>
          <w:rFonts w:ascii="Arial" w:hAnsi="Arial" w:cs="Arial"/>
          <w:sz w:val="20"/>
        </w:rPr>
        <w:t>.</w:t>
      </w:r>
      <w:r w:rsidRPr="00C4562C">
        <w:rPr>
          <w:rFonts w:ascii="Arial" w:hAnsi="Arial" w:cs="Arial"/>
          <w:sz w:val="20"/>
        </w:rPr>
        <w:t xml:space="preserve"> Its core services, interfaces and protocols allow users to access remote resources as if they were located within their own machine room while simultaneously preserving local control over who can use resources and when.</w:t>
      </w:r>
    </w:p>
    <w:p w:rsidR="00C4562C" w:rsidRPr="007034CA" w:rsidRDefault="00C4562C" w:rsidP="003E140D">
      <w:pPr>
        <w:autoSpaceDE w:val="0"/>
        <w:autoSpaceDN w:val="0"/>
        <w:adjustRightInd w:val="0"/>
        <w:spacing w:line="240" w:lineRule="auto"/>
        <w:rPr>
          <w:rFonts w:ascii="Arial" w:hAnsi="Arial" w:cs="Arial"/>
          <w:sz w:val="20"/>
        </w:rPr>
      </w:pPr>
    </w:p>
    <w:p w:rsidR="00C92875" w:rsidRPr="007034CA" w:rsidRDefault="00C92875" w:rsidP="007034CA">
      <w:pPr>
        <w:autoSpaceDE w:val="0"/>
        <w:autoSpaceDN w:val="0"/>
        <w:adjustRightInd w:val="0"/>
        <w:spacing w:line="240" w:lineRule="auto"/>
        <w:rPr>
          <w:rFonts w:ascii="Arial" w:hAnsi="Arial" w:cs="Arial"/>
          <w:sz w:val="20"/>
        </w:rPr>
      </w:pPr>
      <w:r w:rsidRPr="007034CA">
        <w:rPr>
          <w:rFonts w:ascii="Arial" w:hAnsi="Arial" w:cs="Arial"/>
          <w:sz w:val="20"/>
        </w:rPr>
        <w:t>GT4.0 supports both message-level</w:t>
      </w:r>
      <w:r w:rsidR="007034CA" w:rsidRPr="007034CA">
        <w:rPr>
          <w:rFonts w:ascii="Arial" w:hAnsi="Arial" w:cs="Arial"/>
          <w:sz w:val="20"/>
        </w:rPr>
        <w:t xml:space="preserve"> (support for the WS-Security standard and the WSSecureConversation)</w:t>
      </w:r>
      <w:r w:rsidRPr="007034CA">
        <w:rPr>
          <w:rFonts w:ascii="Arial" w:hAnsi="Arial" w:cs="Arial"/>
          <w:sz w:val="20"/>
        </w:rPr>
        <w:t xml:space="preserve"> and transport-level security</w:t>
      </w:r>
      <w:r w:rsidR="007034CA" w:rsidRPr="007034CA">
        <w:rPr>
          <w:rFonts w:ascii="Arial" w:hAnsi="Arial" w:cs="Arial"/>
          <w:sz w:val="20"/>
        </w:rPr>
        <w:t xml:space="preserve"> (authentication via TLS with support for X.509 proxy certificates)</w:t>
      </w:r>
      <w:r w:rsidRPr="007034CA">
        <w:rPr>
          <w:rFonts w:ascii="Arial" w:hAnsi="Arial" w:cs="Arial"/>
          <w:sz w:val="20"/>
        </w:rPr>
        <w:t>.</w:t>
      </w:r>
    </w:p>
    <w:p w:rsidR="002F63EC" w:rsidRDefault="002F63EC" w:rsidP="00904F17">
      <w:pPr>
        <w:pStyle w:val="Heading2"/>
      </w:pPr>
      <w:bookmarkStart w:id="19" w:name="_Toc248115631"/>
      <w:r>
        <w:t>GSI</w:t>
      </w:r>
      <w:bookmarkEnd w:id="19"/>
      <w:r>
        <w:t xml:space="preserve"> </w:t>
      </w:r>
    </w:p>
    <w:p w:rsidR="002F63EC" w:rsidRPr="00063075" w:rsidRDefault="000B41E0" w:rsidP="003E140D">
      <w:pPr>
        <w:autoSpaceDE w:val="0"/>
        <w:autoSpaceDN w:val="0"/>
        <w:adjustRightInd w:val="0"/>
        <w:spacing w:line="240" w:lineRule="auto"/>
        <w:rPr>
          <w:rFonts w:ascii="Arial" w:hAnsi="Arial" w:cs="Arial"/>
          <w:sz w:val="20"/>
        </w:rPr>
      </w:pPr>
      <w:r w:rsidRPr="00063075">
        <w:rPr>
          <w:rFonts w:ascii="Arial" w:hAnsi="Arial" w:cs="Arial"/>
          <w:sz w:val="20"/>
        </w:rPr>
        <w:t>Grid Security Infrastructure (</w:t>
      </w:r>
      <w:r w:rsidR="007F4F4A" w:rsidRPr="00063075">
        <w:rPr>
          <w:rFonts w:ascii="Arial" w:hAnsi="Arial" w:cs="Arial"/>
          <w:sz w:val="20"/>
        </w:rPr>
        <w:t>GSI</w:t>
      </w:r>
      <w:r w:rsidRPr="00063075">
        <w:rPr>
          <w:rFonts w:ascii="Arial" w:hAnsi="Arial" w:cs="Arial"/>
          <w:sz w:val="20"/>
        </w:rPr>
        <w:t>)</w:t>
      </w:r>
      <w:r w:rsidR="007F4F4A" w:rsidRPr="00063075">
        <w:rPr>
          <w:rFonts w:ascii="Arial" w:hAnsi="Arial" w:cs="Arial"/>
          <w:sz w:val="20"/>
        </w:rPr>
        <w:t xml:space="preserve"> is part of Globus toolkit uses public key cryptography (also known as asymmetric cryptography) as the basis for its functionality. A central concept in GSI authentication is the </w:t>
      </w:r>
      <w:r w:rsidR="007F4F4A" w:rsidRPr="00063075">
        <w:rPr>
          <w:rStyle w:val="Emphasis"/>
          <w:rFonts w:ascii="Arial" w:hAnsi="Arial" w:cs="Arial"/>
          <w:sz w:val="20"/>
        </w:rPr>
        <w:t>certificate</w:t>
      </w:r>
      <w:r w:rsidR="007F4F4A" w:rsidRPr="00063075">
        <w:rPr>
          <w:rFonts w:ascii="Arial" w:hAnsi="Arial" w:cs="Arial"/>
          <w:sz w:val="20"/>
        </w:rPr>
        <w:t>. Every user and service on the Grid is identified via a certificate, which contains information vital to identifying and authenticating the user or service.</w:t>
      </w:r>
    </w:p>
    <w:p w:rsidR="007F4F4A" w:rsidRPr="00063075" w:rsidRDefault="007F4F4A" w:rsidP="003E140D">
      <w:pPr>
        <w:autoSpaceDE w:val="0"/>
        <w:autoSpaceDN w:val="0"/>
        <w:adjustRightInd w:val="0"/>
        <w:spacing w:line="240" w:lineRule="auto"/>
        <w:rPr>
          <w:rFonts w:ascii="Arial" w:hAnsi="Arial" w:cs="Arial"/>
          <w:sz w:val="20"/>
        </w:rPr>
      </w:pPr>
    </w:p>
    <w:p w:rsidR="008C3B5B" w:rsidRPr="00063075" w:rsidRDefault="008C3B5B" w:rsidP="00EC17D9">
      <w:pPr>
        <w:rPr>
          <w:rFonts w:ascii="Arial" w:hAnsi="Arial" w:cs="Arial"/>
          <w:sz w:val="20"/>
        </w:rPr>
      </w:pPr>
      <w:r w:rsidRPr="00063075">
        <w:rPr>
          <w:rFonts w:ascii="Arial" w:hAnsi="Arial" w:cs="Arial"/>
          <w:sz w:val="20"/>
        </w:rPr>
        <w:t xml:space="preserve">A GSI certificate includes four primary pieces of information: </w:t>
      </w:r>
    </w:p>
    <w:p w:rsidR="008C3B5B" w:rsidRPr="00063075" w:rsidRDefault="008C3B5B" w:rsidP="00EE7F55">
      <w:pPr>
        <w:numPr>
          <w:ilvl w:val="0"/>
          <w:numId w:val="27"/>
        </w:numPr>
        <w:rPr>
          <w:rFonts w:ascii="Arial" w:hAnsi="Arial" w:cs="Arial"/>
          <w:sz w:val="20"/>
        </w:rPr>
      </w:pPr>
      <w:r w:rsidRPr="00063075">
        <w:rPr>
          <w:rFonts w:ascii="Arial" w:hAnsi="Arial" w:cs="Arial"/>
          <w:sz w:val="20"/>
        </w:rPr>
        <w:t xml:space="preserve">A subject name, which identifies the person or object that the certificate represents. </w:t>
      </w:r>
    </w:p>
    <w:p w:rsidR="008C3B5B" w:rsidRPr="00063075" w:rsidRDefault="008C3B5B" w:rsidP="00EE7F55">
      <w:pPr>
        <w:numPr>
          <w:ilvl w:val="0"/>
          <w:numId w:val="27"/>
        </w:numPr>
        <w:rPr>
          <w:rFonts w:ascii="Arial" w:hAnsi="Arial" w:cs="Arial"/>
          <w:sz w:val="20"/>
        </w:rPr>
      </w:pPr>
      <w:r w:rsidRPr="00063075">
        <w:rPr>
          <w:rFonts w:ascii="Arial" w:hAnsi="Arial" w:cs="Arial"/>
          <w:sz w:val="20"/>
        </w:rPr>
        <w:t xml:space="preserve">The public key belonging to the subject. </w:t>
      </w:r>
    </w:p>
    <w:p w:rsidR="008C3B5B" w:rsidRPr="00063075" w:rsidRDefault="008C3B5B" w:rsidP="00EE7F55">
      <w:pPr>
        <w:numPr>
          <w:ilvl w:val="0"/>
          <w:numId w:val="27"/>
        </w:numPr>
        <w:rPr>
          <w:rFonts w:ascii="Arial" w:hAnsi="Arial" w:cs="Arial"/>
          <w:sz w:val="20"/>
        </w:rPr>
      </w:pPr>
      <w:r w:rsidRPr="00063075">
        <w:rPr>
          <w:rFonts w:ascii="Arial" w:hAnsi="Arial" w:cs="Arial"/>
          <w:sz w:val="20"/>
        </w:rPr>
        <w:lastRenderedPageBreak/>
        <w:t xml:space="preserve">The identity of a Certificate Authority (CA) that has signed the certificate to certify that the public key and the identity both belong to the subject. </w:t>
      </w:r>
    </w:p>
    <w:p w:rsidR="008C3B5B" w:rsidRPr="00063075" w:rsidRDefault="008C3B5B" w:rsidP="00EE7F55">
      <w:pPr>
        <w:numPr>
          <w:ilvl w:val="0"/>
          <w:numId w:val="27"/>
        </w:numPr>
        <w:rPr>
          <w:rFonts w:ascii="Arial" w:hAnsi="Arial" w:cs="Arial"/>
          <w:sz w:val="20"/>
        </w:rPr>
      </w:pPr>
      <w:r w:rsidRPr="00063075">
        <w:rPr>
          <w:rFonts w:ascii="Arial" w:hAnsi="Arial" w:cs="Arial"/>
          <w:sz w:val="20"/>
        </w:rPr>
        <w:t>The digital signature of the named CA.</w:t>
      </w:r>
    </w:p>
    <w:p w:rsidR="008C3B5B" w:rsidRPr="00063075" w:rsidRDefault="008C3B5B" w:rsidP="003E140D">
      <w:pPr>
        <w:autoSpaceDE w:val="0"/>
        <w:autoSpaceDN w:val="0"/>
        <w:adjustRightInd w:val="0"/>
        <w:spacing w:line="240" w:lineRule="auto"/>
        <w:rPr>
          <w:rFonts w:ascii="Arial" w:hAnsi="Arial" w:cs="Arial"/>
          <w:sz w:val="20"/>
        </w:rPr>
      </w:pPr>
    </w:p>
    <w:p w:rsidR="007F4F4A" w:rsidRPr="00063075" w:rsidRDefault="007F4F4A" w:rsidP="002E7B64">
      <w:pPr>
        <w:rPr>
          <w:rFonts w:ascii="Arial" w:hAnsi="Arial" w:cs="Arial"/>
          <w:sz w:val="20"/>
        </w:rPr>
      </w:pPr>
      <w:r w:rsidRPr="00063075">
        <w:rPr>
          <w:rFonts w:ascii="Arial" w:hAnsi="Arial" w:cs="Arial"/>
          <w:sz w:val="20"/>
        </w:rPr>
        <w:t xml:space="preserve">The primary motivations behind the GSI are: </w:t>
      </w:r>
    </w:p>
    <w:p w:rsidR="007F4F4A" w:rsidRPr="00063075" w:rsidRDefault="007F4F4A" w:rsidP="00EE7F55">
      <w:pPr>
        <w:numPr>
          <w:ilvl w:val="0"/>
          <w:numId w:val="28"/>
        </w:numPr>
        <w:rPr>
          <w:rFonts w:ascii="Arial" w:hAnsi="Arial" w:cs="Arial"/>
          <w:sz w:val="20"/>
        </w:rPr>
      </w:pPr>
      <w:r w:rsidRPr="00063075">
        <w:rPr>
          <w:rFonts w:ascii="Arial" w:hAnsi="Arial" w:cs="Arial"/>
          <w:sz w:val="20"/>
        </w:rPr>
        <w:t xml:space="preserve">The need for secure communication (authenticated and perhaps confidential) between elements of a computational Grid. </w:t>
      </w:r>
    </w:p>
    <w:p w:rsidR="007F4F4A" w:rsidRPr="00063075" w:rsidRDefault="007F4F4A" w:rsidP="00EE7F55">
      <w:pPr>
        <w:numPr>
          <w:ilvl w:val="0"/>
          <w:numId w:val="28"/>
        </w:numPr>
        <w:rPr>
          <w:rFonts w:ascii="Arial" w:hAnsi="Arial" w:cs="Arial"/>
          <w:sz w:val="20"/>
        </w:rPr>
      </w:pPr>
      <w:r w:rsidRPr="00063075">
        <w:rPr>
          <w:rFonts w:ascii="Arial" w:hAnsi="Arial" w:cs="Arial"/>
          <w:sz w:val="20"/>
        </w:rPr>
        <w:t xml:space="preserve">The need to support security across organizational boundaries, thus prohibiting a centrally-managed security system. </w:t>
      </w:r>
    </w:p>
    <w:p w:rsidR="00C92875" w:rsidRPr="00063075" w:rsidRDefault="007F4F4A" w:rsidP="00EE7F55">
      <w:pPr>
        <w:numPr>
          <w:ilvl w:val="0"/>
          <w:numId w:val="28"/>
        </w:numPr>
        <w:rPr>
          <w:rFonts w:ascii="Arial" w:hAnsi="Arial" w:cs="Arial"/>
          <w:sz w:val="20"/>
        </w:rPr>
      </w:pPr>
      <w:r w:rsidRPr="00063075">
        <w:rPr>
          <w:rFonts w:ascii="Arial" w:hAnsi="Arial" w:cs="Arial"/>
          <w:sz w:val="20"/>
        </w:rPr>
        <w:t xml:space="preserve">The need to support "single sign-on" for users of the Grid, including delegation of credentials for computations that involve multiple resources and/or sites. </w:t>
      </w:r>
    </w:p>
    <w:p w:rsidR="00C92875" w:rsidRPr="00063075" w:rsidRDefault="00C92875" w:rsidP="00C92875">
      <w:pPr>
        <w:rPr>
          <w:rFonts w:ascii="Arial" w:hAnsi="Arial" w:cs="Arial"/>
          <w:sz w:val="20"/>
        </w:rPr>
      </w:pPr>
    </w:p>
    <w:p w:rsidR="00C92875" w:rsidRPr="00063075" w:rsidRDefault="00C92875" w:rsidP="00C92875">
      <w:pPr>
        <w:autoSpaceDE w:val="0"/>
        <w:autoSpaceDN w:val="0"/>
        <w:adjustRightInd w:val="0"/>
        <w:spacing w:line="240" w:lineRule="auto"/>
        <w:rPr>
          <w:rFonts w:ascii="Arial" w:hAnsi="Arial" w:cs="Arial"/>
          <w:sz w:val="20"/>
        </w:rPr>
      </w:pPr>
      <w:r w:rsidRPr="00063075">
        <w:rPr>
          <w:rFonts w:ascii="Arial" w:hAnsi="Arial" w:cs="Arial"/>
          <w:sz w:val="20"/>
        </w:rPr>
        <w:t>GSI may be thought of as being composed of four distinct functions: message protection, authentication, delegation, and authorization. Implementations of different standards are used to provide each of these functions:</w:t>
      </w:r>
    </w:p>
    <w:p w:rsidR="00C92875" w:rsidRPr="00063075" w:rsidRDefault="00C92875" w:rsidP="00EE7F55">
      <w:pPr>
        <w:numPr>
          <w:ilvl w:val="0"/>
          <w:numId w:val="30"/>
        </w:numPr>
        <w:autoSpaceDE w:val="0"/>
        <w:autoSpaceDN w:val="0"/>
        <w:adjustRightInd w:val="0"/>
        <w:spacing w:line="240" w:lineRule="auto"/>
        <w:rPr>
          <w:rFonts w:ascii="Arial" w:hAnsi="Arial" w:cs="Arial"/>
          <w:sz w:val="20"/>
        </w:rPr>
      </w:pPr>
      <w:r w:rsidRPr="00063075">
        <w:rPr>
          <w:rFonts w:ascii="Arial" w:hAnsi="Arial" w:cs="Arial"/>
          <w:sz w:val="20"/>
        </w:rPr>
        <w:t>TLS (transport-level) or WS-Security and WS-SecureConversation (messagelevel) are used as message protection mechanisms in combination with SOAP.</w:t>
      </w:r>
    </w:p>
    <w:p w:rsidR="00C92875" w:rsidRPr="00063075" w:rsidRDefault="00C92875" w:rsidP="00EE7F55">
      <w:pPr>
        <w:numPr>
          <w:ilvl w:val="0"/>
          <w:numId w:val="30"/>
        </w:numPr>
        <w:autoSpaceDE w:val="0"/>
        <w:autoSpaceDN w:val="0"/>
        <w:adjustRightInd w:val="0"/>
        <w:spacing w:line="240" w:lineRule="auto"/>
        <w:rPr>
          <w:rFonts w:ascii="Arial" w:hAnsi="Arial" w:cs="Arial"/>
          <w:sz w:val="20"/>
        </w:rPr>
      </w:pPr>
      <w:r w:rsidRPr="00063075">
        <w:rPr>
          <w:rFonts w:ascii="Arial" w:hAnsi="Arial" w:cs="Arial"/>
          <w:sz w:val="20"/>
        </w:rPr>
        <w:t>X.509 End Entity Certificates or Username and Password are used as authentication credentials</w:t>
      </w:r>
    </w:p>
    <w:p w:rsidR="00C92875" w:rsidRPr="00063075" w:rsidRDefault="00C92875" w:rsidP="00EE7F55">
      <w:pPr>
        <w:numPr>
          <w:ilvl w:val="0"/>
          <w:numId w:val="30"/>
        </w:numPr>
        <w:autoSpaceDE w:val="0"/>
        <w:autoSpaceDN w:val="0"/>
        <w:adjustRightInd w:val="0"/>
        <w:spacing w:line="240" w:lineRule="auto"/>
        <w:rPr>
          <w:rFonts w:ascii="Arial" w:hAnsi="Arial" w:cs="Arial"/>
          <w:sz w:val="20"/>
        </w:rPr>
      </w:pPr>
      <w:r w:rsidRPr="00063075">
        <w:rPr>
          <w:rFonts w:ascii="Arial" w:hAnsi="Arial" w:cs="Arial"/>
          <w:sz w:val="20"/>
        </w:rPr>
        <w:t>X.509 Proxy Certificates and WS-Trust are used for delegation</w:t>
      </w:r>
    </w:p>
    <w:p w:rsidR="00C92875" w:rsidRPr="00063075" w:rsidRDefault="00C92875" w:rsidP="00EE7F55">
      <w:pPr>
        <w:numPr>
          <w:ilvl w:val="0"/>
          <w:numId w:val="30"/>
        </w:numPr>
        <w:rPr>
          <w:rFonts w:ascii="Arial" w:hAnsi="Arial" w:cs="Arial"/>
          <w:sz w:val="20"/>
        </w:rPr>
      </w:pPr>
      <w:r w:rsidRPr="00063075">
        <w:rPr>
          <w:rFonts w:ascii="Arial" w:hAnsi="Arial" w:cs="Arial"/>
          <w:sz w:val="20"/>
        </w:rPr>
        <w:t>SAML assertions are used for authorization</w:t>
      </w:r>
    </w:p>
    <w:p w:rsidR="00C92875" w:rsidRPr="00063075" w:rsidRDefault="00C92875" w:rsidP="00C92875">
      <w:pPr>
        <w:rPr>
          <w:rFonts w:ascii="Arial" w:hAnsi="Arial" w:cs="Arial"/>
          <w:sz w:val="20"/>
        </w:rPr>
      </w:pPr>
    </w:p>
    <w:p w:rsidR="00C92875" w:rsidRPr="00063075" w:rsidRDefault="00C92875" w:rsidP="00812999">
      <w:pPr>
        <w:autoSpaceDE w:val="0"/>
        <w:autoSpaceDN w:val="0"/>
        <w:adjustRightInd w:val="0"/>
        <w:spacing w:line="240" w:lineRule="auto"/>
        <w:rPr>
          <w:rFonts w:ascii="Arial" w:hAnsi="Arial" w:cs="Arial"/>
          <w:bCs/>
          <w:sz w:val="20"/>
        </w:rPr>
      </w:pPr>
      <w:r w:rsidRPr="00063075">
        <w:rPr>
          <w:rFonts w:ascii="Arial" w:hAnsi="Arial" w:cs="Arial"/>
          <w:bCs/>
          <w:sz w:val="20"/>
        </w:rPr>
        <w:t>Overview of the GT4 Grid Security Infrastructure and standards used for</w:t>
      </w:r>
      <w:r w:rsidR="00F71778">
        <w:rPr>
          <w:rFonts w:ascii="Arial" w:hAnsi="Arial" w:cs="Arial"/>
          <w:bCs/>
          <w:sz w:val="20"/>
        </w:rPr>
        <w:t xml:space="preserve"> </w:t>
      </w:r>
      <w:r w:rsidRPr="00063075">
        <w:rPr>
          <w:rFonts w:ascii="Arial" w:hAnsi="Arial" w:cs="Arial"/>
          <w:bCs/>
          <w:sz w:val="20"/>
        </w:rPr>
        <w:t>different functions</w:t>
      </w:r>
      <w:r w:rsidR="00812999" w:rsidRPr="00063075">
        <w:rPr>
          <w:rFonts w:ascii="Arial" w:hAnsi="Arial" w:cs="Arial"/>
          <w:bCs/>
          <w:sz w:val="20"/>
        </w:rPr>
        <w:t xml:space="preserve"> is as shown in the diagram below</w:t>
      </w:r>
      <w:r w:rsidRPr="00063075">
        <w:rPr>
          <w:rFonts w:ascii="Arial" w:hAnsi="Arial" w:cs="Arial"/>
          <w:bCs/>
          <w:sz w:val="20"/>
        </w:rPr>
        <w:t>. The left two figures show message-level security, with X.509</w:t>
      </w:r>
      <w:r w:rsidR="00812999" w:rsidRPr="00063075">
        <w:rPr>
          <w:rFonts w:ascii="Arial" w:hAnsi="Arial" w:cs="Arial"/>
          <w:bCs/>
          <w:sz w:val="20"/>
        </w:rPr>
        <w:t xml:space="preserve"> </w:t>
      </w:r>
      <w:r w:rsidRPr="00063075">
        <w:rPr>
          <w:rFonts w:ascii="Arial" w:hAnsi="Arial" w:cs="Arial"/>
          <w:bCs/>
          <w:sz w:val="20"/>
        </w:rPr>
        <w:t xml:space="preserve">credentials and </w:t>
      </w:r>
      <w:r w:rsidR="00F71778">
        <w:rPr>
          <w:rFonts w:ascii="Arial" w:hAnsi="Arial" w:cs="Arial"/>
          <w:bCs/>
          <w:sz w:val="20"/>
        </w:rPr>
        <w:t>u</w:t>
      </w:r>
      <w:r w:rsidRPr="00063075">
        <w:rPr>
          <w:rFonts w:ascii="Arial" w:hAnsi="Arial" w:cs="Arial"/>
          <w:bCs/>
          <w:sz w:val="20"/>
        </w:rPr>
        <w:t>sername/password authentication. The figure on the right shows</w:t>
      </w:r>
      <w:r w:rsidR="00812999" w:rsidRPr="00063075">
        <w:rPr>
          <w:rFonts w:ascii="Arial" w:hAnsi="Arial" w:cs="Arial"/>
          <w:bCs/>
          <w:sz w:val="20"/>
        </w:rPr>
        <w:t xml:space="preserve"> </w:t>
      </w:r>
      <w:r w:rsidRPr="00063075">
        <w:rPr>
          <w:rFonts w:ascii="Arial" w:hAnsi="Arial" w:cs="Arial"/>
          <w:bCs/>
          <w:sz w:val="20"/>
        </w:rPr>
        <w:t>transport-level security with X.509 credentials.</w:t>
      </w: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Default="00C92875" w:rsidP="00C92875">
      <w:pPr>
        <w:rPr>
          <w:rFonts w:ascii="Arial" w:hAnsi="Arial" w:cs="Arial"/>
          <w:sz w:val="20"/>
        </w:rPr>
      </w:pPr>
    </w:p>
    <w:p w:rsidR="00C92875" w:rsidRPr="00C92875" w:rsidRDefault="008A54FA" w:rsidP="00C92875">
      <w:pPr>
        <w:rPr>
          <w:rFonts w:ascii="Arial" w:hAnsi="Arial" w:cs="Arial"/>
          <w:sz w:val="20"/>
        </w:rPr>
      </w:pPr>
      <w:r>
        <w:rPr>
          <w:noProof/>
        </w:rPr>
        <w:drawing>
          <wp:anchor distT="0" distB="0" distL="114300" distR="114300" simplePos="0" relativeHeight="251678208" behindDoc="1" locked="0" layoutInCell="1" allowOverlap="1">
            <wp:simplePos x="0" y="0"/>
            <wp:positionH relativeFrom="column">
              <wp:align>center</wp:align>
            </wp:positionH>
            <wp:positionV relativeFrom="paragraph">
              <wp:posOffset>-2267585</wp:posOffset>
            </wp:positionV>
            <wp:extent cx="5133975" cy="2390775"/>
            <wp:effectExtent l="19050" t="0" r="9525" b="0"/>
            <wp:wrapTight wrapText="bothSides">
              <wp:wrapPolygon edited="0">
                <wp:start x="-80" y="0"/>
                <wp:lineTo x="-80" y="21514"/>
                <wp:lineTo x="21640" y="21514"/>
                <wp:lineTo x="21640" y="0"/>
                <wp:lineTo x="-80" y="0"/>
              </wp:wrapPolygon>
            </wp:wrapTight>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15" cstate="print"/>
                    <a:srcRect/>
                    <a:stretch>
                      <a:fillRect/>
                    </a:stretch>
                  </pic:blipFill>
                  <pic:spPr bwMode="auto">
                    <a:xfrm>
                      <a:off x="0" y="0"/>
                      <a:ext cx="5133975" cy="2390775"/>
                    </a:xfrm>
                    <a:prstGeom prst="rect">
                      <a:avLst/>
                    </a:prstGeom>
                    <a:noFill/>
                    <a:ln w="9525">
                      <a:noFill/>
                      <a:miter lim="800000"/>
                      <a:headEnd/>
                      <a:tailEnd/>
                    </a:ln>
                  </pic:spPr>
                </pic:pic>
              </a:graphicData>
            </a:graphic>
          </wp:anchor>
        </w:drawing>
      </w:r>
    </w:p>
    <w:p w:rsidR="00A201F6" w:rsidRPr="005954A1" w:rsidRDefault="005954A1" w:rsidP="005954A1">
      <w:pPr>
        <w:pStyle w:val="Caption"/>
        <w:jc w:val="center"/>
        <w:rPr>
          <w:rFonts w:ascii="Arial" w:hAnsi="Arial" w:cs="Arial"/>
          <w:i/>
          <w:color w:val="000000"/>
          <w:sz w:val="20"/>
        </w:rPr>
      </w:pPr>
      <w:bookmarkStart w:id="20" w:name="_Toc247950399"/>
      <w:r w:rsidRPr="005954A1">
        <w:rPr>
          <w:i/>
          <w:color w:val="000000"/>
        </w:rPr>
        <w:t xml:space="preserve">Figure </w:t>
      </w:r>
      <w:r w:rsidR="00754D31" w:rsidRPr="005954A1">
        <w:rPr>
          <w:i/>
          <w:color w:val="000000"/>
        </w:rPr>
        <w:fldChar w:fldCharType="begin"/>
      </w:r>
      <w:r w:rsidRPr="005954A1">
        <w:rPr>
          <w:i/>
          <w:color w:val="000000"/>
        </w:rPr>
        <w:instrText xml:space="preserve"> SEQ Figure \* ARABIC </w:instrText>
      </w:r>
      <w:r w:rsidR="00754D31" w:rsidRPr="005954A1">
        <w:rPr>
          <w:i/>
          <w:color w:val="000000"/>
        </w:rPr>
        <w:fldChar w:fldCharType="separate"/>
      </w:r>
      <w:r w:rsidR="000934A8">
        <w:rPr>
          <w:i/>
          <w:noProof/>
          <w:color w:val="000000"/>
        </w:rPr>
        <w:t>1</w:t>
      </w:r>
      <w:r w:rsidR="00754D31" w:rsidRPr="005954A1">
        <w:rPr>
          <w:i/>
          <w:color w:val="000000"/>
        </w:rPr>
        <w:fldChar w:fldCharType="end"/>
      </w:r>
      <w:r w:rsidRPr="005954A1">
        <w:rPr>
          <w:i/>
          <w:color w:val="000000"/>
        </w:rPr>
        <w:t xml:space="preserve"> Grid Security Infrastructure</w:t>
      </w:r>
      <w:bookmarkEnd w:id="20"/>
    </w:p>
    <w:p w:rsidR="003027F7" w:rsidRDefault="003027F7" w:rsidP="00904F17">
      <w:pPr>
        <w:pStyle w:val="Heading2"/>
      </w:pPr>
      <w:bookmarkStart w:id="21" w:name="_WS-Resource_Framework"/>
      <w:bookmarkStart w:id="22" w:name="_Toc248115632"/>
      <w:bookmarkEnd w:id="21"/>
      <w:r>
        <w:t>WS-Resource Framework</w:t>
      </w:r>
      <w:bookmarkEnd w:id="22"/>
    </w:p>
    <w:p w:rsidR="00A45DDF" w:rsidRPr="00A45DDF" w:rsidRDefault="00A45DDF" w:rsidP="00A45DDF">
      <w:pPr>
        <w:autoSpaceDE w:val="0"/>
        <w:autoSpaceDN w:val="0"/>
        <w:adjustRightInd w:val="0"/>
        <w:spacing w:line="240" w:lineRule="auto"/>
        <w:rPr>
          <w:rFonts w:ascii="Arial" w:hAnsi="Arial" w:cs="Arial"/>
          <w:sz w:val="20"/>
        </w:rPr>
      </w:pPr>
      <w:r w:rsidRPr="00A45DDF">
        <w:rPr>
          <w:rFonts w:ascii="Arial" w:hAnsi="Arial" w:cs="Arial"/>
          <w:color w:val="000000"/>
          <w:sz w:val="20"/>
        </w:rPr>
        <w:t>The W</w:t>
      </w:r>
      <w:r w:rsidR="007B09E8">
        <w:rPr>
          <w:rFonts w:ascii="Arial" w:hAnsi="Arial" w:cs="Arial"/>
          <w:color w:val="000000"/>
          <w:sz w:val="20"/>
        </w:rPr>
        <w:t xml:space="preserve">eb Service </w:t>
      </w:r>
      <w:r w:rsidRPr="00A45DDF">
        <w:rPr>
          <w:rFonts w:ascii="Arial" w:hAnsi="Arial" w:cs="Arial"/>
          <w:color w:val="000000"/>
          <w:sz w:val="20"/>
        </w:rPr>
        <w:t>Resource Framework (WSRF), a part of Globus Toolkit, is a set of six Web services specifications that define what is termed the WS-Resource approach to modeling and managing state in a Web services</w:t>
      </w:r>
      <w:r>
        <w:rPr>
          <w:rFonts w:ascii="Arial" w:hAnsi="Arial" w:cs="Arial"/>
          <w:color w:val="000000"/>
          <w:sz w:val="20"/>
        </w:rPr>
        <w:t xml:space="preserve"> </w:t>
      </w:r>
      <w:r w:rsidRPr="00A45DDF">
        <w:rPr>
          <w:rFonts w:ascii="Arial" w:hAnsi="Arial" w:cs="Arial"/>
          <w:color w:val="000000"/>
          <w:sz w:val="20"/>
        </w:rPr>
        <w:t>context.</w:t>
      </w:r>
      <w:r w:rsidRPr="00A45DDF">
        <w:rPr>
          <w:rFonts w:ascii="Arial" w:hAnsi="Arial" w:cs="Arial"/>
          <w:sz w:val="20"/>
        </w:rPr>
        <w:t xml:space="preserve"> </w:t>
      </w:r>
      <w:r w:rsidR="007B09E8">
        <w:rPr>
          <w:rFonts w:ascii="Arial" w:hAnsi="Arial" w:cs="Arial"/>
          <w:sz w:val="20"/>
        </w:rPr>
        <w:t xml:space="preserve">The purpose of the </w:t>
      </w:r>
      <w:r w:rsidRPr="00A45DDF">
        <w:rPr>
          <w:rFonts w:ascii="Arial" w:hAnsi="Arial" w:cs="Arial"/>
          <w:sz w:val="20"/>
        </w:rPr>
        <w:t>WSRF is to define a generic</w:t>
      </w:r>
      <w:r>
        <w:rPr>
          <w:rFonts w:ascii="Arial" w:hAnsi="Arial" w:cs="Arial"/>
          <w:sz w:val="20"/>
        </w:rPr>
        <w:t xml:space="preserve"> </w:t>
      </w:r>
      <w:r w:rsidRPr="00A45DDF">
        <w:rPr>
          <w:rFonts w:ascii="Arial" w:hAnsi="Arial" w:cs="Arial"/>
          <w:sz w:val="20"/>
        </w:rPr>
        <w:t>framework for modeling and accessing persistent resources using Web services so</w:t>
      </w:r>
      <w:r>
        <w:rPr>
          <w:rFonts w:ascii="Arial" w:hAnsi="Arial" w:cs="Arial"/>
          <w:sz w:val="20"/>
        </w:rPr>
        <w:t xml:space="preserve"> </w:t>
      </w:r>
      <w:r w:rsidRPr="00A45DDF">
        <w:rPr>
          <w:rFonts w:ascii="Arial" w:hAnsi="Arial" w:cs="Arial"/>
          <w:sz w:val="20"/>
        </w:rPr>
        <w:t xml:space="preserve">that the definition and </w:t>
      </w:r>
      <w:r>
        <w:rPr>
          <w:rFonts w:ascii="Arial" w:hAnsi="Arial" w:cs="Arial"/>
          <w:sz w:val="20"/>
        </w:rPr>
        <w:t>i</w:t>
      </w:r>
      <w:r w:rsidRPr="00A45DDF">
        <w:rPr>
          <w:rFonts w:ascii="Arial" w:hAnsi="Arial" w:cs="Arial"/>
          <w:sz w:val="20"/>
        </w:rPr>
        <w:t>mplementation of a service and the integration and</w:t>
      </w:r>
      <w:r>
        <w:rPr>
          <w:rFonts w:ascii="Arial" w:hAnsi="Arial" w:cs="Arial"/>
          <w:sz w:val="20"/>
        </w:rPr>
        <w:t xml:space="preserve"> </w:t>
      </w:r>
      <w:r w:rsidRPr="00A45DDF">
        <w:rPr>
          <w:rFonts w:ascii="Arial" w:hAnsi="Arial" w:cs="Arial"/>
          <w:sz w:val="20"/>
        </w:rPr>
        <w:t>management of multiple services is made easier.</w:t>
      </w:r>
    </w:p>
    <w:p w:rsidR="00A45DDF" w:rsidRPr="00A45DDF" w:rsidRDefault="00A45DDF" w:rsidP="00A45DDF">
      <w:pPr>
        <w:rPr>
          <w:rFonts w:ascii="Arial" w:hAnsi="Arial" w:cs="Arial"/>
          <w:sz w:val="20"/>
        </w:rPr>
      </w:pPr>
    </w:p>
    <w:p w:rsidR="00A45DDF" w:rsidRDefault="00A45DDF" w:rsidP="00A45DDF">
      <w:pPr>
        <w:autoSpaceDE w:val="0"/>
        <w:autoSpaceDN w:val="0"/>
        <w:adjustRightInd w:val="0"/>
        <w:spacing w:line="240" w:lineRule="auto"/>
        <w:rPr>
          <w:rFonts w:ascii="Arial" w:hAnsi="Arial" w:cs="Arial"/>
          <w:sz w:val="20"/>
        </w:rPr>
      </w:pPr>
      <w:r w:rsidRPr="00A45DDF">
        <w:rPr>
          <w:rFonts w:ascii="Arial" w:hAnsi="Arial" w:cs="Arial"/>
          <w:sz w:val="20"/>
        </w:rPr>
        <w:t>WSRF introduces the idea of an XML document description, called the Resource</w:t>
      </w:r>
      <w:r>
        <w:rPr>
          <w:rFonts w:ascii="Arial" w:hAnsi="Arial" w:cs="Arial"/>
          <w:sz w:val="20"/>
        </w:rPr>
        <w:t xml:space="preserve"> </w:t>
      </w:r>
      <w:r w:rsidRPr="00A45DDF">
        <w:rPr>
          <w:rFonts w:ascii="Arial" w:hAnsi="Arial" w:cs="Arial"/>
          <w:sz w:val="20"/>
        </w:rPr>
        <w:t>Properties document schema, which is referenced by the WSDL description of the</w:t>
      </w:r>
      <w:r>
        <w:rPr>
          <w:rFonts w:ascii="Arial" w:hAnsi="Arial" w:cs="Arial"/>
          <w:sz w:val="20"/>
        </w:rPr>
        <w:t xml:space="preserve"> </w:t>
      </w:r>
      <w:r w:rsidRPr="00A45DDF">
        <w:rPr>
          <w:rFonts w:ascii="Arial" w:hAnsi="Arial" w:cs="Arial"/>
          <w:sz w:val="20"/>
        </w:rPr>
        <w:t>service and which explicitly describes a view of the shopping cart, printer, print job, or</w:t>
      </w:r>
      <w:r>
        <w:rPr>
          <w:rFonts w:ascii="Arial" w:hAnsi="Arial" w:cs="Arial"/>
          <w:sz w:val="20"/>
        </w:rPr>
        <w:t xml:space="preserve"> </w:t>
      </w:r>
      <w:r w:rsidRPr="00A45DDF">
        <w:rPr>
          <w:rFonts w:ascii="Arial" w:hAnsi="Arial" w:cs="Arial"/>
          <w:sz w:val="20"/>
        </w:rPr>
        <w:t xml:space="preserve">whatever, with which the client interacts. A resource described in this </w:t>
      </w:r>
      <w:r w:rsidRPr="00A45DDF">
        <w:rPr>
          <w:rFonts w:ascii="Arial" w:hAnsi="Arial" w:cs="Arial"/>
          <w:sz w:val="20"/>
        </w:rPr>
        <w:lastRenderedPageBreak/>
        <w:t>way is called a</w:t>
      </w:r>
      <w:r>
        <w:rPr>
          <w:rFonts w:ascii="Arial" w:hAnsi="Arial" w:cs="Arial"/>
          <w:sz w:val="20"/>
        </w:rPr>
        <w:t xml:space="preserve"> </w:t>
      </w:r>
      <w:r w:rsidRPr="00A45DDF">
        <w:rPr>
          <w:rFonts w:ascii="Arial" w:hAnsi="Arial" w:cs="Arial"/>
          <w:sz w:val="20"/>
        </w:rPr>
        <w:t>WS-Resource. By exploiting the Resource Properties document schema, WSRF</w:t>
      </w:r>
      <w:r>
        <w:rPr>
          <w:rFonts w:ascii="Arial" w:hAnsi="Arial" w:cs="Arial"/>
          <w:sz w:val="20"/>
        </w:rPr>
        <w:t xml:space="preserve"> </w:t>
      </w:r>
      <w:r w:rsidRPr="00A45DDF">
        <w:rPr>
          <w:rFonts w:ascii="Arial" w:hAnsi="Arial" w:cs="Arial"/>
          <w:sz w:val="20"/>
        </w:rPr>
        <w:t>enables the mechanical definition of simple, generic messages which interact with the</w:t>
      </w:r>
      <w:r>
        <w:rPr>
          <w:rFonts w:ascii="Arial" w:hAnsi="Arial" w:cs="Arial"/>
          <w:sz w:val="20"/>
        </w:rPr>
        <w:t xml:space="preserve"> </w:t>
      </w:r>
      <w:r w:rsidRPr="00A45DDF">
        <w:rPr>
          <w:rFonts w:ascii="Arial" w:hAnsi="Arial" w:cs="Arial"/>
          <w:sz w:val="20"/>
        </w:rPr>
        <w:t>WS-Resource.</w:t>
      </w:r>
    </w:p>
    <w:p w:rsidR="007B09E8" w:rsidRDefault="007B09E8" w:rsidP="00A45DDF">
      <w:pPr>
        <w:autoSpaceDE w:val="0"/>
        <w:autoSpaceDN w:val="0"/>
        <w:adjustRightInd w:val="0"/>
        <w:spacing w:line="240" w:lineRule="auto"/>
        <w:rPr>
          <w:rFonts w:ascii="Arial" w:hAnsi="Arial" w:cs="Arial"/>
          <w:sz w:val="20"/>
        </w:rPr>
      </w:pPr>
    </w:p>
    <w:p w:rsidR="007B09E8" w:rsidRDefault="007B09E8" w:rsidP="007B09E8">
      <w:pPr>
        <w:autoSpaceDE w:val="0"/>
        <w:autoSpaceDN w:val="0"/>
        <w:adjustRightInd w:val="0"/>
        <w:spacing w:line="240" w:lineRule="auto"/>
        <w:rPr>
          <w:rFonts w:ascii="Arial" w:hAnsi="Arial" w:cs="Arial"/>
          <w:sz w:val="20"/>
        </w:rPr>
      </w:pPr>
      <w:r w:rsidRPr="007B09E8">
        <w:rPr>
          <w:rFonts w:ascii="Arial" w:hAnsi="Arial" w:cs="Arial"/>
          <w:sz w:val="20"/>
        </w:rPr>
        <w:t>A WS-Resource is defined as the composition of a Web service and a stateful resource that is (i) expressed as an association of an XML document with defined type with a Web services portType, and (ii) addressed and accessed according to the implied resource pattern, a conventional use of WS-Addressing endpoint references. In the implied resource pattern, a stateful resource identifier is encapsulated in an endpoint reference and used to identify the stateful resource to be used in the execution of a Web service message exchange. The WS-Resource framework allows WS-Resources to be declared, created, accessed, monitored for change, and destroyed via conventional Web services mechanisms, but does not require that the Web service component of the WS-Resource that provides access to the associated stateful resources be implemented as a stateful message processor.</w:t>
      </w:r>
    </w:p>
    <w:p w:rsidR="00A62B79" w:rsidRPr="00645E5D" w:rsidRDefault="00A62B79" w:rsidP="0076003A">
      <w:pPr>
        <w:autoSpaceDE w:val="0"/>
        <w:autoSpaceDN w:val="0"/>
        <w:adjustRightInd w:val="0"/>
        <w:spacing w:line="240" w:lineRule="auto"/>
        <w:rPr>
          <w:rFonts w:ascii="Arial" w:hAnsi="Arial" w:cs="Arial"/>
          <w:sz w:val="20"/>
        </w:rPr>
      </w:pPr>
    </w:p>
    <w:p w:rsidR="00A62B79" w:rsidRPr="00645E5D" w:rsidRDefault="00A62B79" w:rsidP="00A62B79">
      <w:pPr>
        <w:autoSpaceDE w:val="0"/>
        <w:autoSpaceDN w:val="0"/>
        <w:adjustRightInd w:val="0"/>
        <w:spacing w:line="240" w:lineRule="auto"/>
        <w:rPr>
          <w:rFonts w:ascii="Arial" w:hAnsi="Arial" w:cs="Arial"/>
          <w:sz w:val="20"/>
        </w:rPr>
      </w:pPr>
      <w:r w:rsidRPr="00645E5D">
        <w:rPr>
          <w:rFonts w:ascii="Arial" w:hAnsi="Arial" w:cs="Arial"/>
          <w:sz w:val="20"/>
        </w:rPr>
        <w:t>WS-Addressing standardizes the endpoint reference construct used to represent the</w:t>
      </w:r>
      <w:r w:rsidR="009110A7" w:rsidRPr="00645E5D">
        <w:rPr>
          <w:rFonts w:ascii="Arial" w:hAnsi="Arial" w:cs="Arial"/>
          <w:sz w:val="20"/>
        </w:rPr>
        <w:t xml:space="preserve"> </w:t>
      </w:r>
      <w:r w:rsidRPr="00645E5D">
        <w:rPr>
          <w:rFonts w:ascii="Arial" w:hAnsi="Arial" w:cs="Arial"/>
          <w:sz w:val="20"/>
        </w:rPr>
        <w:t>address of a Web service deployed at a given network endpoint. An endpoint</w:t>
      </w:r>
      <w:r w:rsidR="009110A7" w:rsidRPr="00645E5D">
        <w:rPr>
          <w:rFonts w:ascii="Arial" w:hAnsi="Arial" w:cs="Arial"/>
          <w:sz w:val="20"/>
        </w:rPr>
        <w:t xml:space="preserve"> </w:t>
      </w:r>
      <w:r w:rsidRPr="00645E5D">
        <w:rPr>
          <w:rFonts w:ascii="Arial" w:hAnsi="Arial" w:cs="Arial"/>
          <w:sz w:val="20"/>
        </w:rPr>
        <w:t>reference may contain, in addition to the endpoint address of the Web service, other</w:t>
      </w:r>
      <w:r w:rsidR="009110A7" w:rsidRPr="00645E5D">
        <w:rPr>
          <w:rFonts w:ascii="Arial" w:hAnsi="Arial" w:cs="Arial"/>
          <w:sz w:val="20"/>
        </w:rPr>
        <w:t xml:space="preserve"> </w:t>
      </w:r>
      <w:r w:rsidRPr="00645E5D">
        <w:rPr>
          <w:rFonts w:ascii="Arial" w:hAnsi="Arial" w:cs="Arial"/>
          <w:sz w:val="20"/>
        </w:rPr>
        <w:t>metadata associated with the Web service such as service description information</w:t>
      </w:r>
      <w:r w:rsidR="009110A7" w:rsidRPr="00645E5D">
        <w:rPr>
          <w:rFonts w:ascii="Arial" w:hAnsi="Arial" w:cs="Arial"/>
          <w:sz w:val="20"/>
        </w:rPr>
        <w:t xml:space="preserve"> </w:t>
      </w:r>
      <w:r w:rsidRPr="00645E5D">
        <w:rPr>
          <w:rFonts w:ascii="Arial" w:hAnsi="Arial" w:cs="Arial"/>
          <w:sz w:val="20"/>
        </w:rPr>
        <w:t xml:space="preserve">and </w:t>
      </w:r>
      <w:r w:rsidRPr="00645E5D">
        <w:rPr>
          <w:rFonts w:ascii="Arial" w:hAnsi="Arial" w:cs="Arial"/>
          <w:i/>
          <w:iCs/>
          <w:sz w:val="20"/>
        </w:rPr>
        <w:t>reference properties</w:t>
      </w:r>
      <w:r w:rsidRPr="00645E5D">
        <w:rPr>
          <w:rFonts w:ascii="Arial" w:hAnsi="Arial" w:cs="Arial"/>
          <w:sz w:val="20"/>
        </w:rPr>
        <w:t>, which help to further qualify the use of the Web service</w:t>
      </w:r>
      <w:r w:rsidR="009110A7" w:rsidRPr="00645E5D">
        <w:rPr>
          <w:rFonts w:ascii="Arial" w:hAnsi="Arial" w:cs="Arial"/>
          <w:sz w:val="20"/>
        </w:rPr>
        <w:t xml:space="preserve"> </w:t>
      </w:r>
      <w:r w:rsidRPr="00645E5D">
        <w:rPr>
          <w:rFonts w:ascii="Arial" w:hAnsi="Arial" w:cs="Arial"/>
          <w:sz w:val="20"/>
        </w:rPr>
        <w:t>address. The reference properties of the endpoint reference play an important role in</w:t>
      </w:r>
      <w:r w:rsidR="009110A7" w:rsidRPr="00645E5D">
        <w:rPr>
          <w:rFonts w:ascii="Arial" w:hAnsi="Arial" w:cs="Arial"/>
          <w:sz w:val="20"/>
        </w:rPr>
        <w:t xml:space="preserve"> </w:t>
      </w:r>
      <w:r w:rsidRPr="00645E5D">
        <w:rPr>
          <w:rFonts w:ascii="Arial" w:hAnsi="Arial" w:cs="Arial"/>
          <w:sz w:val="20"/>
        </w:rPr>
        <w:t>the implied resource pattern.</w:t>
      </w:r>
    </w:p>
    <w:p w:rsidR="00A62B79" w:rsidRPr="00645E5D" w:rsidRDefault="00A62B79" w:rsidP="00A62B79">
      <w:pPr>
        <w:autoSpaceDE w:val="0"/>
        <w:autoSpaceDN w:val="0"/>
        <w:adjustRightInd w:val="0"/>
        <w:spacing w:line="240" w:lineRule="auto"/>
        <w:rPr>
          <w:rFonts w:ascii="Arial" w:hAnsi="Arial" w:cs="Arial"/>
          <w:sz w:val="20"/>
        </w:rPr>
      </w:pPr>
    </w:p>
    <w:p w:rsidR="00A62B79" w:rsidRPr="00645E5D" w:rsidRDefault="00A62B79" w:rsidP="00A62B79">
      <w:pPr>
        <w:autoSpaceDE w:val="0"/>
        <w:autoSpaceDN w:val="0"/>
        <w:adjustRightInd w:val="0"/>
        <w:spacing w:line="240" w:lineRule="auto"/>
        <w:rPr>
          <w:rFonts w:ascii="Arial" w:hAnsi="Arial" w:cs="Arial"/>
          <w:sz w:val="20"/>
        </w:rPr>
      </w:pPr>
      <w:r w:rsidRPr="00645E5D">
        <w:rPr>
          <w:rFonts w:ascii="Arial" w:hAnsi="Arial" w:cs="Arial"/>
          <w:sz w:val="20"/>
        </w:rPr>
        <w:t>The implied resource pattern defines a conventional use of WS-Addressing in which a</w:t>
      </w:r>
      <w:r w:rsidR="009110A7" w:rsidRPr="00645E5D">
        <w:rPr>
          <w:rFonts w:ascii="Arial" w:hAnsi="Arial" w:cs="Arial"/>
          <w:sz w:val="20"/>
        </w:rPr>
        <w:t xml:space="preserve"> </w:t>
      </w:r>
      <w:r w:rsidRPr="00645E5D">
        <w:rPr>
          <w:rFonts w:ascii="Arial" w:hAnsi="Arial" w:cs="Arial"/>
          <w:sz w:val="20"/>
        </w:rPr>
        <w:t>stateful resource is treated as an implied input for the processing of message</w:t>
      </w:r>
      <w:r w:rsidR="009110A7" w:rsidRPr="00645E5D">
        <w:rPr>
          <w:rFonts w:ascii="Arial" w:hAnsi="Arial" w:cs="Arial"/>
          <w:sz w:val="20"/>
        </w:rPr>
        <w:t xml:space="preserve"> </w:t>
      </w:r>
      <w:r w:rsidRPr="00645E5D">
        <w:rPr>
          <w:rFonts w:ascii="Arial" w:hAnsi="Arial" w:cs="Arial"/>
          <w:sz w:val="20"/>
        </w:rPr>
        <w:t>exchanges implemented by a Web service.</w:t>
      </w:r>
      <w:r w:rsidR="009110A7" w:rsidRPr="00645E5D">
        <w:rPr>
          <w:rFonts w:ascii="Arial" w:hAnsi="Arial" w:cs="Arial"/>
          <w:sz w:val="20"/>
        </w:rPr>
        <w:t xml:space="preserve"> </w:t>
      </w:r>
      <w:r w:rsidRPr="00645E5D">
        <w:rPr>
          <w:rFonts w:ascii="Arial" w:hAnsi="Arial" w:cs="Arial"/>
          <w:sz w:val="20"/>
        </w:rPr>
        <w:t>An endpoint reference that is described as following the implied resource pattern</w:t>
      </w:r>
      <w:r w:rsidR="009110A7" w:rsidRPr="00645E5D">
        <w:rPr>
          <w:rFonts w:ascii="Arial" w:hAnsi="Arial" w:cs="Arial"/>
          <w:sz w:val="20"/>
        </w:rPr>
        <w:t xml:space="preserve"> </w:t>
      </w:r>
      <w:r w:rsidRPr="00645E5D">
        <w:rPr>
          <w:rFonts w:ascii="Arial" w:hAnsi="Arial" w:cs="Arial"/>
          <w:sz w:val="20"/>
        </w:rPr>
        <w:t xml:space="preserve">may include a </w:t>
      </w:r>
      <w:r w:rsidR="00CF2646">
        <w:rPr>
          <w:rFonts w:ascii="Arial" w:hAnsi="Arial" w:cs="Arial"/>
          <w:sz w:val="20"/>
        </w:rPr>
        <w:t>R</w:t>
      </w:r>
      <w:r w:rsidRPr="00645E5D">
        <w:rPr>
          <w:rFonts w:ascii="Arial" w:hAnsi="Arial" w:cs="Arial"/>
          <w:sz w:val="20"/>
        </w:rPr>
        <w:t>eferenceProperties child element that identifies the stateful resource</w:t>
      </w:r>
      <w:r w:rsidR="00CF2646">
        <w:rPr>
          <w:rFonts w:ascii="Arial" w:hAnsi="Arial" w:cs="Arial"/>
          <w:sz w:val="20"/>
        </w:rPr>
        <w:t xml:space="preserve"> </w:t>
      </w:r>
      <w:r w:rsidRPr="00645E5D">
        <w:rPr>
          <w:rFonts w:ascii="Arial" w:hAnsi="Arial" w:cs="Arial"/>
          <w:sz w:val="20"/>
        </w:rPr>
        <w:t>to be used in the execution of all message exchanges performed using this</w:t>
      </w:r>
      <w:r w:rsidR="009110A7" w:rsidRPr="00645E5D">
        <w:rPr>
          <w:rFonts w:ascii="Arial" w:hAnsi="Arial" w:cs="Arial"/>
          <w:sz w:val="20"/>
        </w:rPr>
        <w:t xml:space="preserve"> </w:t>
      </w:r>
      <w:r w:rsidRPr="00645E5D">
        <w:rPr>
          <w:rFonts w:ascii="Arial" w:hAnsi="Arial" w:cs="Arial"/>
          <w:sz w:val="20"/>
        </w:rPr>
        <w:t xml:space="preserve">EndpointReference. This type of endpoint reference is referred to as a </w:t>
      </w:r>
      <w:r w:rsidRPr="00645E5D">
        <w:rPr>
          <w:rFonts w:ascii="Arial" w:hAnsi="Arial" w:cs="Arial"/>
          <w:i/>
          <w:iCs/>
          <w:sz w:val="20"/>
        </w:rPr>
        <w:t>WS-Resourcequalified</w:t>
      </w:r>
      <w:r w:rsidR="009110A7" w:rsidRPr="00645E5D">
        <w:rPr>
          <w:rFonts w:ascii="Arial" w:hAnsi="Arial" w:cs="Arial"/>
          <w:i/>
          <w:iCs/>
          <w:sz w:val="20"/>
        </w:rPr>
        <w:t xml:space="preserve"> </w:t>
      </w:r>
      <w:r w:rsidRPr="00645E5D">
        <w:rPr>
          <w:rFonts w:ascii="Arial" w:hAnsi="Arial" w:cs="Arial"/>
          <w:i/>
          <w:iCs/>
          <w:sz w:val="20"/>
        </w:rPr>
        <w:t>endpoint reference</w:t>
      </w:r>
      <w:r w:rsidRPr="00645E5D">
        <w:rPr>
          <w:rFonts w:ascii="Arial" w:hAnsi="Arial" w:cs="Arial"/>
          <w:sz w:val="20"/>
        </w:rPr>
        <w:t>. A request message directed to a Web service</w:t>
      </w:r>
      <w:r w:rsidR="009110A7" w:rsidRPr="00645E5D">
        <w:rPr>
          <w:rFonts w:ascii="Arial" w:hAnsi="Arial" w:cs="Arial"/>
          <w:sz w:val="20"/>
        </w:rPr>
        <w:t xml:space="preserve"> </w:t>
      </w:r>
      <w:r w:rsidRPr="00645E5D">
        <w:rPr>
          <w:rFonts w:ascii="Arial" w:hAnsi="Arial" w:cs="Arial"/>
          <w:sz w:val="20"/>
        </w:rPr>
        <w:t>designated by a WS-Resource-qualified endpoint reference must include the</w:t>
      </w:r>
      <w:r w:rsidR="009110A7" w:rsidRPr="00645E5D">
        <w:rPr>
          <w:rFonts w:ascii="Arial" w:hAnsi="Arial" w:cs="Arial"/>
          <w:sz w:val="20"/>
        </w:rPr>
        <w:t xml:space="preserve"> </w:t>
      </w:r>
      <w:r w:rsidRPr="00645E5D">
        <w:rPr>
          <w:rFonts w:ascii="Arial" w:hAnsi="Arial" w:cs="Arial"/>
          <w:sz w:val="20"/>
        </w:rPr>
        <w:t>ReferenceProperties information from the endpoint reference, as specified by WSAddressing.</w:t>
      </w:r>
    </w:p>
    <w:p w:rsidR="009110A7" w:rsidRPr="00645E5D" w:rsidRDefault="009110A7" w:rsidP="00A62B79">
      <w:pPr>
        <w:autoSpaceDE w:val="0"/>
        <w:autoSpaceDN w:val="0"/>
        <w:adjustRightInd w:val="0"/>
        <w:spacing w:line="240" w:lineRule="auto"/>
        <w:rPr>
          <w:rFonts w:ascii="Arial" w:hAnsi="Arial" w:cs="Arial"/>
          <w:sz w:val="20"/>
        </w:rPr>
      </w:pPr>
    </w:p>
    <w:p w:rsidR="00A62B79" w:rsidRDefault="00A62B79" w:rsidP="00CA6586">
      <w:pPr>
        <w:rPr>
          <w:rFonts w:ascii="Arial" w:hAnsi="Arial" w:cs="Arial"/>
          <w:sz w:val="20"/>
        </w:rPr>
      </w:pPr>
      <w:r w:rsidRPr="00CA6586">
        <w:rPr>
          <w:rFonts w:ascii="Arial" w:hAnsi="Arial" w:cs="Arial"/>
          <w:sz w:val="20"/>
        </w:rPr>
        <w:t>Thus, the WS-Resource framework uses a WS-Resource-qualified endpoint reference</w:t>
      </w:r>
      <w:r w:rsidR="009110A7" w:rsidRPr="00CA6586">
        <w:rPr>
          <w:rFonts w:ascii="Arial" w:hAnsi="Arial" w:cs="Arial"/>
          <w:sz w:val="20"/>
        </w:rPr>
        <w:t xml:space="preserve"> </w:t>
      </w:r>
      <w:r w:rsidRPr="00CA6586">
        <w:rPr>
          <w:rFonts w:ascii="Arial" w:hAnsi="Arial" w:cs="Arial"/>
          <w:sz w:val="20"/>
        </w:rPr>
        <w:t>to represent a “network-wide pointer” to a WS-Resource. A WS-Resource-qualified</w:t>
      </w:r>
      <w:r w:rsidR="009110A7" w:rsidRPr="00CA6586">
        <w:rPr>
          <w:rFonts w:ascii="Arial" w:hAnsi="Arial" w:cs="Arial"/>
          <w:sz w:val="20"/>
        </w:rPr>
        <w:t xml:space="preserve"> </w:t>
      </w:r>
      <w:r w:rsidRPr="00CA6586">
        <w:rPr>
          <w:rFonts w:ascii="Arial" w:hAnsi="Arial" w:cs="Arial"/>
          <w:sz w:val="20"/>
        </w:rPr>
        <w:t>endpoint reference may be returned as a result of a Web service message request to</w:t>
      </w:r>
      <w:r w:rsidR="009110A7" w:rsidRPr="00CA6586">
        <w:rPr>
          <w:rFonts w:ascii="Arial" w:hAnsi="Arial" w:cs="Arial"/>
          <w:sz w:val="20"/>
        </w:rPr>
        <w:t xml:space="preserve"> </w:t>
      </w:r>
      <w:r w:rsidRPr="00CA6586">
        <w:rPr>
          <w:rFonts w:ascii="Arial" w:hAnsi="Arial" w:cs="Arial"/>
          <w:sz w:val="20"/>
        </w:rPr>
        <w:t>a factory to create a new WS-Resource or, alternatively, from the evaluation of a</w:t>
      </w:r>
      <w:r w:rsidR="009110A7" w:rsidRPr="00CA6586">
        <w:rPr>
          <w:rFonts w:ascii="Arial" w:hAnsi="Arial" w:cs="Arial"/>
          <w:sz w:val="20"/>
        </w:rPr>
        <w:t xml:space="preserve"> </w:t>
      </w:r>
      <w:r w:rsidRPr="00CA6586">
        <w:rPr>
          <w:rFonts w:ascii="Arial" w:hAnsi="Arial" w:cs="Arial"/>
          <w:sz w:val="20"/>
        </w:rPr>
        <w:t>search query on a service registry, or as a result of some application-specific Web</w:t>
      </w:r>
      <w:r w:rsidR="009110A7" w:rsidRPr="00CA6586">
        <w:rPr>
          <w:rFonts w:ascii="Arial" w:hAnsi="Arial" w:cs="Arial"/>
          <w:sz w:val="20"/>
        </w:rPr>
        <w:t xml:space="preserve"> </w:t>
      </w:r>
      <w:r w:rsidRPr="00CA6586">
        <w:rPr>
          <w:rFonts w:ascii="Arial" w:hAnsi="Arial" w:cs="Arial"/>
          <w:sz w:val="20"/>
        </w:rPr>
        <w:t>service request.</w:t>
      </w:r>
    </w:p>
    <w:p w:rsidR="00D27A40" w:rsidRDefault="00D27A40" w:rsidP="00CA6586">
      <w:pPr>
        <w:rPr>
          <w:rFonts w:ascii="Arial" w:hAnsi="Arial" w:cs="Arial"/>
          <w:sz w:val="20"/>
        </w:rPr>
      </w:pPr>
    </w:p>
    <w:p w:rsidR="000666E8" w:rsidRPr="00645E5D" w:rsidRDefault="000666E8" w:rsidP="000666E8">
      <w:pPr>
        <w:autoSpaceDE w:val="0"/>
        <w:autoSpaceDN w:val="0"/>
        <w:adjustRightInd w:val="0"/>
        <w:spacing w:line="240" w:lineRule="auto"/>
        <w:rPr>
          <w:rFonts w:ascii="Arial" w:hAnsi="Arial" w:cs="Arial"/>
          <w:sz w:val="20"/>
        </w:rPr>
      </w:pPr>
      <w:r w:rsidRPr="00645E5D">
        <w:rPr>
          <w:rFonts w:ascii="Arial" w:hAnsi="Arial" w:cs="Arial"/>
          <w:sz w:val="20"/>
        </w:rPr>
        <w:t xml:space="preserve">The WS-Resource definition codifies the relationship between Web services and stateful resources in terms of the </w:t>
      </w:r>
      <w:r w:rsidRPr="000666E8">
        <w:rPr>
          <w:rFonts w:ascii="Arial" w:hAnsi="Arial" w:cs="Arial"/>
          <w:iCs/>
          <w:sz w:val="20"/>
        </w:rPr>
        <w:t>implied resource pattern</w:t>
      </w:r>
      <w:r w:rsidRPr="00645E5D">
        <w:rPr>
          <w:rFonts w:ascii="Arial" w:hAnsi="Arial" w:cs="Arial"/>
          <w:sz w:val="20"/>
        </w:rPr>
        <w:t>, a set of conventions on Web services technologies, particularly XML, WSDL, and WS-Addressing [WSAddressing]. These conventions allow the state of a resource that participates in the implied resource pattern to be defined and associated with the description of a Web service interface. The state of a resource is defined in terms of a resource properties document.</w:t>
      </w:r>
    </w:p>
    <w:p w:rsidR="000666E8" w:rsidRPr="00CA6586" w:rsidRDefault="000666E8" w:rsidP="00CA6586">
      <w:pPr>
        <w:rPr>
          <w:rFonts w:ascii="Arial" w:hAnsi="Arial" w:cs="Arial"/>
          <w:sz w:val="20"/>
        </w:rPr>
      </w:pPr>
    </w:p>
    <w:p w:rsidR="00A62B79" w:rsidRDefault="00A62B79" w:rsidP="00CA6586">
      <w:pPr>
        <w:rPr>
          <w:rFonts w:ascii="Arial" w:hAnsi="Arial" w:cs="Arial"/>
          <w:sz w:val="20"/>
        </w:rPr>
      </w:pPr>
      <w:r w:rsidRPr="00CA6586">
        <w:rPr>
          <w:rFonts w:ascii="Arial" w:hAnsi="Arial" w:cs="Arial"/>
          <w:sz w:val="20"/>
        </w:rPr>
        <w:t xml:space="preserve">A resource is represented by a Resource interface. It is a marker interface without any method defined. All resource objects must implement this interface. Resources are managed by an object that implements the ResourceHome interface. The ResourceHome interface provides methods for finding and removing resources as well as methods for identifying the SOAP header element and class for the resource key. </w:t>
      </w:r>
      <w:r w:rsidR="000166B1" w:rsidRPr="00CA6586">
        <w:rPr>
          <w:rFonts w:ascii="Arial" w:hAnsi="Arial" w:cs="Arial"/>
          <w:sz w:val="20"/>
        </w:rPr>
        <w:t>A resource key is represented by a ResourceKey interface. It is a combination of a key name and the actual key value.</w:t>
      </w:r>
      <w:r w:rsidR="000166B1">
        <w:rPr>
          <w:rFonts w:ascii="Arial" w:hAnsi="Arial" w:cs="Arial"/>
          <w:sz w:val="20"/>
        </w:rPr>
        <w:t xml:space="preserve"> </w:t>
      </w:r>
      <w:r w:rsidRPr="00CA6586">
        <w:rPr>
          <w:rFonts w:ascii="Arial" w:hAnsi="Arial" w:cs="Arial"/>
          <w:sz w:val="20"/>
        </w:rPr>
        <w:t>In addition to the methods specified by the interface, ResourceHome implementations will generally provide an implementation-specific create() call or any other methods that operate on a set of resources.</w:t>
      </w:r>
    </w:p>
    <w:p w:rsidR="000166B1" w:rsidRDefault="000166B1" w:rsidP="00CA6586">
      <w:pPr>
        <w:rPr>
          <w:rFonts w:ascii="Arial" w:hAnsi="Arial" w:cs="Arial"/>
          <w:sz w:val="20"/>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r>
        <w:rPr>
          <w:rFonts w:ascii="Verdana" w:hAnsi="Verdana"/>
          <w:noProof/>
          <w:color w:val="000000"/>
          <w:sz w:val="16"/>
          <w:szCs w:val="16"/>
        </w:rPr>
        <w:lastRenderedPageBreak/>
        <w:drawing>
          <wp:anchor distT="0" distB="0" distL="114300" distR="114300" simplePos="0" relativeHeight="251680256" behindDoc="1" locked="0" layoutInCell="1" allowOverlap="1">
            <wp:simplePos x="0" y="0"/>
            <wp:positionH relativeFrom="column">
              <wp:posOffset>805815</wp:posOffset>
            </wp:positionH>
            <wp:positionV relativeFrom="paragraph">
              <wp:posOffset>-28575</wp:posOffset>
            </wp:positionV>
            <wp:extent cx="4657725" cy="1543050"/>
            <wp:effectExtent l="19050" t="0" r="9525" b="0"/>
            <wp:wrapTight wrapText="bothSides">
              <wp:wrapPolygon edited="0">
                <wp:start x="9099" y="0"/>
                <wp:lineTo x="4859" y="3200"/>
                <wp:lineTo x="4859" y="4267"/>
                <wp:lineTo x="-88" y="8267"/>
                <wp:lineTo x="-88" y="21333"/>
                <wp:lineTo x="10336" y="21333"/>
                <wp:lineTo x="18552" y="21333"/>
                <wp:lineTo x="21644" y="20267"/>
                <wp:lineTo x="21644" y="8800"/>
                <wp:lineTo x="12191" y="8533"/>
                <wp:lineTo x="13340" y="6933"/>
                <wp:lineTo x="13252" y="0"/>
                <wp:lineTo x="9099" y="0"/>
              </wp:wrapPolygon>
            </wp:wrapTight>
            <wp:docPr id="931" name="Picture 931" descr="http://cagrid.org/download/attachments/5571754/worddav991c19447c8ff1db321f75cfe76ae5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http://cagrid.org/download/attachments/5571754/worddav991c19447c8ff1db321f75cfe76ae5e6.png"/>
                    <pic:cNvPicPr>
                      <a:picLocks noChangeAspect="1" noChangeArrowheads="1"/>
                    </pic:cNvPicPr>
                  </pic:nvPicPr>
                  <pic:blipFill>
                    <a:blip r:embed="rId16" r:link="rId17" cstate="print"/>
                    <a:srcRect/>
                    <a:stretch>
                      <a:fillRect/>
                    </a:stretch>
                  </pic:blipFill>
                  <pic:spPr bwMode="auto">
                    <a:xfrm>
                      <a:off x="0" y="0"/>
                      <a:ext cx="4657725" cy="1543050"/>
                    </a:xfrm>
                    <a:prstGeom prst="rect">
                      <a:avLst/>
                    </a:prstGeom>
                    <a:noFill/>
                    <a:ln w="9525">
                      <a:noFill/>
                      <a:miter lim="800000"/>
                      <a:headEnd/>
                      <a:tailEnd/>
                    </a:ln>
                  </pic:spPr>
                </pic:pic>
              </a:graphicData>
            </a:graphic>
          </wp:anchor>
        </w:drawing>
      </w: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54080F" w:rsidRDefault="0054080F"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Default="00E30926" w:rsidP="00CA6586">
      <w:pPr>
        <w:rPr>
          <w:rFonts w:ascii="Verdana" w:hAnsi="Verdana"/>
          <w:color w:val="000000"/>
          <w:sz w:val="16"/>
          <w:szCs w:val="16"/>
        </w:rPr>
      </w:pPr>
    </w:p>
    <w:p w:rsidR="00E30926" w:rsidRPr="001E532D" w:rsidRDefault="001E532D" w:rsidP="001E532D">
      <w:pPr>
        <w:pStyle w:val="Caption"/>
        <w:jc w:val="center"/>
        <w:rPr>
          <w:rFonts w:ascii="Arial" w:hAnsi="Arial" w:cs="Arial"/>
          <w:i/>
          <w:color w:val="000000"/>
          <w:sz w:val="20"/>
        </w:rPr>
      </w:pPr>
      <w:bookmarkStart w:id="23" w:name="_Toc247950400"/>
      <w:r w:rsidRPr="001E532D">
        <w:rPr>
          <w:i/>
          <w:color w:val="000000"/>
        </w:rPr>
        <w:t xml:space="preserve">Figure </w:t>
      </w:r>
      <w:r w:rsidR="00754D31" w:rsidRPr="001E532D">
        <w:rPr>
          <w:i/>
          <w:color w:val="000000"/>
        </w:rPr>
        <w:fldChar w:fldCharType="begin"/>
      </w:r>
      <w:r w:rsidRPr="001E532D">
        <w:rPr>
          <w:i/>
          <w:color w:val="000000"/>
        </w:rPr>
        <w:instrText xml:space="preserve"> SEQ Figure \* ARABIC </w:instrText>
      </w:r>
      <w:r w:rsidR="00754D31" w:rsidRPr="001E532D">
        <w:rPr>
          <w:i/>
          <w:color w:val="000000"/>
        </w:rPr>
        <w:fldChar w:fldCharType="separate"/>
      </w:r>
      <w:r w:rsidR="000934A8">
        <w:rPr>
          <w:i/>
          <w:noProof/>
          <w:color w:val="000000"/>
        </w:rPr>
        <w:t>2</w:t>
      </w:r>
      <w:r w:rsidR="00754D31" w:rsidRPr="001E532D">
        <w:rPr>
          <w:i/>
          <w:color w:val="000000"/>
        </w:rPr>
        <w:fldChar w:fldCharType="end"/>
      </w:r>
      <w:r w:rsidRPr="001E532D">
        <w:rPr>
          <w:i/>
          <w:color w:val="000000"/>
        </w:rPr>
        <w:t xml:space="preserve"> WSRF Resource</w:t>
      </w:r>
      <w:bookmarkEnd w:id="23"/>
    </w:p>
    <w:p w:rsidR="00A62B79" w:rsidRPr="00CA6586" w:rsidRDefault="00A62B79" w:rsidP="00CA6586">
      <w:pPr>
        <w:rPr>
          <w:rFonts w:ascii="Arial" w:hAnsi="Arial" w:cs="Arial"/>
          <w:sz w:val="20"/>
        </w:rPr>
      </w:pPr>
      <w:r w:rsidRPr="00CA6586">
        <w:rPr>
          <w:rFonts w:ascii="Arial" w:hAnsi="Arial" w:cs="Arial"/>
          <w:sz w:val="20"/>
        </w:rPr>
        <w:t>Resources may have resource properties. Resource properties are declared in the WSDL of the service as</w:t>
      </w:r>
      <w:r w:rsidR="00287773">
        <w:rPr>
          <w:rFonts w:ascii="Arial" w:hAnsi="Arial" w:cs="Arial"/>
          <w:sz w:val="20"/>
        </w:rPr>
        <w:t xml:space="preserve"> </w:t>
      </w:r>
      <w:r w:rsidRPr="00CA6586">
        <w:rPr>
          <w:rFonts w:ascii="Arial" w:hAnsi="Arial" w:cs="Arial"/>
          <w:sz w:val="20"/>
        </w:rPr>
        <w:t>elements of a resource property document. The ResourceProperties interface contains a single accessor method for retrieving the ResourcePropertySet from a resource. It must be implemented by all resources that want to expose resource properties. The ResourcePropertySet is the representation of the resource property document associated with the resource. It contains methods for managing the set of resource properties, e.g. adding and removing resource properties, and for discovering properties of the document itself, e.g. its name. The ResourceProperty interface needs to be implemented by all resource properties. It contains methods for: managing the set of values associated with the resource property, discovering properties of the resource property element, and serializing the resource property to a array of SOAP or DOM elements. The ResourcePropertyMetaData interface contains metadata information about a ResourceProperty such as resource property name, cardinality, etc.</w:t>
      </w:r>
    </w:p>
    <w:p w:rsidR="00A62B79" w:rsidRPr="00A62B79" w:rsidRDefault="00A62B79" w:rsidP="00A62B79">
      <w:pPr>
        <w:spacing w:before="240" w:after="240" w:line="240" w:lineRule="atLeast"/>
        <w:rPr>
          <w:rFonts w:ascii="Arial" w:hAnsi="Arial" w:cs="Arial"/>
          <w:color w:val="000000"/>
          <w:sz w:val="20"/>
        </w:rPr>
      </w:pPr>
      <w:r w:rsidRPr="00A62B79">
        <w:rPr>
          <w:rFonts w:ascii="Arial" w:hAnsi="Arial" w:cs="Arial"/>
          <w:color w:val="000000"/>
          <w:sz w:val="20"/>
        </w:rPr>
        <w:t xml:space="preserve">Once metadata items are exposed as ResourceProperties, they can be queried using standard web service operations defined by the WS-ResourceProperties specification. Consult the specification for more details, but </w:t>
      </w:r>
      <w:r w:rsidR="00B61C09" w:rsidRPr="00A62B79">
        <w:rPr>
          <w:rFonts w:ascii="Arial" w:hAnsi="Arial" w:cs="Arial"/>
          <w:color w:val="000000"/>
          <w:sz w:val="20"/>
        </w:rPr>
        <w:t>a synopsis of the operations is</w:t>
      </w:r>
      <w:r w:rsidRPr="00A62B79">
        <w:rPr>
          <w:rFonts w:ascii="Arial" w:hAnsi="Arial" w:cs="Arial"/>
          <w:color w:val="000000"/>
          <w:sz w:val="20"/>
        </w:rPr>
        <w:t xml:space="preserve"> provided here:</w:t>
      </w:r>
    </w:p>
    <w:p w:rsidR="00A62B79" w:rsidRPr="00645E5D" w:rsidRDefault="00A62B79" w:rsidP="00EE7F55">
      <w:pPr>
        <w:numPr>
          <w:ilvl w:val="0"/>
          <w:numId w:val="29"/>
        </w:numPr>
        <w:rPr>
          <w:rFonts w:ascii="Arial" w:hAnsi="Arial" w:cs="Arial"/>
          <w:sz w:val="20"/>
        </w:rPr>
      </w:pPr>
      <w:r w:rsidRPr="00645E5D">
        <w:rPr>
          <w:rFonts w:ascii="Arial" w:hAnsi="Arial" w:cs="Arial"/>
          <w:sz w:val="20"/>
        </w:rPr>
        <w:t>GetResourceProperty: allows access to the value of any resource property given its QName.</w:t>
      </w:r>
    </w:p>
    <w:p w:rsidR="00A62B79" w:rsidRPr="00645E5D" w:rsidRDefault="00A62B79" w:rsidP="00EE7F55">
      <w:pPr>
        <w:numPr>
          <w:ilvl w:val="0"/>
          <w:numId w:val="29"/>
        </w:numPr>
        <w:rPr>
          <w:rFonts w:ascii="Arial" w:hAnsi="Arial" w:cs="Arial"/>
          <w:sz w:val="20"/>
        </w:rPr>
      </w:pPr>
      <w:r w:rsidRPr="00645E5D">
        <w:rPr>
          <w:rFonts w:ascii="Arial" w:hAnsi="Arial" w:cs="Arial"/>
          <w:sz w:val="20"/>
        </w:rPr>
        <w:t>GetMultipleResourceProperties: allows access to the value of several resource properties</w:t>
      </w:r>
      <w:r w:rsidR="00BE1B9E">
        <w:rPr>
          <w:rFonts w:ascii="Arial" w:hAnsi="Arial" w:cs="Arial"/>
          <w:sz w:val="20"/>
        </w:rPr>
        <w:t xml:space="preserve"> at once, given each of their QN</w:t>
      </w:r>
      <w:r w:rsidRPr="00645E5D">
        <w:rPr>
          <w:rFonts w:ascii="Arial" w:hAnsi="Arial" w:cs="Arial"/>
          <w:sz w:val="20"/>
        </w:rPr>
        <w:t>ames.</w:t>
      </w:r>
    </w:p>
    <w:p w:rsidR="00A62B79" w:rsidRPr="00645E5D" w:rsidRDefault="00A62B79" w:rsidP="00EE7F55">
      <w:pPr>
        <w:numPr>
          <w:ilvl w:val="0"/>
          <w:numId w:val="29"/>
        </w:numPr>
        <w:rPr>
          <w:rFonts w:ascii="Arial" w:hAnsi="Arial" w:cs="Arial"/>
          <w:sz w:val="20"/>
        </w:rPr>
      </w:pPr>
      <w:r w:rsidRPr="00645E5D">
        <w:rPr>
          <w:rFonts w:ascii="Arial" w:hAnsi="Arial" w:cs="Arial"/>
          <w:sz w:val="20"/>
        </w:rPr>
        <w:t>QueryResourceProperties: allows complex queries on the resource properties document. Currently, the query language used is XPath.</w:t>
      </w:r>
    </w:p>
    <w:p w:rsidR="00511C9F" w:rsidRDefault="00511C9F" w:rsidP="00511C9F">
      <w:pPr>
        <w:pStyle w:val="Heading2"/>
      </w:pPr>
      <w:bookmarkStart w:id="24" w:name="_Toc248115633"/>
      <w:r>
        <w:t>Metadata</w:t>
      </w:r>
      <w:bookmarkEnd w:id="24"/>
    </w:p>
    <w:p w:rsidR="00400B36" w:rsidRPr="00400B36" w:rsidRDefault="00400B36" w:rsidP="00400B36">
      <w:pPr>
        <w:autoSpaceDE w:val="0"/>
        <w:autoSpaceDN w:val="0"/>
        <w:adjustRightInd w:val="0"/>
        <w:spacing w:line="240" w:lineRule="auto"/>
        <w:rPr>
          <w:rFonts w:ascii="Arial" w:hAnsi="Arial" w:cs="Arial"/>
          <w:color w:val="000000"/>
          <w:sz w:val="20"/>
        </w:rPr>
      </w:pPr>
      <w:r w:rsidRPr="00400B36">
        <w:rPr>
          <w:rFonts w:ascii="Arial" w:hAnsi="Arial" w:cs="Arial"/>
          <w:color w:val="000000"/>
          <w:sz w:val="20"/>
        </w:rPr>
        <w:t>In caGrid, both the client and service APIs are object oriented, and operate over well-defined and curated data types. Clients and services communicate through the grid using respectively Globus grid clients and service infrastructure. The grid communication protocol is XML, and thus the client and service APIs must transform the transferred objects to and from XML. This XML serialization of caGrid objects is restricted in that each object that travels on the grid must do so as XML which adheres to an XML schema registered in the Global Model Exchange (GME). GME defines the syntax of the XML serialization of them. Furthermore, Globus services are defined by the Web Service Description Language (WSDL). The WSDL describes the various operations the service provides to the grid. The inputs and outputs of the operations, among other things, in WSDL are defined by XML schemas (XSDs). As caBIG requires that the inputs and outputs of service operations use only registered objects, these input and output data types are defined by the XSDs which are registered in GME. In this way, the XSDs are used both to describe the contract of the service and to validate the XML serialization of the objects which it uses.</w:t>
      </w:r>
    </w:p>
    <w:p w:rsidR="00400B36" w:rsidRDefault="00400B36" w:rsidP="004333AF">
      <w:pPr>
        <w:rPr>
          <w:rFonts w:ascii="Arial" w:hAnsi="Arial" w:cs="Arial"/>
          <w:color w:val="000000"/>
          <w:sz w:val="20"/>
        </w:rPr>
      </w:pPr>
    </w:p>
    <w:p w:rsidR="004333AF" w:rsidRPr="004333AF" w:rsidRDefault="004333AF" w:rsidP="004333AF">
      <w:pPr>
        <w:rPr>
          <w:rFonts w:ascii="Arial" w:hAnsi="Arial" w:cs="Arial"/>
          <w:color w:val="000000"/>
          <w:sz w:val="20"/>
        </w:rPr>
      </w:pPr>
      <w:r w:rsidRPr="004333AF">
        <w:rPr>
          <w:rFonts w:ascii="Arial" w:hAnsi="Arial" w:cs="Arial"/>
          <w:color w:val="000000"/>
          <w:sz w:val="20"/>
        </w:rPr>
        <w:t>The caGrid metadata infrastructure consists of numerous components and services to:</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Standardized service metadata models.</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Provides ability to generate and semantically annotate standard metadata using an external metadata repository like the caDSR.</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Acts as the authoritative repository the XML Schemas used on the grid.</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lastRenderedPageBreak/>
        <w:t>Provides the white and yellow pages of the grid.</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caDSR provides access to registered models and their semantic annotations.</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EVS provides access to controlled terminology.</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Introduce Support for caGrid metadata.</w:t>
      </w:r>
    </w:p>
    <w:p w:rsidR="004333AF" w:rsidRPr="004333AF" w:rsidRDefault="004333AF" w:rsidP="00EE7F55">
      <w:pPr>
        <w:numPr>
          <w:ilvl w:val="0"/>
          <w:numId w:val="31"/>
        </w:numPr>
        <w:rPr>
          <w:rFonts w:ascii="Arial" w:hAnsi="Arial" w:cs="Arial"/>
          <w:color w:val="000000"/>
          <w:sz w:val="20"/>
        </w:rPr>
      </w:pPr>
      <w:r w:rsidRPr="004333AF">
        <w:rPr>
          <w:rFonts w:ascii="Arial" w:hAnsi="Arial" w:cs="Arial"/>
          <w:color w:val="000000"/>
          <w:sz w:val="20"/>
        </w:rPr>
        <w:t>Provides the means to advertise services.</w:t>
      </w:r>
    </w:p>
    <w:p w:rsidR="004333AF" w:rsidRPr="00322DD6" w:rsidRDefault="004333AF" w:rsidP="00EE7F55">
      <w:pPr>
        <w:numPr>
          <w:ilvl w:val="0"/>
          <w:numId w:val="31"/>
        </w:numPr>
        <w:rPr>
          <w:rFonts w:ascii="Arial" w:hAnsi="Arial" w:cs="Arial"/>
          <w:sz w:val="20"/>
        </w:rPr>
      </w:pPr>
      <w:r w:rsidRPr="004333AF">
        <w:rPr>
          <w:rFonts w:ascii="Arial" w:hAnsi="Arial" w:cs="Arial"/>
          <w:color w:val="000000"/>
          <w:sz w:val="20"/>
        </w:rPr>
        <w:t>Provides the means to locate services and data of interest on the grid.</w:t>
      </w:r>
    </w:p>
    <w:p w:rsidR="003B0DF9" w:rsidRDefault="003B0DF9" w:rsidP="003B0DF9">
      <w:pPr>
        <w:pStyle w:val="Heading3"/>
      </w:pPr>
      <w:bookmarkStart w:id="25" w:name="_Toc248115634"/>
      <w:r>
        <w:t>ServiceMetadata</w:t>
      </w:r>
      <w:bookmarkEnd w:id="25"/>
    </w:p>
    <w:p w:rsidR="008D7225" w:rsidRDefault="008D7225" w:rsidP="004F12A3">
      <w:pPr>
        <w:rPr>
          <w:rFonts w:ascii="Arial" w:hAnsi="Arial" w:cs="Arial"/>
          <w:sz w:val="20"/>
        </w:rPr>
      </w:pPr>
      <w:r w:rsidRPr="004F12A3">
        <w:rPr>
          <w:rFonts w:ascii="Arial" w:hAnsi="Arial" w:cs="Arial"/>
          <w:sz w:val="20"/>
        </w:rPr>
        <w:t>All caGrid Services publish a set of standard metadata, details the functionality of the service, and the institution providing it</w:t>
      </w:r>
      <w:r w:rsidR="00127297" w:rsidRPr="004F12A3">
        <w:rPr>
          <w:rFonts w:ascii="Arial" w:hAnsi="Arial" w:cs="Arial"/>
          <w:sz w:val="20"/>
        </w:rPr>
        <w:t>, and the points of contacts</w:t>
      </w:r>
      <w:r w:rsidRPr="004F12A3">
        <w:rPr>
          <w:rFonts w:ascii="Arial" w:hAnsi="Arial" w:cs="Arial"/>
          <w:sz w:val="20"/>
        </w:rPr>
        <w:t xml:space="preserve">. </w:t>
      </w:r>
      <w:bookmarkStart w:id="26" w:name="MetadataModels-StandardMetadataModel%28g"/>
      <w:bookmarkEnd w:id="26"/>
      <w:r w:rsidRPr="004F12A3">
        <w:rPr>
          <w:rFonts w:ascii="Arial" w:hAnsi="Arial" w:cs="Arial"/>
          <w:sz w:val="20"/>
        </w:rPr>
        <w:t xml:space="preserve"> The Service</w:t>
      </w:r>
      <w:r w:rsidR="007A165F">
        <w:rPr>
          <w:rFonts w:ascii="Arial" w:hAnsi="Arial" w:cs="Arial"/>
          <w:sz w:val="20"/>
        </w:rPr>
        <w:t xml:space="preserve"> </w:t>
      </w:r>
      <w:r w:rsidRPr="004F12A3">
        <w:rPr>
          <w:rFonts w:ascii="Arial" w:hAnsi="Arial" w:cs="Arial"/>
          <w:sz w:val="20"/>
        </w:rPr>
        <w:t>Metadata describe</w:t>
      </w:r>
      <w:r w:rsidR="004F12A3" w:rsidRPr="004F12A3">
        <w:rPr>
          <w:rFonts w:ascii="Arial" w:hAnsi="Arial" w:cs="Arial"/>
          <w:sz w:val="20"/>
        </w:rPr>
        <w:t>s</w:t>
      </w:r>
      <w:r w:rsidRPr="004F12A3">
        <w:rPr>
          <w:rFonts w:ascii="Arial" w:hAnsi="Arial" w:cs="Arial"/>
          <w:sz w:val="20"/>
        </w:rPr>
        <w:t xml:space="preserve"> the grid service, its hosting environment, and the underlying semantics of the data models used by the service's operations.</w:t>
      </w:r>
    </w:p>
    <w:p w:rsidR="004F12A3" w:rsidRPr="004F12A3" w:rsidRDefault="004F12A3" w:rsidP="004F12A3">
      <w:pPr>
        <w:rPr>
          <w:rFonts w:ascii="Arial" w:hAnsi="Arial" w:cs="Arial"/>
          <w:sz w:val="20"/>
        </w:rPr>
      </w:pPr>
    </w:p>
    <w:p w:rsidR="002F61EB" w:rsidRPr="004F12A3" w:rsidRDefault="002F61EB" w:rsidP="00527D37">
      <w:pPr>
        <w:autoSpaceDE w:val="0"/>
        <w:autoSpaceDN w:val="0"/>
        <w:adjustRightInd w:val="0"/>
        <w:spacing w:line="240" w:lineRule="auto"/>
        <w:rPr>
          <w:rFonts w:ascii="Arial" w:hAnsi="Arial" w:cs="Arial"/>
          <w:sz w:val="20"/>
        </w:rPr>
      </w:pPr>
      <w:r w:rsidRPr="004F12A3">
        <w:rPr>
          <w:rFonts w:ascii="Arial" w:hAnsi="Arial" w:cs="Arial"/>
          <w:sz w:val="20"/>
        </w:rPr>
        <w:t>Several metadata-related features of caGrid manifest themselves as functionality in Introduce.</w:t>
      </w:r>
      <w:r w:rsidR="00527D37" w:rsidRPr="00527D37">
        <w:rPr>
          <w:rFonts w:ascii="Arial" w:hAnsi="Arial" w:cs="Arial"/>
          <w:sz w:val="20"/>
        </w:rPr>
        <w:t xml:space="preserve"> </w:t>
      </w:r>
      <w:r w:rsidR="00527D37" w:rsidRPr="00660C47">
        <w:rPr>
          <w:rFonts w:ascii="Arial" w:hAnsi="Arial" w:cs="Arial"/>
          <w:sz w:val="20"/>
        </w:rPr>
        <w:t xml:space="preserve">Introduce is an open-source, extensible toolkit supporting easy development and deployment of WS/WSRF compliant Grid </w:t>
      </w:r>
      <w:r w:rsidR="00527D37" w:rsidRPr="00660C47">
        <w:rPr>
          <w:rStyle w:val="highlightedsearchterm"/>
          <w:rFonts w:ascii="Arial" w:hAnsi="Arial" w:cs="Arial"/>
          <w:sz w:val="20"/>
        </w:rPr>
        <w:t>service</w:t>
      </w:r>
      <w:r w:rsidR="00527D37" w:rsidRPr="00660C47">
        <w:rPr>
          <w:rFonts w:ascii="Arial" w:hAnsi="Arial" w:cs="Arial"/>
          <w:sz w:val="20"/>
        </w:rPr>
        <w:t xml:space="preserve">s. Introduce aims to reduce the </w:t>
      </w:r>
      <w:r w:rsidR="00527D37" w:rsidRPr="00660C47">
        <w:rPr>
          <w:rStyle w:val="highlightedsearchterm"/>
          <w:rFonts w:ascii="Arial" w:hAnsi="Arial" w:cs="Arial"/>
          <w:sz w:val="20"/>
        </w:rPr>
        <w:t>service</w:t>
      </w:r>
      <w:r w:rsidR="00527D37" w:rsidRPr="00660C47">
        <w:rPr>
          <w:rFonts w:ascii="Arial" w:hAnsi="Arial" w:cs="Arial"/>
          <w:sz w:val="20"/>
        </w:rPr>
        <w:t xml:space="preserve"> development and deployment effort by hiding low level details of the Globus Toolkit and to enable the implementation of strongly-typed Grid </w:t>
      </w:r>
      <w:r w:rsidR="00527D37" w:rsidRPr="00660C47">
        <w:rPr>
          <w:rStyle w:val="highlightedsearchterm"/>
          <w:rFonts w:ascii="Arial" w:hAnsi="Arial" w:cs="Arial"/>
          <w:sz w:val="20"/>
        </w:rPr>
        <w:t>service</w:t>
      </w:r>
      <w:r w:rsidR="00527D37" w:rsidRPr="00660C47">
        <w:rPr>
          <w:rFonts w:ascii="Arial" w:hAnsi="Arial" w:cs="Arial"/>
          <w:sz w:val="20"/>
        </w:rPr>
        <w:t>s.</w:t>
      </w:r>
      <w:r w:rsidR="00527D37">
        <w:rPr>
          <w:rFonts w:ascii="Arial" w:hAnsi="Arial" w:cs="Arial"/>
          <w:sz w:val="20"/>
        </w:rPr>
        <w:t xml:space="preserve"> </w:t>
      </w:r>
      <w:r w:rsidRPr="004F12A3">
        <w:rPr>
          <w:rFonts w:ascii="Arial" w:hAnsi="Arial" w:cs="Arial"/>
          <w:sz w:val="20"/>
        </w:rPr>
        <w:t xml:space="preserve">Introduce is the graphical service development environment used in caGrid, and supports an extension framework, whereby functionality can be plugged into Introduce dynamically. While such functionality could have alternatively been implemented directly in Introduce, this approach promotes a loose coupling between the components without lose of functionality of any difference to the end user. </w:t>
      </w:r>
    </w:p>
    <w:p w:rsidR="004F12A3" w:rsidRDefault="004F12A3" w:rsidP="004F12A3">
      <w:pPr>
        <w:rPr>
          <w:rFonts w:ascii="Arial" w:hAnsi="Arial" w:cs="Arial"/>
          <w:sz w:val="20"/>
        </w:rPr>
      </w:pPr>
    </w:p>
    <w:p w:rsidR="004F12A3" w:rsidRPr="004F12A3" w:rsidRDefault="004F12A3" w:rsidP="004F12A3">
      <w:pPr>
        <w:rPr>
          <w:rFonts w:ascii="Arial" w:hAnsi="Arial" w:cs="Arial"/>
          <w:sz w:val="20"/>
        </w:rPr>
      </w:pPr>
      <w:r w:rsidRPr="004F12A3">
        <w:rPr>
          <w:rFonts w:ascii="Arial" w:hAnsi="Arial" w:cs="Arial"/>
          <w:sz w:val="20"/>
        </w:rPr>
        <w:t>ServiceMetadata class is the main entry point for the standard service metadata as shown below.</w:t>
      </w:r>
    </w:p>
    <w:p w:rsidR="00A06566" w:rsidRDefault="00A06566" w:rsidP="002D6BA1"/>
    <w:p w:rsidR="002D6BA1" w:rsidRDefault="008A54FA" w:rsidP="009306B2">
      <w:pPr>
        <w:spacing w:before="240" w:after="240" w:line="240" w:lineRule="atLeast"/>
        <w:rPr>
          <w:rFonts w:ascii="Verdana" w:hAnsi="Verdana"/>
          <w:color w:val="000000"/>
          <w:sz w:val="16"/>
          <w:szCs w:val="16"/>
        </w:rPr>
      </w:pPr>
      <w:r>
        <w:rPr>
          <w:noProof/>
        </w:rPr>
        <w:drawing>
          <wp:inline distT="0" distB="0" distL="0" distR="0">
            <wp:extent cx="5762625" cy="2257425"/>
            <wp:effectExtent l="19050" t="0" r="9525" b="0"/>
            <wp:docPr id="1" name="Picture 1" descr="metadata_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data_domain"/>
                    <pic:cNvPicPr>
                      <a:picLocks noChangeAspect="1" noChangeArrowheads="1"/>
                    </pic:cNvPicPr>
                  </pic:nvPicPr>
                  <pic:blipFill>
                    <a:blip r:embed="rId18" cstate="print"/>
                    <a:srcRect/>
                    <a:stretch>
                      <a:fillRect/>
                    </a:stretch>
                  </pic:blipFill>
                  <pic:spPr bwMode="auto">
                    <a:xfrm>
                      <a:off x="0" y="0"/>
                      <a:ext cx="5762625" cy="2257425"/>
                    </a:xfrm>
                    <a:prstGeom prst="rect">
                      <a:avLst/>
                    </a:prstGeom>
                    <a:noFill/>
                    <a:ln w="9525">
                      <a:noFill/>
                      <a:miter lim="800000"/>
                      <a:headEnd/>
                      <a:tailEnd/>
                    </a:ln>
                  </pic:spPr>
                </pic:pic>
              </a:graphicData>
            </a:graphic>
          </wp:inline>
        </w:drawing>
      </w:r>
    </w:p>
    <w:p w:rsidR="002D6BA1" w:rsidRDefault="002D6BA1" w:rsidP="002D6BA1">
      <w:pPr>
        <w:pStyle w:val="Caption"/>
        <w:jc w:val="center"/>
        <w:rPr>
          <w:i/>
          <w:color w:val="000000"/>
        </w:rPr>
      </w:pPr>
      <w:bookmarkStart w:id="27" w:name="_Toc247950401"/>
      <w:r w:rsidRPr="002D6BA1">
        <w:rPr>
          <w:i/>
          <w:color w:val="000000"/>
        </w:rPr>
        <w:t xml:space="preserve">Figure </w:t>
      </w:r>
      <w:r w:rsidR="00754D31" w:rsidRPr="002D6BA1">
        <w:rPr>
          <w:i/>
          <w:color w:val="000000"/>
        </w:rPr>
        <w:fldChar w:fldCharType="begin"/>
      </w:r>
      <w:r w:rsidRPr="002D6BA1">
        <w:rPr>
          <w:i/>
          <w:color w:val="000000"/>
        </w:rPr>
        <w:instrText xml:space="preserve"> SEQ Figure \* ARABIC </w:instrText>
      </w:r>
      <w:r w:rsidR="00754D31" w:rsidRPr="002D6BA1">
        <w:rPr>
          <w:i/>
          <w:color w:val="000000"/>
        </w:rPr>
        <w:fldChar w:fldCharType="separate"/>
      </w:r>
      <w:r w:rsidR="000934A8">
        <w:rPr>
          <w:i/>
          <w:noProof/>
          <w:color w:val="000000"/>
        </w:rPr>
        <w:t>3</w:t>
      </w:r>
      <w:r w:rsidR="00754D31" w:rsidRPr="002D6BA1">
        <w:rPr>
          <w:i/>
          <w:color w:val="000000"/>
        </w:rPr>
        <w:fldChar w:fldCharType="end"/>
      </w:r>
      <w:r w:rsidRPr="002D6BA1">
        <w:rPr>
          <w:i/>
          <w:color w:val="000000"/>
        </w:rPr>
        <w:t xml:space="preserve"> ServiceMetadata class diagram</w:t>
      </w:r>
      <w:bookmarkEnd w:id="27"/>
    </w:p>
    <w:p w:rsidR="002D6BA1" w:rsidRDefault="002D6BA1" w:rsidP="004410CC">
      <w:pPr>
        <w:autoSpaceDE w:val="0"/>
        <w:autoSpaceDN w:val="0"/>
        <w:adjustRightInd w:val="0"/>
        <w:spacing w:line="240" w:lineRule="auto"/>
        <w:rPr>
          <w:rFonts w:ascii="Arial" w:hAnsi="Arial" w:cs="Arial"/>
          <w:color w:val="000000"/>
          <w:sz w:val="20"/>
        </w:rPr>
      </w:pPr>
    </w:p>
    <w:p w:rsidR="009306B2" w:rsidRPr="00A06566" w:rsidRDefault="00E30926" w:rsidP="004410CC">
      <w:pPr>
        <w:autoSpaceDE w:val="0"/>
        <w:autoSpaceDN w:val="0"/>
        <w:adjustRightInd w:val="0"/>
        <w:spacing w:line="240" w:lineRule="auto"/>
        <w:rPr>
          <w:rFonts w:ascii="Arial" w:hAnsi="Arial" w:cs="Arial"/>
          <w:color w:val="000000"/>
          <w:sz w:val="20"/>
        </w:rPr>
      </w:pPr>
      <w:r w:rsidRPr="00A06566">
        <w:rPr>
          <w:rFonts w:ascii="Arial" w:hAnsi="Arial" w:cs="Arial"/>
          <w:color w:val="000000"/>
          <w:sz w:val="20"/>
        </w:rPr>
        <w:t>Common components of service</w:t>
      </w:r>
      <w:r w:rsidR="007653D1">
        <w:rPr>
          <w:rFonts w:ascii="Arial" w:hAnsi="Arial" w:cs="Arial"/>
          <w:color w:val="000000"/>
          <w:sz w:val="20"/>
        </w:rPr>
        <w:t xml:space="preserve"> </w:t>
      </w:r>
      <w:r w:rsidRPr="00A06566">
        <w:rPr>
          <w:rFonts w:ascii="Arial" w:hAnsi="Arial" w:cs="Arial"/>
          <w:color w:val="000000"/>
          <w:sz w:val="20"/>
        </w:rPr>
        <w:t xml:space="preserve">metadata </w:t>
      </w:r>
      <w:r w:rsidR="004F12A3" w:rsidRPr="00A06566">
        <w:rPr>
          <w:rFonts w:ascii="Arial" w:hAnsi="Arial" w:cs="Arial"/>
          <w:color w:val="000000"/>
          <w:sz w:val="20"/>
        </w:rPr>
        <w:t>are as given below in the diagram.</w:t>
      </w:r>
    </w:p>
    <w:p w:rsidR="002D6BA1" w:rsidRDefault="002D6BA1" w:rsidP="004410CC">
      <w:pPr>
        <w:autoSpaceDE w:val="0"/>
        <w:autoSpaceDN w:val="0"/>
        <w:adjustRightInd w:val="0"/>
        <w:spacing w:line="240" w:lineRule="auto"/>
        <w:rPr>
          <w:rFonts w:ascii="Verdana" w:hAnsi="Verdana"/>
          <w:color w:val="000000"/>
          <w:sz w:val="17"/>
          <w:szCs w:val="17"/>
        </w:rPr>
      </w:pPr>
    </w:p>
    <w:p w:rsidR="00E30926" w:rsidRPr="002D6BA1" w:rsidRDefault="002D6BA1" w:rsidP="002D6BA1">
      <w:pPr>
        <w:pStyle w:val="Caption"/>
        <w:jc w:val="center"/>
        <w:rPr>
          <w:rFonts w:ascii="Verdana" w:hAnsi="Verdana"/>
          <w:i/>
          <w:color w:val="000000"/>
          <w:sz w:val="17"/>
          <w:szCs w:val="17"/>
        </w:rPr>
      </w:pPr>
      <w:bookmarkStart w:id="28" w:name="_Toc247950402"/>
      <w:r w:rsidRPr="002D6BA1">
        <w:rPr>
          <w:i/>
          <w:color w:val="000000"/>
        </w:rPr>
        <w:lastRenderedPageBreak/>
        <w:t xml:space="preserve">Figure </w:t>
      </w:r>
      <w:r w:rsidR="00754D31" w:rsidRPr="002D6BA1">
        <w:rPr>
          <w:i/>
          <w:color w:val="000000"/>
        </w:rPr>
        <w:fldChar w:fldCharType="begin"/>
      </w:r>
      <w:r w:rsidRPr="002D6BA1">
        <w:rPr>
          <w:i/>
          <w:color w:val="000000"/>
        </w:rPr>
        <w:instrText xml:space="preserve"> SEQ Figure \* ARABIC </w:instrText>
      </w:r>
      <w:r w:rsidR="00754D31" w:rsidRPr="002D6BA1">
        <w:rPr>
          <w:i/>
          <w:color w:val="000000"/>
        </w:rPr>
        <w:fldChar w:fldCharType="separate"/>
      </w:r>
      <w:r w:rsidR="000934A8">
        <w:rPr>
          <w:i/>
          <w:noProof/>
          <w:color w:val="000000"/>
        </w:rPr>
        <w:t>4</w:t>
      </w:r>
      <w:r w:rsidR="00754D31" w:rsidRPr="002D6BA1">
        <w:rPr>
          <w:i/>
          <w:color w:val="000000"/>
        </w:rPr>
        <w:fldChar w:fldCharType="end"/>
      </w:r>
      <w:r w:rsidRPr="002D6BA1">
        <w:rPr>
          <w:i/>
          <w:color w:val="000000"/>
        </w:rPr>
        <w:t xml:space="preserve"> ServiceMetadata </w:t>
      </w:r>
      <w:r w:rsidRPr="002D6BA1">
        <w:rPr>
          <w:i/>
          <w:noProof/>
          <w:color w:val="000000"/>
        </w:rPr>
        <w:t>common components</w:t>
      </w:r>
      <w:r w:rsidR="008A54FA">
        <w:rPr>
          <w:rFonts w:ascii="Verdana" w:hAnsi="Verdana"/>
          <w:i/>
          <w:noProof/>
          <w:color w:val="000000"/>
          <w:sz w:val="17"/>
          <w:szCs w:val="17"/>
        </w:rPr>
        <w:drawing>
          <wp:anchor distT="0" distB="0" distL="0" distR="0" simplePos="0" relativeHeight="251679232" behindDoc="0" locked="0" layoutInCell="1" allowOverlap="0">
            <wp:simplePos x="0" y="0"/>
            <wp:positionH relativeFrom="column">
              <wp:posOffset>-76200</wp:posOffset>
            </wp:positionH>
            <wp:positionV relativeFrom="line">
              <wp:posOffset>114300</wp:posOffset>
            </wp:positionV>
            <wp:extent cx="6038850" cy="3219450"/>
            <wp:effectExtent l="19050" t="0" r="0" b="0"/>
            <wp:wrapSquare wrapText="bothSides"/>
            <wp:docPr id="929" name="Picture 929"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fig4"/>
                    <pic:cNvPicPr>
                      <a:picLocks noChangeAspect="1" noChangeArrowheads="1"/>
                    </pic:cNvPicPr>
                  </pic:nvPicPr>
                  <pic:blipFill>
                    <a:blip r:embed="rId19" cstate="print"/>
                    <a:srcRect/>
                    <a:stretch>
                      <a:fillRect/>
                    </a:stretch>
                  </pic:blipFill>
                  <pic:spPr bwMode="auto">
                    <a:xfrm>
                      <a:off x="0" y="0"/>
                      <a:ext cx="6038850" cy="3219450"/>
                    </a:xfrm>
                    <a:prstGeom prst="rect">
                      <a:avLst/>
                    </a:prstGeom>
                    <a:noFill/>
                    <a:ln w="9525">
                      <a:noFill/>
                      <a:miter lim="800000"/>
                      <a:headEnd/>
                      <a:tailEnd/>
                    </a:ln>
                  </pic:spPr>
                </pic:pic>
              </a:graphicData>
            </a:graphic>
          </wp:anchor>
        </w:drawing>
      </w:r>
      <w:bookmarkEnd w:id="28"/>
    </w:p>
    <w:p w:rsidR="002D6BA1" w:rsidRDefault="002D6BA1" w:rsidP="004410CC">
      <w:pPr>
        <w:autoSpaceDE w:val="0"/>
        <w:autoSpaceDN w:val="0"/>
        <w:adjustRightInd w:val="0"/>
        <w:spacing w:line="240" w:lineRule="auto"/>
        <w:rPr>
          <w:rFonts w:ascii="Arial" w:hAnsi="Arial" w:cs="Arial"/>
          <w:color w:val="000000"/>
          <w:sz w:val="20"/>
        </w:rPr>
      </w:pPr>
    </w:p>
    <w:p w:rsidR="00F30481" w:rsidRDefault="00F30481" w:rsidP="004410CC">
      <w:pPr>
        <w:autoSpaceDE w:val="0"/>
        <w:autoSpaceDN w:val="0"/>
        <w:adjustRightInd w:val="0"/>
        <w:spacing w:line="240" w:lineRule="auto"/>
        <w:rPr>
          <w:rFonts w:ascii="Arial" w:hAnsi="Arial" w:cs="Arial"/>
          <w:color w:val="000000"/>
          <w:sz w:val="20"/>
        </w:rPr>
      </w:pPr>
      <w:r>
        <w:rPr>
          <w:rFonts w:ascii="Arial" w:hAnsi="Arial" w:cs="Arial"/>
          <w:color w:val="000000"/>
          <w:sz w:val="20"/>
        </w:rPr>
        <w:t xml:space="preserve">ServiceMetadata schema can be referred at </w:t>
      </w:r>
    </w:p>
    <w:p w:rsidR="00F30481" w:rsidRDefault="00754D31" w:rsidP="004410CC">
      <w:pPr>
        <w:autoSpaceDE w:val="0"/>
        <w:autoSpaceDN w:val="0"/>
        <w:adjustRightInd w:val="0"/>
        <w:spacing w:line="240" w:lineRule="auto"/>
        <w:rPr>
          <w:rFonts w:ascii="Arial" w:hAnsi="Arial" w:cs="Arial"/>
          <w:color w:val="000000"/>
          <w:sz w:val="20"/>
        </w:rPr>
      </w:pPr>
      <w:hyperlink r:id="rId20" w:history="1">
        <w:r w:rsidR="00F30481" w:rsidRPr="00CB2CC5">
          <w:rPr>
            <w:rStyle w:val="Hyperlink"/>
            <w:rFonts w:ascii="Arial" w:hAnsi="Arial" w:cs="Arial"/>
            <w:sz w:val="20"/>
          </w:rPr>
          <w:t>https://ncisvn.nci.nih.gov/svn/cagrid/tags/caGrid-1_3_release_final/cagrid-1-0/caGrid/projects/metadata/schema/cagrid/types/</w:t>
        </w:r>
      </w:hyperlink>
      <w:hyperlink r:id="rId21" w:history="1">
        <w:r w:rsidR="00C44138">
          <w:rPr>
            <w:rStyle w:val="Hyperlink"/>
          </w:rPr>
          <w:t>caGridMetadata.xsd</w:t>
        </w:r>
      </w:hyperlink>
    </w:p>
    <w:p w:rsidR="003B0DF9" w:rsidRDefault="003B0DF9" w:rsidP="003B0DF9">
      <w:pPr>
        <w:pStyle w:val="Heading3"/>
      </w:pPr>
      <w:bookmarkStart w:id="29" w:name="_Toc248115635"/>
      <w:r>
        <w:t>SecurityMetadata</w:t>
      </w:r>
      <w:bookmarkEnd w:id="29"/>
    </w:p>
    <w:p w:rsidR="00400B36" w:rsidRDefault="00400B36" w:rsidP="00E9476F">
      <w:pPr>
        <w:autoSpaceDE w:val="0"/>
        <w:autoSpaceDN w:val="0"/>
        <w:adjustRightInd w:val="0"/>
        <w:spacing w:line="240" w:lineRule="auto"/>
        <w:rPr>
          <w:rFonts w:ascii="Arial" w:hAnsi="Arial" w:cs="Arial"/>
          <w:color w:val="000000"/>
          <w:sz w:val="20"/>
        </w:rPr>
      </w:pPr>
    </w:p>
    <w:p w:rsidR="00444A19" w:rsidRDefault="00322DD6" w:rsidP="00E9476F">
      <w:pPr>
        <w:autoSpaceDE w:val="0"/>
        <w:autoSpaceDN w:val="0"/>
        <w:adjustRightInd w:val="0"/>
        <w:spacing w:line="240" w:lineRule="auto"/>
        <w:rPr>
          <w:rFonts w:ascii="Arial" w:hAnsi="Arial" w:cs="Arial"/>
          <w:color w:val="000000"/>
          <w:sz w:val="20"/>
        </w:rPr>
      </w:pPr>
      <w:r>
        <w:rPr>
          <w:rFonts w:ascii="Arial" w:hAnsi="Arial" w:cs="Arial"/>
          <w:color w:val="000000"/>
          <w:sz w:val="20"/>
        </w:rPr>
        <w:t xml:space="preserve">All </w:t>
      </w:r>
      <w:r w:rsidR="007653D1">
        <w:rPr>
          <w:rFonts w:ascii="Arial" w:hAnsi="Arial" w:cs="Arial"/>
          <w:color w:val="000000"/>
          <w:sz w:val="20"/>
        </w:rPr>
        <w:t>caGrid</w:t>
      </w:r>
      <w:r>
        <w:rPr>
          <w:rFonts w:ascii="Arial" w:hAnsi="Arial" w:cs="Arial"/>
          <w:color w:val="000000"/>
          <w:sz w:val="20"/>
        </w:rPr>
        <w:t xml:space="preserve"> </w:t>
      </w:r>
      <w:r w:rsidR="00444A19">
        <w:rPr>
          <w:rFonts w:ascii="Arial" w:hAnsi="Arial" w:cs="Arial"/>
          <w:color w:val="000000"/>
          <w:sz w:val="20"/>
        </w:rPr>
        <w:t xml:space="preserve">grid services allow </w:t>
      </w:r>
      <w:r w:rsidR="00444A19" w:rsidRPr="00610727">
        <w:rPr>
          <w:rFonts w:ascii="Arial" w:hAnsi="Arial" w:cs="Arial"/>
          <w:color w:val="000000"/>
          <w:sz w:val="20"/>
        </w:rPr>
        <w:t>clients to dynamically determine the security requirements for a service such that they may configure themselves to appropriately connect to the service.</w:t>
      </w:r>
    </w:p>
    <w:p w:rsidR="00444A19" w:rsidRDefault="00444A19" w:rsidP="00E9476F">
      <w:pPr>
        <w:autoSpaceDE w:val="0"/>
        <w:autoSpaceDN w:val="0"/>
        <w:adjustRightInd w:val="0"/>
        <w:spacing w:line="240" w:lineRule="auto"/>
        <w:rPr>
          <w:rFonts w:ascii="Arial" w:hAnsi="Arial" w:cs="Arial"/>
          <w:color w:val="000000"/>
          <w:sz w:val="20"/>
        </w:rPr>
      </w:pPr>
      <w:r w:rsidRPr="00610727">
        <w:rPr>
          <w:rFonts w:ascii="Arial" w:hAnsi="Arial" w:cs="Arial"/>
          <w:sz w:val="20"/>
        </w:rPr>
        <w:t xml:space="preserve">Service security metadata is made available anonymously via the grid service interface </w:t>
      </w:r>
      <w:r>
        <w:rPr>
          <w:rFonts w:ascii="Arial" w:hAnsi="Arial" w:cs="Arial"/>
          <w:sz w:val="20"/>
        </w:rPr>
        <w:t>g</w:t>
      </w:r>
      <w:r w:rsidRPr="00610727">
        <w:rPr>
          <w:rFonts w:ascii="Arial" w:hAnsi="Arial" w:cs="Arial"/>
          <w:i/>
          <w:iCs/>
          <w:sz w:val="20"/>
        </w:rPr>
        <w:t>etServiceSecurityMetadata()</w:t>
      </w:r>
      <w:r w:rsidRPr="00610727">
        <w:rPr>
          <w:rFonts w:ascii="Arial" w:hAnsi="Arial" w:cs="Arial"/>
          <w:sz w:val="20"/>
        </w:rPr>
        <w:t xml:space="preserve"> or through the grid service’s resource properties.</w:t>
      </w:r>
    </w:p>
    <w:p w:rsidR="002F6EE6" w:rsidRDefault="002F6EE6" w:rsidP="00E9476F">
      <w:pPr>
        <w:autoSpaceDE w:val="0"/>
        <w:autoSpaceDN w:val="0"/>
        <w:adjustRightInd w:val="0"/>
        <w:spacing w:line="240" w:lineRule="auto"/>
        <w:rPr>
          <w:rFonts w:ascii="Arial" w:hAnsi="Arial" w:cs="Arial"/>
          <w:color w:val="000000"/>
          <w:sz w:val="20"/>
        </w:rPr>
      </w:pPr>
    </w:p>
    <w:p w:rsidR="0051399E" w:rsidRDefault="0051399E" w:rsidP="0051399E">
      <w:pPr>
        <w:rPr>
          <w:rFonts w:ascii="Arial" w:hAnsi="Arial" w:cs="Arial"/>
          <w:i/>
          <w:sz w:val="20"/>
        </w:rPr>
      </w:pPr>
      <w:r>
        <w:rPr>
          <w:rFonts w:ascii="Arial" w:hAnsi="Arial" w:cs="Arial"/>
          <w:sz w:val="20"/>
        </w:rPr>
        <w:t>g</w:t>
      </w:r>
      <w:r w:rsidRPr="00610727">
        <w:rPr>
          <w:rFonts w:ascii="Arial" w:hAnsi="Arial" w:cs="Arial"/>
          <w:i/>
          <w:iCs/>
          <w:sz w:val="20"/>
        </w:rPr>
        <w:t>etServiceSecurityMetadata</w:t>
      </w:r>
      <w:r w:rsidRPr="00CF55FD">
        <w:rPr>
          <w:rFonts w:ascii="Arial" w:hAnsi="Arial" w:cs="Arial"/>
          <w:sz w:val="20"/>
        </w:rPr>
        <w:t xml:space="preserve"> ()</w:t>
      </w:r>
      <w:r w:rsidRPr="00A834E9">
        <w:rPr>
          <w:rFonts w:ascii="Arial" w:hAnsi="Arial" w:cs="Arial"/>
          <w:i/>
          <w:sz w:val="20"/>
        </w:rPr>
        <w:t xml:space="preserve"> </w:t>
      </w:r>
    </w:p>
    <w:p w:rsidR="0051399E" w:rsidRPr="00A834E9" w:rsidRDefault="0032157A" w:rsidP="0051399E">
      <w:pPr>
        <w:ind w:left="720"/>
        <w:rPr>
          <w:rFonts w:ascii="Arial" w:hAnsi="Arial" w:cs="Arial"/>
          <w:sz w:val="20"/>
        </w:rPr>
      </w:pPr>
      <w:r w:rsidRPr="00CF55FD">
        <w:rPr>
          <w:rFonts w:ascii="Arial" w:hAnsi="Arial" w:cs="Arial"/>
          <w:b/>
          <w:sz w:val="20"/>
        </w:rPr>
        <w:t>Description</w:t>
      </w:r>
      <w:r w:rsidR="0051399E" w:rsidRPr="00CF55FD">
        <w:rPr>
          <w:rFonts w:ascii="Arial" w:hAnsi="Arial" w:cs="Arial"/>
          <w:b/>
          <w:sz w:val="20"/>
        </w:rPr>
        <w:t xml:space="preserve">: </w:t>
      </w:r>
      <w:r w:rsidR="0051399E">
        <w:rPr>
          <w:rFonts w:ascii="Arial" w:hAnsi="Arial" w:cs="Arial"/>
          <w:color w:val="000000"/>
          <w:sz w:val="20"/>
        </w:rPr>
        <w:t>P</w:t>
      </w:r>
      <w:r w:rsidR="0051399E" w:rsidRPr="00610727">
        <w:rPr>
          <w:rFonts w:ascii="Arial" w:hAnsi="Arial" w:cs="Arial"/>
          <w:color w:val="000000"/>
          <w:sz w:val="20"/>
        </w:rPr>
        <w:t>rovides the client with the security information it needs to connect to the service</w:t>
      </w:r>
      <w:r w:rsidR="0051399E" w:rsidRPr="00A834E9">
        <w:rPr>
          <w:rFonts w:ascii="Arial" w:hAnsi="Arial" w:cs="Arial"/>
          <w:sz w:val="20"/>
        </w:rPr>
        <w:t xml:space="preserve">. </w:t>
      </w:r>
    </w:p>
    <w:p w:rsidR="0051399E" w:rsidRPr="00A834E9" w:rsidRDefault="0051399E" w:rsidP="0051399E">
      <w:pPr>
        <w:ind w:firstLine="720"/>
        <w:rPr>
          <w:rFonts w:ascii="Arial" w:hAnsi="Arial" w:cs="Arial"/>
          <w:sz w:val="20"/>
        </w:rPr>
      </w:pPr>
      <w:r w:rsidRPr="00CF55FD">
        <w:rPr>
          <w:rFonts w:ascii="Arial" w:hAnsi="Arial" w:cs="Arial"/>
          <w:b/>
          <w:noProof/>
          <w:sz w:val="20"/>
        </w:rPr>
        <w:t>Input</w:t>
      </w:r>
      <w:r>
        <w:rPr>
          <w:rFonts w:ascii="Arial" w:hAnsi="Arial" w:cs="Arial"/>
          <w:b/>
          <w:noProof/>
          <w:sz w:val="20"/>
        </w:rPr>
        <w:t xml:space="preserve"> schema type: </w:t>
      </w:r>
      <w:r w:rsidRPr="0051399E">
        <w:rPr>
          <w:rFonts w:ascii="Arial" w:hAnsi="Arial" w:cs="Arial"/>
          <w:color w:val="000000" w:themeColor="text1"/>
          <w:sz w:val="20"/>
        </w:rPr>
        <w:t>GetServiceSecurityMetadataRequest</w:t>
      </w:r>
    </w:p>
    <w:p w:rsidR="0051399E" w:rsidRDefault="0051399E" w:rsidP="0051399E">
      <w:pPr>
        <w:ind w:left="720" w:firstLine="720"/>
        <w:rPr>
          <w:rFonts w:ascii="Arial" w:hAnsi="Arial" w:cs="Arial"/>
          <w:sz w:val="20"/>
        </w:rPr>
      </w:pPr>
      <w:r>
        <w:rPr>
          <w:rFonts w:ascii="Arial" w:hAnsi="Arial" w:cs="Arial"/>
          <w:b/>
          <w:sz w:val="20"/>
        </w:rPr>
        <w:t xml:space="preserve">Namespace: </w:t>
      </w:r>
      <w:r w:rsidRPr="0051399E">
        <w:rPr>
          <w:rFonts w:ascii="Arial" w:hAnsi="Arial" w:cs="Arial"/>
          <w:sz w:val="20"/>
        </w:rPr>
        <w:t>http://security.introduce.cagrid.nci.nih.gov/ServiceSecurity</w:t>
      </w:r>
    </w:p>
    <w:p w:rsidR="0051399E" w:rsidRDefault="0051399E" w:rsidP="0051399E">
      <w:pPr>
        <w:ind w:firstLine="720"/>
        <w:rPr>
          <w:rFonts w:ascii="Arial" w:hAnsi="Arial" w:cs="Arial"/>
          <w:sz w:val="20"/>
        </w:rPr>
      </w:pPr>
      <w:r w:rsidRPr="00CF55FD">
        <w:rPr>
          <w:rFonts w:ascii="Arial" w:hAnsi="Arial" w:cs="Arial"/>
          <w:b/>
          <w:sz w:val="20"/>
        </w:rPr>
        <w:t>Output</w:t>
      </w:r>
      <w:r>
        <w:rPr>
          <w:rFonts w:ascii="Arial" w:hAnsi="Arial" w:cs="Arial"/>
          <w:b/>
          <w:sz w:val="20"/>
        </w:rPr>
        <w:t xml:space="preserve"> schema type</w:t>
      </w:r>
      <w:r w:rsidRPr="00CF55FD">
        <w:rPr>
          <w:rFonts w:ascii="Arial" w:hAnsi="Arial" w:cs="Arial"/>
          <w:b/>
          <w:sz w:val="20"/>
        </w:rPr>
        <w:t>:</w:t>
      </w:r>
      <w:r w:rsidRPr="00A834E9">
        <w:rPr>
          <w:rFonts w:ascii="Arial" w:hAnsi="Arial" w:cs="Arial"/>
          <w:sz w:val="20"/>
        </w:rPr>
        <w:t xml:space="preserve"> </w:t>
      </w:r>
      <w:r w:rsidRPr="0051399E">
        <w:rPr>
          <w:rFonts w:ascii="Arial" w:hAnsi="Arial" w:cs="Arial"/>
          <w:sz w:val="20"/>
        </w:rPr>
        <w:t>GetServiceSecurityMetadataResponse</w:t>
      </w:r>
    </w:p>
    <w:p w:rsidR="0051399E" w:rsidRDefault="0051399E" w:rsidP="0051399E">
      <w:pPr>
        <w:ind w:left="720"/>
        <w:rPr>
          <w:rFonts w:ascii="Arial" w:hAnsi="Arial" w:cs="Arial"/>
          <w:sz w:val="20"/>
        </w:rPr>
      </w:pPr>
      <w:r>
        <w:rPr>
          <w:rFonts w:ascii="Arial" w:hAnsi="Arial" w:cs="Arial"/>
          <w:b/>
          <w:sz w:val="20"/>
        </w:rPr>
        <w:tab/>
        <w:t xml:space="preserve">Namespace: </w:t>
      </w:r>
      <w:r w:rsidRPr="0051399E">
        <w:rPr>
          <w:rFonts w:ascii="Arial" w:hAnsi="Arial" w:cs="Arial"/>
          <w:sz w:val="20"/>
        </w:rPr>
        <w:t>http://security.introduce.cagrid.nci.nih.gov/ServiceSecurity</w:t>
      </w:r>
    </w:p>
    <w:p w:rsidR="00BC013F" w:rsidRDefault="00BC013F" w:rsidP="00E9476F">
      <w:pPr>
        <w:autoSpaceDE w:val="0"/>
        <w:autoSpaceDN w:val="0"/>
        <w:adjustRightInd w:val="0"/>
        <w:spacing w:line="240" w:lineRule="auto"/>
        <w:rPr>
          <w:rFonts w:ascii="Arial" w:hAnsi="Arial" w:cs="Arial"/>
          <w:color w:val="000000"/>
          <w:sz w:val="20"/>
        </w:rPr>
      </w:pPr>
      <w:r>
        <w:rPr>
          <w:rFonts w:ascii="Arial" w:hAnsi="Arial" w:cs="Arial"/>
          <w:noProof/>
          <w:color w:val="000000"/>
          <w:sz w:val="20"/>
        </w:rPr>
        <w:drawing>
          <wp:anchor distT="0" distB="0" distL="114300" distR="114300" simplePos="0" relativeHeight="251681280" behindDoc="1" locked="0" layoutInCell="1" allowOverlap="1">
            <wp:simplePos x="0" y="0"/>
            <wp:positionH relativeFrom="column">
              <wp:posOffset>110490</wp:posOffset>
            </wp:positionH>
            <wp:positionV relativeFrom="paragraph">
              <wp:posOffset>119380</wp:posOffset>
            </wp:positionV>
            <wp:extent cx="5762625" cy="1076325"/>
            <wp:effectExtent l="19050" t="0" r="9525" b="0"/>
            <wp:wrapTight wrapText="bothSides">
              <wp:wrapPolygon edited="0">
                <wp:start x="-71" y="0"/>
                <wp:lineTo x="-71" y="21409"/>
                <wp:lineTo x="21636" y="21409"/>
                <wp:lineTo x="21636" y="0"/>
                <wp:lineTo x="-71" y="0"/>
              </wp:wrapPolygon>
            </wp:wrapTight>
            <wp:docPr id="932" name="Picture 932" descr="Service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ServiceSecurity"/>
                    <pic:cNvPicPr>
                      <a:picLocks noChangeAspect="1" noChangeArrowheads="1"/>
                    </pic:cNvPicPr>
                  </pic:nvPicPr>
                  <pic:blipFill>
                    <a:blip r:embed="rId22" cstate="print"/>
                    <a:srcRect/>
                    <a:stretch>
                      <a:fillRect/>
                    </a:stretch>
                  </pic:blipFill>
                  <pic:spPr bwMode="auto">
                    <a:xfrm>
                      <a:off x="0" y="0"/>
                      <a:ext cx="5762625" cy="1076325"/>
                    </a:xfrm>
                    <a:prstGeom prst="rect">
                      <a:avLst/>
                    </a:prstGeom>
                    <a:noFill/>
                    <a:ln w="9525">
                      <a:noFill/>
                      <a:miter lim="800000"/>
                      <a:headEnd/>
                      <a:tailEnd/>
                    </a:ln>
                  </pic:spPr>
                </pic:pic>
              </a:graphicData>
            </a:graphic>
          </wp:anchor>
        </w:drawing>
      </w:r>
    </w:p>
    <w:p w:rsidR="00BC013F" w:rsidRPr="00610727" w:rsidRDefault="00BC013F" w:rsidP="00E9476F">
      <w:pPr>
        <w:autoSpaceDE w:val="0"/>
        <w:autoSpaceDN w:val="0"/>
        <w:adjustRightInd w:val="0"/>
        <w:spacing w:line="240" w:lineRule="auto"/>
        <w:rPr>
          <w:rFonts w:ascii="Arial" w:hAnsi="Arial" w:cs="Arial"/>
          <w:color w:val="000000"/>
          <w:sz w:val="20"/>
        </w:rPr>
      </w:pPr>
    </w:p>
    <w:p w:rsidR="00BC013F" w:rsidRPr="00DE07E5" w:rsidRDefault="00BC013F" w:rsidP="00BC013F">
      <w:pPr>
        <w:pStyle w:val="Caption"/>
        <w:jc w:val="center"/>
        <w:rPr>
          <w:rFonts w:cs="Arial"/>
          <w:b w:val="0"/>
          <w:i/>
          <w:color w:val="000000"/>
        </w:rPr>
      </w:pPr>
      <w:bookmarkStart w:id="30" w:name="_Toc247950403"/>
      <w:r w:rsidRPr="00DE07E5">
        <w:rPr>
          <w:rFonts w:cs="Arial"/>
          <w:b w:val="0"/>
          <w:i/>
          <w:color w:val="000000"/>
        </w:rPr>
        <w:t xml:space="preserve">Figure </w:t>
      </w:r>
      <w:r w:rsidR="00754D31" w:rsidRPr="00DE07E5">
        <w:rPr>
          <w:rFonts w:cs="Arial"/>
          <w:b w:val="0"/>
          <w:i/>
          <w:color w:val="000000"/>
        </w:rPr>
        <w:fldChar w:fldCharType="begin"/>
      </w:r>
      <w:r w:rsidRPr="00DE07E5">
        <w:rPr>
          <w:rFonts w:cs="Arial"/>
          <w:b w:val="0"/>
          <w:i/>
          <w:color w:val="000000"/>
        </w:rPr>
        <w:instrText xml:space="preserve"> SEQ Figure \* ARABIC </w:instrText>
      </w:r>
      <w:r w:rsidR="00754D31" w:rsidRPr="00DE07E5">
        <w:rPr>
          <w:rFonts w:cs="Arial"/>
          <w:b w:val="0"/>
          <w:i/>
          <w:color w:val="000000"/>
        </w:rPr>
        <w:fldChar w:fldCharType="separate"/>
      </w:r>
      <w:r w:rsidR="000934A8" w:rsidRPr="00DE07E5">
        <w:rPr>
          <w:rFonts w:cs="Arial"/>
          <w:b w:val="0"/>
          <w:i/>
          <w:noProof/>
          <w:color w:val="000000"/>
        </w:rPr>
        <w:t>5</w:t>
      </w:r>
      <w:r w:rsidR="00754D31" w:rsidRPr="00DE07E5">
        <w:rPr>
          <w:rFonts w:cs="Arial"/>
          <w:b w:val="0"/>
          <w:i/>
          <w:color w:val="000000"/>
        </w:rPr>
        <w:fldChar w:fldCharType="end"/>
      </w:r>
      <w:r w:rsidRPr="00DE07E5">
        <w:rPr>
          <w:rFonts w:cs="Arial"/>
          <w:b w:val="0"/>
          <w:i/>
          <w:color w:val="000000"/>
        </w:rPr>
        <w:t xml:space="preserve"> SecurityMetadata type</w:t>
      </w:r>
      <w:bookmarkEnd w:id="30"/>
    </w:p>
    <w:p w:rsidR="00BC013F" w:rsidRDefault="00BC013F" w:rsidP="00D07576">
      <w:pPr>
        <w:rPr>
          <w:rFonts w:ascii="Arial" w:hAnsi="Arial" w:cs="Arial"/>
          <w:sz w:val="20"/>
        </w:rPr>
      </w:pPr>
    </w:p>
    <w:p w:rsidR="00685A4F" w:rsidRPr="00F03740" w:rsidRDefault="00685A4F" w:rsidP="00D07576">
      <w:pPr>
        <w:rPr>
          <w:rFonts w:ascii="Arial" w:hAnsi="Arial" w:cs="Arial"/>
          <w:sz w:val="20"/>
        </w:rPr>
      </w:pPr>
    </w:p>
    <w:p w:rsidR="009B488D" w:rsidRDefault="00BC013F" w:rsidP="00D07576">
      <w:pPr>
        <w:rPr>
          <w:rFonts w:ascii="Arial" w:hAnsi="Arial" w:cs="Arial"/>
          <w:sz w:val="20"/>
        </w:rPr>
      </w:pPr>
      <w:r w:rsidRPr="00F03740">
        <w:rPr>
          <w:rFonts w:ascii="Arial" w:hAnsi="Arial" w:cs="Arial"/>
          <w:sz w:val="20"/>
        </w:rPr>
        <w:lastRenderedPageBreak/>
        <w:t xml:space="preserve">Security </w:t>
      </w:r>
      <w:r w:rsidR="00A314E8">
        <w:rPr>
          <w:rFonts w:ascii="Arial" w:hAnsi="Arial" w:cs="Arial"/>
          <w:sz w:val="20"/>
        </w:rPr>
        <w:t>schema</w:t>
      </w:r>
      <w:r w:rsidRPr="00F03740">
        <w:rPr>
          <w:rFonts w:ascii="Arial" w:hAnsi="Arial" w:cs="Arial"/>
          <w:sz w:val="20"/>
        </w:rPr>
        <w:t xml:space="preserve"> can referred at </w:t>
      </w:r>
    </w:p>
    <w:p w:rsidR="00685A4F" w:rsidRPr="00F03740" w:rsidRDefault="00685A4F" w:rsidP="00D07576">
      <w:pPr>
        <w:rPr>
          <w:rFonts w:ascii="Arial" w:hAnsi="Arial" w:cs="Arial"/>
          <w:sz w:val="20"/>
        </w:rPr>
      </w:pPr>
    </w:p>
    <w:p w:rsidR="00BC013F" w:rsidRPr="00F03740" w:rsidRDefault="00754D31" w:rsidP="00D07576">
      <w:pPr>
        <w:rPr>
          <w:rFonts w:ascii="Arial" w:hAnsi="Arial" w:cs="Arial"/>
          <w:sz w:val="20"/>
        </w:rPr>
      </w:pPr>
      <w:hyperlink r:id="rId23" w:history="1">
        <w:r w:rsidR="00BC013F" w:rsidRPr="00F03740">
          <w:rPr>
            <w:rStyle w:val="Hyperlink"/>
            <w:rFonts w:ascii="Arial" w:hAnsi="Arial" w:cs="Arial"/>
            <w:sz w:val="20"/>
          </w:rPr>
          <w:t>https://ncisvn.nci.nih.gov/svn/cagrid/tags/caGrid-1_3_release_final/cagrid-1-0/caGrid/projects/metadata/schema/cagrid/types/security/</w:t>
        </w:r>
      </w:hyperlink>
      <w:hyperlink r:id="rId24" w:history="1">
        <w:r w:rsidR="00C44138">
          <w:rPr>
            <w:rStyle w:val="Hyperlink"/>
          </w:rPr>
          <w:t>security.xsd</w:t>
        </w:r>
      </w:hyperlink>
    </w:p>
    <w:p w:rsidR="00BC013F" w:rsidRDefault="00BC013F" w:rsidP="00D07576"/>
    <w:p w:rsidR="00ED2E24" w:rsidRPr="00ED2E24" w:rsidRDefault="00ED2E24" w:rsidP="00ED2E24"/>
    <w:p w:rsidR="00233EDD" w:rsidRPr="00233EDD" w:rsidRDefault="00233EDD" w:rsidP="00233EDD">
      <w:pPr>
        <w:rPr>
          <w:rFonts w:ascii="Arial" w:hAnsi="Arial" w:cs="Arial"/>
          <w:sz w:val="20"/>
        </w:rPr>
      </w:pPr>
      <w:r w:rsidRPr="00233EDD">
        <w:rPr>
          <w:rFonts w:ascii="Arial" w:hAnsi="Arial" w:cs="Arial"/>
          <w:sz w:val="20"/>
        </w:rPr>
        <w:t>More details on Metadata can be found at</w:t>
      </w:r>
    </w:p>
    <w:p w:rsidR="004F12A3" w:rsidRDefault="00754D31" w:rsidP="00233EDD">
      <w:hyperlink r:id="rId25" w:history="1">
        <w:r w:rsidR="004F12A3" w:rsidRPr="00233EDD">
          <w:rPr>
            <w:rStyle w:val="Hyperlink"/>
            <w:rFonts w:ascii="Arial" w:hAnsi="Arial" w:cs="Arial"/>
            <w:sz w:val="20"/>
          </w:rPr>
          <w:t>http://cagrid.org/display/metadata13/Documentation</w:t>
        </w:r>
      </w:hyperlink>
    </w:p>
    <w:p w:rsidR="00400B36" w:rsidRDefault="00400B36" w:rsidP="00233EDD"/>
    <w:p w:rsidR="002C2CD1" w:rsidRDefault="00530E40" w:rsidP="00530E40">
      <w:pPr>
        <w:pStyle w:val="Heading2"/>
      </w:pPr>
      <w:bookmarkStart w:id="31" w:name="_Toc248115636"/>
      <w:r>
        <w:t xml:space="preserve">Advertisement, </w:t>
      </w:r>
      <w:r w:rsidR="00B36BB4">
        <w:t xml:space="preserve">Discovery and </w:t>
      </w:r>
      <w:r w:rsidR="002C2CD1">
        <w:t>Index Service</w:t>
      </w:r>
      <w:bookmarkEnd w:id="31"/>
    </w:p>
    <w:p w:rsidR="00530E40" w:rsidRPr="00530E40" w:rsidRDefault="00530E40" w:rsidP="002C2CD1">
      <w:pPr>
        <w:autoSpaceDE w:val="0"/>
        <w:autoSpaceDN w:val="0"/>
        <w:adjustRightInd w:val="0"/>
        <w:spacing w:line="240" w:lineRule="auto"/>
        <w:rPr>
          <w:rFonts w:ascii="Arial" w:hAnsi="Arial" w:cs="Arial"/>
          <w:color w:val="000000"/>
          <w:sz w:val="20"/>
        </w:rPr>
      </w:pPr>
      <w:r w:rsidRPr="00530E40">
        <w:rPr>
          <w:rFonts w:ascii="Arial" w:hAnsi="Arial" w:cs="Arial"/>
          <w:color w:val="000000"/>
          <w:sz w:val="20"/>
        </w:rPr>
        <w:t xml:space="preserve">The caGrid provides metadata infrastructure for a service advertisement, discovery and index services. </w:t>
      </w:r>
    </w:p>
    <w:p w:rsidR="004C0DED" w:rsidRDefault="004C0DED" w:rsidP="004C0DED">
      <w:pPr>
        <w:rPr>
          <w:rFonts w:ascii="Arial" w:hAnsi="Arial" w:cs="Arial"/>
          <w:sz w:val="20"/>
        </w:rPr>
      </w:pPr>
      <w:r w:rsidRPr="004C0DED">
        <w:rPr>
          <w:rFonts w:ascii="Arial" w:hAnsi="Arial" w:cs="Arial"/>
          <w:sz w:val="20"/>
        </w:rPr>
        <w:t xml:space="preserve">For the purposes of </w:t>
      </w:r>
      <w:hyperlink r:id="rId26" w:tooltip="Advertisement" w:history="1">
        <w:r w:rsidRPr="004C0DED">
          <w:rPr>
            <w:rStyle w:val="Hyperlink"/>
            <w:rFonts w:ascii="Arial" w:hAnsi="Arial" w:cs="Arial"/>
            <w:sz w:val="20"/>
          </w:rPr>
          <w:t>Advertisement</w:t>
        </w:r>
      </w:hyperlink>
      <w:r w:rsidRPr="004C0DED">
        <w:rPr>
          <w:rFonts w:ascii="Arial" w:hAnsi="Arial" w:cs="Arial"/>
          <w:sz w:val="20"/>
        </w:rPr>
        <w:t xml:space="preserve"> and </w:t>
      </w:r>
      <w:hyperlink r:id="rId27" w:tooltip="Discovery" w:history="1">
        <w:r w:rsidRPr="004C0DED">
          <w:rPr>
            <w:rStyle w:val="Hyperlink"/>
            <w:rFonts w:ascii="Arial" w:hAnsi="Arial" w:cs="Arial"/>
            <w:sz w:val="20"/>
          </w:rPr>
          <w:t>Discovery</w:t>
        </w:r>
      </w:hyperlink>
      <w:r w:rsidRPr="004C0DED">
        <w:rPr>
          <w:rFonts w:ascii="Arial" w:hAnsi="Arial" w:cs="Arial"/>
          <w:sz w:val="20"/>
        </w:rPr>
        <w:t xml:space="preserve">, caGrid leverages the Globus-provided Index Service. The Index Service implements the standard WS-ServiceGroup specification. When services are added to the service group, they specify what and how metadata should be accessed from them, and the Index Service performs this aggregation. Clients can then query this aggregated information using standard Resource Property operations. More information on these operations can be found </w:t>
      </w:r>
      <w:hyperlink r:id="rId28" w:tooltip="caGrid Metadata in WSRF" w:history="1">
        <w:r w:rsidRPr="004C0DED">
          <w:rPr>
            <w:rStyle w:val="Hyperlink"/>
            <w:rFonts w:ascii="Arial" w:hAnsi="Arial" w:cs="Arial"/>
            <w:sz w:val="20"/>
          </w:rPr>
          <w:t>here</w:t>
        </w:r>
      </w:hyperlink>
      <w:r w:rsidRPr="004C0DED">
        <w:rPr>
          <w:rFonts w:ascii="Arial" w:hAnsi="Arial" w:cs="Arial"/>
          <w:sz w:val="20"/>
        </w:rPr>
        <w:t>.</w:t>
      </w:r>
    </w:p>
    <w:p w:rsidR="004C0DED" w:rsidRPr="004C0DED" w:rsidRDefault="004C0DED" w:rsidP="004C0DED">
      <w:pPr>
        <w:rPr>
          <w:rFonts w:ascii="Arial" w:hAnsi="Arial" w:cs="Arial"/>
          <w:sz w:val="20"/>
        </w:rPr>
      </w:pPr>
    </w:p>
    <w:p w:rsidR="004C0DED" w:rsidRDefault="004C0DED" w:rsidP="004C0DED">
      <w:pPr>
        <w:rPr>
          <w:rFonts w:ascii="Arial" w:hAnsi="Arial" w:cs="Arial"/>
          <w:sz w:val="20"/>
        </w:rPr>
      </w:pPr>
      <w:r w:rsidRPr="004C0DED">
        <w:rPr>
          <w:rFonts w:ascii="Arial" w:hAnsi="Arial" w:cs="Arial"/>
          <w:sz w:val="20"/>
        </w:rPr>
        <w:t xml:space="preserve">caGrid services are expected to maintain soft-state registration to a well-known, Index Service instance, specifying polling of standard caGrid standard metadata. For more information, see the section on caGrid </w:t>
      </w:r>
      <w:hyperlink r:id="rId29" w:tooltip="Advertisement" w:history="1">
        <w:r w:rsidRPr="004C0DED">
          <w:rPr>
            <w:rStyle w:val="Hyperlink"/>
            <w:rFonts w:ascii="Arial" w:hAnsi="Arial" w:cs="Arial"/>
            <w:sz w:val="20"/>
          </w:rPr>
          <w:t>Advertisement</w:t>
        </w:r>
      </w:hyperlink>
      <w:r w:rsidRPr="004C0DED">
        <w:rPr>
          <w:rFonts w:ascii="Arial" w:hAnsi="Arial" w:cs="Arial"/>
          <w:sz w:val="20"/>
        </w:rPr>
        <w:t>.</w:t>
      </w:r>
    </w:p>
    <w:p w:rsidR="009A0F79" w:rsidRPr="009A0F79" w:rsidRDefault="009A0F79" w:rsidP="009A0F79">
      <w:pPr>
        <w:spacing w:before="240" w:after="240" w:line="240" w:lineRule="atLeast"/>
        <w:rPr>
          <w:rFonts w:ascii="Arial" w:hAnsi="Arial" w:cs="Arial"/>
          <w:color w:val="000000"/>
          <w:sz w:val="20"/>
        </w:rPr>
      </w:pPr>
      <w:r w:rsidRPr="009A0F79">
        <w:rPr>
          <w:rFonts w:ascii="Arial" w:hAnsi="Arial" w:cs="Arial"/>
          <w:color w:val="000000"/>
          <w:sz w:val="20"/>
        </w:rPr>
        <w:t xml:space="preserve">The Globus Information Services component, realized as the </w:t>
      </w:r>
      <w:hyperlink r:id="rId30" w:history="1">
        <w:r w:rsidRPr="00B20178">
          <w:rPr>
            <w:rStyle w:val="Hyperlink"/>
            <w:rFonts w:ascii="Arial" w:hAnsi="Arial" w:cs="Arial"/>
            <w:bCs/>
            <w:sz w:val="20"/>
          </w:rPr>
          <w:t>Monitoring and Discovery System (MDS)</w:t>
        </w:r>
      </w:hyperlink>
      <w:r w:rsidRPr="009A0F79">
        <w:rPr>
          <w:rFonts w:ascii="Arial" w:hAnsi="Arial" w:cs="Arial"/>
          <w:color w:val="000000"/>
          <w:sz w:val="20"/>
        </w:rPr>
        <w:t xml:space="preserve"> is a suite of web services to monitor and discover resources and services on Grids. This system allows users to discover what resources are considered part of a Virtual Organization (VO) and to monitor those resources. MDS services provide query and subscription interfaces to arbitrarily detailed resource data and a trigger interface that can be configured to take action when pre-configured trouble conditions are met. MDS is composed of the following three main components:</w:t>
      </w:r>
    </w:p>
    <w:p w:rsidR="009A0F79" w:rsidRPr="009A0F79" w:rsidRDefault="009A0F79" w:rsidP="00EE7F55">
      <w:pPr>
        <w:pStyle w:val="ListParagraph"/>
        <w:numPr>
          <w:ilvl w:val="0"/>
          <w:numId w:val="34"/>
        </w:numPr>
        <w:rPr>
          <w:rFonts w:ascii="Arial" w:hAnsi="Arial" w:cs="Arial"/>
          <w:sz w:val="20"/>
          <w:szCs w:val="20"/>
        </w:rPr>
      </w:pPr>
      <w:r w:rsidRPr="009A0F79">
        <w:rPr>
          <w:rFonts w:ascii="Arial" w:hAnsi="Arial" w:cs="Arial"/>
          <w:sz w:val="20"/>
          <w:szCs w:val="20"/>
        </w:rPr>
        <w:t>WS MDS Index Service – This service contains a registry of grid resources and collects information from them, making it accessible and queryable from one location. Generally, a virtual organization deploys one or more index services, which then collect data on all of the grid resources available within that VO.</w:t>
      </w:r>
    </w:p>
    <w:p w:rsidR="009A0F79" w:rsidRPr="009A0F79" w:rsidRDefault="009A0F79" w:rsidP="00EE7F55">
      <w:pPr>
        <w:pStyle w:val="ListParagraph"/>
        <w:numPr>
          <w:ilvl w:val="0"/>
          <w:numId w:val="34"/>
        </w:numPr>
        <w:rPr>
          <w:rFonts w:ascii="Arial" w:hAnsi="Arial" w:cs="Arial"/>
          <w:sz w:val="20"/>
          <w:szCs w:val="20"/>
        </w:rPr>
      </w:pPr>
      <w:r w:rsidRPr="009A0F79">
        <w:rPr>
          <w:rFonts w:ascii="Arial" w:hAnsi="Arial" w:cs="Arial"/>
          <w:sz w:val="20"/>
          <w:szCs w:val="20"/>
        </w:rPr>
        <w:t>WS MDS Trigger Service – This service collects data from grid resources and passes the data to appropriate programs to perform various actions in response to events. (not currently used by the caGrid metadata infrastructure).</w:t>
      </w:r>
    </w:p>
    <w:p w:rsidR="009A0F79" w:rsidRPr="009A0F79" w:rsidRDefault="009A0F79" w:rsidP="00EE7F55">
      <w:pPr>
        <w:pStyle w:val="ListParagraph"/>
        <w:numPr>
          <w:ilvl w:val="0"/>
          <w:numId w:val="34"/>
        </w:numPr>
        <w:rPr>
          <w:rFonts w:ascii="Arial" w:hAnsi="Arial" w:cs="Arial"/>
          <w:sz w:val="20"/>
          <w:szCs w:val="20"/>
        </w:rPr>
      </w:pPr>
      <w:r w:rsidRPr="009A0F79">
        <w:rPr>
          <w:rFonts w:ascii="Arial" w:hAnsi="Arial" w:cs="Arial"/>
          <w:sz w:val="20"/>
          <w:szCs w:val="20"/>
        </w:rPr>
        <w:t>WS MDS Aggregator – This is the infrastructure on which the previous services are built. It collects, manages, and indexes data from an aggregator source and sends that data to an aggregator sink for processing.</w:t>
      </w:r>
    </w:p>
    <w:p w:rsidR="009A0F79" w:rsidRPr="004C0DED" w:rsidRDefault="009A0F79" w:rsidP="004C0DED">
      <w:pPr>
        <w:rPr>
          <w:rFonts w:ascii="Arial" w:hAnsi="Arial" w:cs="Arial"/>
          <w:sz w:val="20"/>
        </w:rPr>
      </w:pPr>
    </w:p>
    <w:p w:rsidR="004C0DED" w:rsidRPr="004C0DED" w:rsidRDefault="004C0DED" w:rsidP="004C0DED">
      <w:pPr>
        <w:rPr>
          <w:rFonts w:ascii="Arial" w:hAnsi="Arial" w:cs="Arial"/>
          <w:sz w:val="20"/>
        </w:rPr>
      </w:pPr>
      <w:r w:rsidRPr="004C0DED">
        <w:rPr>
          <w:rFonts w:ascii="Arial" w:hAnsi="Arial" w:cs="Arial"/>
          <w:sz w:val="20"/>
        </w:rPr>
        <w:t>For more information on the Index Service, see the Globus documentation (</w:t>
      </w:r>
      <w:hyperlink r:id="rId31" w:history="1">
        <w:r w:rsidR="005B000E" w:rsidRPr="00B854BC">
          <w:rPr>
            <w:rStyle w:val="Hyperlink"/>
            <w:rFonts w:ascii="Arial" w:hAnsi="Arial" w:cs="Arial"/>
            <w:sz w:val="20"/>
          </w:rPr>
          <w:t>http://www.globus.org/toolkit/docs/4.0/info/</w:t>
        </w:r>
      </w:hyperlink>
      <w:r w:rsidR="005B000E">
        <w:rPr>
          <w:rFonts w:ascii="Arial" w:hAnsi="Arial" w:cs="Arial"/>
          <w:sz w:val="20"/>
        </w:rPr>
        <w:t xml:space="preserve">). </w:t>
      </w:r>
    </w:p>
    <w:p w:rsidR="004C0DED" w:rsidRPr="00530E40" w:rsidRDefault="004C0DED" w:rsidP="002C2CD1">
      <w:pPr>
        <w:autoSpaceDE w:val="0"/>
        <w:autoSpaceDN w:val="0"/>
        <w:adjustRightInd w:val="0"/>
        <w:spacing w:line="240" w:lineRule="auto"/>
        <w:rPr>
          <w:rFonts w:ascii="Arial" w:hAnsi="Arial" w:cs="Arial"/>
          <w:sz w:val="20"/>
        </w:rPr>
      </w:pPr>
    </w:p>
    <w:p w:rsidR="00F4216D" w:rsidRPr="00530E40" w:rsidRDefault="00530E40" w:rsidP="002C2CD1">
      <w:pPr>
        <w:autoSpaceDE w:val="0"/>
        <w:autoSpaceDN w:val="0"/>
        <w:adjustRightInd w:val="0"/>
        <w:spacing w:line="240" w:lineRule="auto"/>
        <w:rPr>
          <w:rFonts w:ascii="Arial" w:hAnsi="Arial" w:cs="Arial"/>
          <w:sz w:val="20"/>
        </w:rPr>
      </w:pPr>
      <w:r w:rsidRPr="00530E40">
        <w:rPr>
          <w:rFonts w:ascii="Arial" w:hAnsi="Arial" w:cs="Arial"/>
          <w:sz w:val="20"/>
        </w:rPr>
        <w:t>Plea</w:t>
      </w:r>
      <w:r w:rsidR="008755CC">
        <w:rPr>
          <w:rFonts w:ascii="Arial" w:hAnsi="Arial" w:cs="Arial"/>
          <w:sz w:val="20"/>
        </w:rPr>
        <w:t>se visit following link for more</w:t>
      </w:r>
      <w:r w:rsidRPr="00530E40">
        <w:rPr>
          <w:rFonts w:ascii="Arial" w:hAnsi="Arial" w:cs="Arial"/>
          <w:sz w:val="20"/>
        </w:rPr>
        <w:t xml:space="preserve"> details</w:t>
      </w:r>
      <w:r w:rsidR="008755CC">
        <w:rPr>
          <w:rFonts w:ascii="Arial" w:hAnsi="Arial" w:cs="Arial"/>
          <w:sz w:val="20"/>
        </w:rPr>
        <w:t xml:space="preserve"> on caGrid Advertisement, Discovery and Index services.</w:t>
      </w:r>
    </w:p>
    <w:p w:rsidR="00530E40" w:rsidRPr="00530E40" w:rsidRDefault="00754D31" w:rsidP="002C2CD1">
      <w:pPr>
        <w:autoSpaceDE w:val="0"/>
        <w:autoSpaceDN w:val="0"/>
        <w:adjustRightInd w:val="0"/>
        <w:spacing w:line="240" w:lineRule="auto"/>
        <w:rPr>
          <w:rFonts w:ascii="Arial" w:hAnsi="Arial" w:cs="Arial"/>
          <w:sz w:val="20"/>
        </w:rPr>
      </w:pPr>
      <w:hyperlink r:id="rId32" w:anchor="DesignGuide-MetadataModelsOverview" w:history="1">
        <w:r w:rsidR="00530E40" w:rsidRPr="00530E40">
          <w:rPr>
            <w:rStyle w:val="Hyperlink"/>
            <w:rFonts w:ascii="Arial" w:hAnsi="Arial" w:cs="Arial"/>
            <w:sz w:val="20"/>
          </w:rPr>
          <w:t>http://cagrid.org/display/metadata13/Design+Guide#DesignGuide-MetadataModelsOverview</w:t>
        </w:r>
      </w:hyperlink>
    </w:p>
    <w:p w:rsidR="00530E40" w:rsidRDefault="00530E40" w:rsidP="002C2CD1">
      <w:pPr>
        <w:autoSpaceDE w:val="0"/>
        <w:autoSpaceDN w:val="0"/>
        <w:adjustRightInd w:val="0"/>
        <w:spacing w:line="240" w:lineRule="auto"/>
      </w:pPr>
    </w:p>
    <w:p w:rsidR="003E140D" w:rsidRDefault="008D3ED2">
      <w:pPr>
        <w:pStyle w:val="Heading1"/>
        <w:spacing w:line="240" w:lineRule="auto"/>
        <w:rPr>
          <w:rFonts w:ascii="Times New Roman" w:hAnsi="Times New Roman"/>
        </w:rPr>
      </w:pPr>
      <w:bookmarkStart w:id="32" w:name="_Architecture"/>
      <w:bookmarkStart w:id="33" w:name="_Toc248115637"/>
      <w:bookmarkStart w:id="34" w:name="_Toc439994682"/>
      <w:bookmarkEnd w:id="32"/>
      <w:r>
        <w:rPr>
          <w:rFonts w:ascii="Times New Roman" w:hAnsi="Times New Roman"/>
        </w:rPr>
        <w:lastRenderedPageBreak/>
        <w:t>A</w:t>
      </w:r>
      <w:r w:rsidR="003E140D">
        <w:rPr>
          <w:rFonts w:ascii="Times New Roman" w:hAnsi="Times New Roman"/>
        </w:rPr>
        <w:t>rchitecture</w:t>
      </w:r>
      <w:bookmarkEnd w:id="33"/>
    </w:p>
    <w:p w:rsidR="003E140D" w:rsidRPr="007B3E0B" w:rsidRDefault="003E140D" w:rsidP="003E140D">
      <w:pPr>
        <w:rPr>
          <w:rFonts w:ascii="Arial" w:hAnsi="Arial" w:cs="Arial"/>
          <w:sz w:val="20"/>
        </w:rPr>
      </w:pPr>
      <w:r w:rsidRPr="007B3E0B">
        <w:rPr>
          <w:rFonts w:ascii="Arial" w:hAnsi="Arial" w:cs="Arial"/>
          <w:sz w:val="20"/>
        </w:rPr>
        <w:t xml:space="preserve">Identity management and federation is a critical problem in enabling access to resources across multiple security domains. In such an environment, it is highly unlikely that participating institutions use the same mechanism for managing the identities of their members. A common application of identity federation in the business domain is to enable single sign-on between two interacting companies that employ different internal authentication mechanisms, and vouch for their access to resources without needing to adopt the same security technologies or maintain a shared, centralized system for managing member identities. </w:t>
      </w:r>
      <w:r w:rsidR="00612D65" w:rsidRPr="00612D65">
        <w:rPr>
          <w:rFonts w:ascii="Arial" w:hAnsi="Arial" w:cs="Arial"/>
          <w:sz w:val="20"/>
        </w:rPr>
        <w:t>ca</w:t>
      </w:r>
      <w:r w:rsidRPr="00612D65">
        <w:rPr>
          <w:rFonts w:ascii="Arial" w:hAnsi="Arial" w:cs="Arial"/>
          <w:sz w:val="20"/>
        </w:rPr>
        <w:t>Grid</w:t>
      </w:r>
      <w:r w:rsidRPr="007B3E0B">
        <w:rPr>
          <w:rFonts w:ascii="Arial" w:hAnsi="Arial" w:cs="Arial"/>
          <w:sz w:val="20"/>
        </w:rPr>
        <w:t xml:space="preserve"> introduces additional challenges since it aims to facilitate the sharing of resources in a collaborative environment that spans multiple institutional boundaries. As a consequence, a Grid environment has to facilitate access by its users to resources at disparate institutions, while enforcing authentication and authorization policies set forth by the different institutions.</w:t>
      </w:r>
    </w:p>
    <w:p w:rsidR="003E140D" w:rsidRDefault="003E140D" w:rsidP="003E140D">
      <w:pPr>
        <w:autoSpaceDE w:val="0"/>
        <w:autoSpaceDN w:val="0"/>
        <w:adjustRightInd w:val="0"/>
        <w:spacing w:line="240" w:lineRule="auto"/>
        <w:rPr>
          <w:rFonts w:ascii="ArialMT" w:hAnsi="ArialMT" w:cs="ArialMT"/>
          <w:sz w:val="20"/>
        </w:rPr>
      </w:pPr>
    </w:p>
    <w:p w:rsidR="003E140D" w:rsidRDefault="00013691" w:rsidP="003E140D">
      <w:pPr>
        <w:autoSpaceDE w:val="0"/>
        <w:autoSpaceDN w:val="0"/>
        <w:adjustRightInd w:val="0"/>
        <w:spacing w:line="240" w:lineRule="auto"/>
        <w:rPr>
          <w:rFonts w:ascii="ArialMT" w:hAnsi="ArialMT" w:cs="ArialMT"/>
          <w:sz w:val="20"/>
        </w:rPr>
      </w:pPr>
      <w:r>
        <w:rPr>
          <w:rFonts w:ascii="ArialMT" w:hAnsi="ArialMT" w:cs="ArialMT"/>
          <w:sz w:val="20"/>
        </w:rPr>
        <w:t>I</w:t>
      </w:r>
      <w:r w:rsidR="003E140D">
        <w:rPr>
          <w:rFonts w:ascii="ArialMT" w:hAnsi="ArialMT" w:cs="ArialMT"/>
          <w:sz w:val="20"/>
        </w:rPr>
        <w:t xml:space="preserve">dentity federation provides a means for these organization services to agree on and establish common standards to refer to the user in order to share information across the organizational boundaries. The user is said to have a </w:t>
      </w:r>
      <w:r w:rsidR="003E140D" w:rsidRPr="00C57FE7">
        <w:rPr>
          <w:rFonts w:ascii="Arial-BoldItalicMT" w:hAnsi="Arial-BoldItalicMT" w:cs="Arial-BoldItalicMT"/>
          <w:bCs/>
          <w:i/>
          <w:iCs/>
          <w:sz w:val="20"/>
        </w:rPr>
        <w:t>federated identity</w:t>
      </w:r>
      <w:r w:rsidR="003E140D">
        <w:rPr>
          <w:rFonts w:ascii="Arial-BoldItalicMT" w:hAnsi="Arial-BoldItalicMT" w:cs="Arial-BoldItalicMT"/>
          <w:b/>
          <w:bCs/>
          <w:i/>
          <w:iCs/>
          <w:sz w:val="20"/>
        </w:rPr>
        <w:t xml:space="preserve"> </w:t>
      </w:r>
      <w:r w:rsidR="003E140D">
        <w:rPr>
          <w:rFonts w:ascii="ArialMT" w:hAnsi="ArialMT" w:cs="ArialMT"/>
          <w:sz w:val="20"/>
        </w:rPr>
        <w:t>when organizations have established such an agreement on how to refer to the user. Identity Federation refers to the establishment of business agreements, cryptographic trust, and user identifiers or attributes across security and policy domains to enable more seamless cross-domain business interactions. Just as web services promise to enable integration between business partners through loose coupling at the application and messaging layer, federation does so at the identity management layer – insulating each domain from the details of the others authentication and authorization infrastructure.</w:t>
      </w:r>
    </w:p>
    <w:p w:rsidR="003E140D" w:rsidRDefault="003E140D" w:rsidP="003E140D"/>
    <w:p w:rsidR="003E140D" w:rsidRDefault="003E140D" w:rsidP="003E140D">
      <w:pPr>
        <w:autoSpaceDE w:val="0"/>
        <w:autoSpaceDN w:val="0"/>
        <w:adjustRightInd w:val="0"/>
        <w:spacing w:line="240" w:lineRule="auto"/>
        <w:rPr>
          <w:rFonts w:ascii="ArialMT" w:hAnsi="ArialMT" w:cs="ArialMT"/>
          <w:sz w:val="20"/>
        </w:rPr>
      </w:pPr>
      <w:r>
        <w:rPr>
          <w:rFonts w:ascii="ArialMT" w:hAnsi="ArialMT" w:cs="ArialMT"/>
          <w:sz w:val="20"/>
        </w:rPr>
        <w:t xml:space="preserve"> "Think locally, act globally," nicely describes the federated model of identity management. In order to access protected resources at a service provider, users authenticate to their identity provider ("thinking locally" because they do not need to authenticate to a remote service provider, just an identity provider with which they have a closer trust relationship). Based on this authentication, they are then able to access resources at one or many service providers ("acting globally").</w:t>
      </w:r>
    </w:p>
    <w:p w:rsidR="003E140D" w:rsidRDefault="003E140D">
      <w:pPr>
        <w:pStyle w:val="Heading2"/>
        <w:rPr>
          <w:rFonts w:ascii="Times New Roman" w:hAnsi="Times New Roman"/>
        </w:rPr>
      </w:pPr>
      <w:bookmarkStart w:id="35" w:name="_Toc248115638"/>
      <w:r>
        <w:rPr>
          <w:rFonts w:ascii="Times New Roman" w:hAnsi="Times New Roman"/>
        </w:rPr>
        <w:t>Overview</w:t>
      </w:r>
      <w:bookmarkEnd w:id="35"/>
    </w:p>
    <w:p w:rsidR="00013691" w:rsidRDefault="003E140D" w:rsidP="003E140D">
      <w:pPr>
        <w:rPr>
          <w:rFonts w:ascii="Arial" w:hAnsi="Arial" w:cs="Arial"/>
          <w:color w:val="000000"/>
          <w:sz w:val="20"/>
        </w:rPr>
      </w:pPr>
      <w:r w:rsidRPr="0040433F">
        <w:rPr>
          <w:rFonts w:ascii="Arial" w:hAnsi="Arial" w:cs="Arial"/>
          <w:color w:val="000000"/>
          <w:sz w:val="20"/>
        </w:rPr>
        <w:t>Organizations invest a significant amount of resources into their existing identity management systems and already have processes in place for vetting user identities. In such settings, it would be more efficient to leverage existing identity management systems to provision Grid user accounts</w:t>
      </w:r>
      <w:r w:rsidR="00013691">
        <w:rPr>
          <w:rFonts w:ascii="Arial" w:hAnsi="Arial" w:cs="Arial"/>
          <w:color w:val="000000"/>
          <w:sz w:val="20"/>
        </w:rPr>
        <w:t xml:space="preserve"> to access caGrid services</w:t>
      </w:r>
      <w:r w:rsidRPr="0040433F">
        <w:rPr>
          <w:rFonts w:ascii="Arial" w:hAnsi="Arial" w:cs="Arial"/>
          <w:color w:val="000000"/>
          <w:sz w:val="20"/>
        </w:rPr>
        <w:t xml:space="preserve">. </w:t>
      </w:r>
      <w:r w:rsidR="00013691">
        <w:rPr>
          <w:rFonts w:ascii="Arial" w:hAnsi="Arial" w:cs="Arial"/>
          <w:color w:val="000000"/>
          <w:sz w:val="20"/>
        </w:rPr>
        <w:t>T</w:t>
      </w:r>
      <w:r w:rsidRPr="0040433F">
        <w:rPr>
          <w:rFonts w:ascii="Arial" w:hAnsi="Arial" w:cs="Arial"/>
          <w:color w:val="000000"/>
          <w:sz w:val="20"/>
        </w:rPr>
        <w:t>his scenario requires a mechanism to allow users to obtain Grid credentials using their existing organization-provided credentials. The mechanism should also remove the complications of using and managing Grid credentials.</w:t>
      </w:r>
    </w:p>
    <w:p w:rsidR="00CC68A1" w:rsidRPr="00A30D67" w:rsidRDefault="003E140D" w:rsidP="00CC68A1">
      <w:pPr>
        <w:rPr>
          <w:rFonts w:ascii="Arial" w:hAnsi="Arial" w:cs="Arial"/>
          <w:sz w:val="20"/>
        </w:rPr>
      </w:pPr>
      <w:r w:rsidRPr="0040433F">
        <w:rPr>
          <w:rFonts w:ascii="Arial" w:hAnsi="Arial" w:cs="Arial"/>
          <w:color w:val="000000"/>
          <w:sz w:val="20"/>
        </w:rPr>
        <w:br/>
        <w:t>Dorian is a Grid user management service that 1) hides the complexities of creating and managing Grid credentials from users and 2) provides a mechanism for users to authenticate using their institution's authentication mechanism. Dorian implements a complete</w:t>
      </w:r>
      <w:r>
        <w:rPr>
          <w:rFonts w:ascii="Arial" w:hAnsi="Arial" w:cs="Arial"/>
          <w:color w:val="000000"/>
          <w:sz w:val="20"/>
        </w:rPr>
        <w:t>,</w:t>
      </w:r>
      <w:r w:rsidRPr="0040433F">
        <w:rPr>
          <w:rFonts w:ascii="Arial" w:hAnsi="Arial" w:cs="Arial"/>
          <w:color w:val="000000"/>
          <w:sz w:val="20"/>
        </w:rPr>
        <w:t xml:space="preserve"> </w:t>
      </w:r>
      <w:r w:rsidR="00B1599B">
        <w:rPr>
          <w:rFonts w:ascii="Arial" w:hAnsi="Arial" w:cs="Arial"/>
          <w:color w:val="000000"/>
          <w:sz w:val="20"/>
        </w:rPr>
        <w:t>SOA</w:t>
      </w:r>
      <w:r w:rsidRPr="0040433F">
        <w:rPr>
          <w:rFonts w:ascii="Arial" w:hAnsi="Arial" w:cs="Arial"/>
          <w:color w:val="000000"/>
          <w:sz w:val="20"/>
        </w:rPr>
        <w:t xml:space="preserve"> solution</w:t>
      </w:r>
      <w:r>
        <w:rPr>
          <w:rFonts w:ascii="Arial" w:hAnsi="Arial" w:cs="Arial"/>
          <w:color w:val="000000"/>
          <w:sz w:val="20"/>
        </w:rPr>
        <w:t xml:space="preserve"> </w:t>
      </w:r>
      <w:r w:rsidRPr="0040433F">
        <w:rPr>
          <w:rFonts w:ascii="Arial" w:hAnsi="Arial" w:cs="Arial"/>
          <w:color w:val="000000"/>
          <w:sz w:val="20"/>
        </w:rPr>
        <w:t>for managing and federating user identities in a Grid environment based on p</w:t>
      </w:r>
      <w:r w:rsidR="00CC68A1">
        <w:rPr>
          <w:rFonts w:ascii="Arial" w:hAnsi="Arial" w:cs="Arial"/>
          <w:color w:val="000000"/>
          <w:sz w:val="20"/>
        </w:rPr>
        <w:t>ublic key certificates and SAML</w:t>
      </w:r>
      <w:r w:rsidRPr="0040433F">
        <w:rPr>
          <w:rFonts w:ascii="Arial" w:hAnsi="Arial" w:cs="Arial"/>
          <w:color w:val="000000"/>
          <w:sz w:val="20"/>
        </w:rPr>
        <w:t xml:space="preserve">. Dorian uses SAML authentication assertions as the enabling mechanism for federating users from local institutions </w:t>
      </w:r>
      <w:r w:rsidRPr="00161D81">
        <w:rPr>
          <w:rFonts w:ascii="Arial" w:hAnsi="Arial" w:cs="Arial"/>
          <w:color w:val="000000"/>
          <w:sz w:val="20"/>
        </w:rPr>
        <w:t xml:space="preserve">to the </w:t>
      </w:r>
      <w:r w:rsidR="00161D81" w:rsidRPr="00161D81">
        <w:rPr>
          <w:rFonts w:ascii="Arial" w:hAnsi="Arial" w:cs="Arial"/>
          <w:color w:val="000000"/>
          <w:sz w:val="20"/>
        </w:rPr>
        <w:t>ca</w:t>
      </w:r>
      <w:r w:rsidRPr="00161D81">
        <w:rPr>
          <w:rFonts w:ascii="Arial" w:hAnsi="Arial" w:cs="Arial"/>
          <w:color w:val="000000"/>
          <w:sz w:val="20"/>
        </w:rPr>
        <w:t>Grid</w:t>
      </w:r>
      <w:r w:rsidRPr="00161D81">
        <w:rPr>
          <w:rFonts w:ascii="Arial" w:hAnsi="Arial" w:cs="Arial"/>
          <w:sz w:val="20"/>
        </w:rPr>
        <w:t>.</w:t>
      </w:r>
      <w:r w:rsidR="00CC68A1">
        <w:rPr>
          <w:rFonts w:ascii="Arial" w:hAnsi="Arial" w:cs="Arial"/>
          <w:sz w:val="20"/>
        </w:rPr>
        <w:t xml:space="preserve"> </w:t>
      </w:r>
      <w:r w:rsidR="00CC68A1" w:rsidRPr="00A30D67">
        <w:rPr>
          <w:rFonts w:ascii="Arial" w:hAnsi="Arial" w:cs="Arial"/>
          <w:sz w:val="20"/>
        </w:rPr>
        <w:t xml:space="preserve">The </w:t>
      </w:r>
      <w:r w:rsidR="00CC68A1" w:rsidRPr="00A30D67">
        <w:rPr>
          <w:rFonts w:ascii="Arial" w:hAnsi="Arial" w:cs="Arial"/>
          <w:bCs/>
          <w:sz w:val="20"/>
        </w:rPr>
        <w:t>Security Assertion Markup Language</w:t>
      </w:r>
      <w:r w:rsidR="00CC68A1" w:rsidRPr="00A30D67">
        <w:rPr>
          <w:rFonts w:ascii="Arial" w:hAnsi="Arial" w:cs="Arial"/>
          <w:sz w:val="20"/>
        </w:rPr>
        <w:t xml:space="preserve"> (</w:t>
      </w:r>
      <w:r w:rsidR="00CC68A1" w:rsidRPr="00A30D67">
        <w:rPr>
          <w:rFonts w:ascii="Arial" w:hAnsi="Arial" w:cs="Arial"/>
          <w:bCs/>
          <w:sz w:val="20"/>
        </w:rPr>
        <w:t>SAML</w:t>
      </w:r>
      <w:r w:rsidR="00CC68A1" w:rsidRPr="00A30D67">
        <w:rPr>
          <w:rFonts w:ascii="Arial" w:hAnsi="Arial" w:cs="Arial"/>
          <w:sz w:val="20"/>
        </w:rPr>
        <w:t xml:space="preserve">) has been developed as a standard for exchanging authentication and authorization statements between security domains. </w:t>
      </w:r>
      <w:r w:rsidR="00CC68A1" w:rsidRPr="00A30D67" w:rsidDel="00473767">
        <w:rPr>
          <w:rFonts w:ascii="Arial" w:hAnsi="Arial" w:cs="Arial"/>
          <w:sz w:val="20"/>
        </w:rPr>
        <w:t>N</w:t>
      </w:r>
      <w:r w:rsidR="00CC68A1" w:rsidRPr="00A30D67">
        <w:rPr>
          <w:rFonts w:ascii="Arial" w:hAnsi="Arial" w:cs="Arial"/>
          <w:sz w:val="20"/>
        </w:rPr>
        <w:t xml:space="preserve">ote that </w:t>
      </w:r>
      <w:r w:rsidR="00B1599B">
        <w:rPr>
          <w:rFonts w:ascii="Arial" w:hAnsi="Arial" w:cs="Arial"/>
          <w:sz w:val="20"/>
        </w:rPr>
        <w:t>X.509</w:t>
      </w:r>
      <w:r w:rsidR="00B1599B" w:rsidRPr="00A30D67">
        <w:rPr>
          <w:rFonts w:ascii="Arial" w:hAnsi="Arial" w:cs="Arial"/>
          <w:sz w:val="20"/>
        </w:rPr>
        <w:t xml:space="preserve"> </w:t>
      </w:r>
      <w:r w:rsidR="00CC68A1" w:rsidRPr="00A30D67">
        <w:rPr>
          <w:rFonts w:ascii="Arial" w:hAnsi="Arial" w:cs="Arial"/>
          <w:sz w:val="20"/>
        </w:rPr>
        <w:t xml:space="preserve">certificates and SAML assertions serve different purposes. SAML is mainly used between institutions for securely exchanging authentication information coming from trusted identity providers. The primary use of the certificates is to uniquely </w:t>
      </w:r>
      <w:r w:rsidR="00EF7C35" w:rsidRPr="00A30D67">
        <w:rPr>
          <w:rFonts w:ascii="Arial" w:hAnsi="Arial" w:cs="Arial"/>
          <w:sz w:val="20"/>
        </w:rPr>
        <w:t>identify users</w:t>
      </w:r>
      <w:r w:rsidR="00B1599B">
        <w:rPr>
          <w:rFonts w:ascii="Arial" w:hAnsi="Arial" w:cs="Arial"/>
          <w:sz w:val="20"/>
        </w:rPr>
        <w:t xml:space="preserve"> and services</w:t>
      </w:r>
      <w:r w:rsidR="00CC68A1" w:rsidRPr="00A30D67">
        <w:rPr>
          <w:rFonts w:ascii="Arial" w:hAnsi="Arial" w:cs="Arial"/>
          <w:sz w:val="20"/>
        </w:rPr>
        <w:t>,</w:t>
      </w:r>
      <w:r w:rsidR="00B1599B">
        <w:rPr>
          <w:rFonts w:ascii="Arial" w:hAnsi="Arial" w:cs="Arial"/>
          <w:sz w:val="20"/>
        </w:rPr>
        <w:t xml:space="preserve"> to</w:t>
      </w:r>
      <w:r w:rsidR="00CC68A1" w:rsidRPr="00A30D67">
        <w:rPr>
          <w:rFonts w:ascii="Arial" w:hAnsi="Arial" w:cs="Arial"/>
          <w:sz w:val="20"/>
        </w:rPr>
        <w:t xml:space="preserve"> facilitate authentication and authorization across multiple resource providers, and to enable secure delegation of credentials such that a service or a client program can access resources on behalf of the user.</w:t>
      </w:r>
    </w:p>
    <w:p w:rsidR="003E140D" w:rsidRPr="0040433F" w:rsidRDefault="003E140D" w:rsidP="003E140D">
      <w:pPr>
        <w:rPr>
          <w:rFonts w:ascii="Arial" w:hAnsi="Arial" w:cs="Arial"/>
          <w:sz w:val="20"/>
        </w:rPr>
      </w:pPr>
    </w:p>
    <w:p w:rsidR="003E140D" w:rsidRDefault="003E140D" w:rsidP="003E140D">
      <w:pPr>
        <w:rPr>
          <w:rFonts w:ascii="Arial" w:hAnsi="Arial" w:cs="Arial"/>
          <w:color w:val="000000"/>
          <w:sz w:val="20"/>
        </w:rPr>
      </w:pPr>
      <w:r w:rsidRPr="0040433F">
        <w:rPr>
          <w:rFonts w:ascii="Arial" w:hAnsi="Arial" w:cs="Arial"/>
          <w:color w:val="000000"/>
          <w:sz w:val="20"/>
        </w:rPr>
        <w:t xml:space="preserve">The </w:t>
      </w:r>
      <w:r w:rsidR="00E111D9">
        <w:rPr>
          <w:rFonts w:ascii="Arial" w:hAnsi="Arial" w:cs="Arial"/>
          <w:color w:val="000000"/>
          <w:sz w:val="20"/>
        </w:rPr>
        <w:t>GAARDS framework</w:t>
      </w:r>
      <w:r w:rsidRPr="0040433F">
        <w:rPr>
          <w:rFonts w:ascii="Arial" w:hAnsi="Arial" w:cs="Arial"/>
          <w:color w:val="000000"/>
          <w:sz w:val="20"/>
        </w:rPr>
        <w:t xml:space="preserve"> supports security via Grid Security Infrastructure (GSI). GSI supports Grid identities in the form of X.</w:t>
      </w:r>
      <w:r>
        <w:rPr>
          <w:rFonts w:ascii="Arial" w:hAnsi="Arial" w:cs="Arial"/>
          <w:color w:val="000000"/>
          <w:sz w:val="20"/>
        </w:rPr>
        <w:t>509</w:t>
      </w:r>
      <w:r w:rsidRPr="0040433F">
        <w:rPr>
          <w:rFonts w:ascii="Arial" w:hAnsi="Arial" w:cs="Arial"/>
          <w:color w:val="000000"/>
          <w:sz w:val="20"/>
        </w:rPr>
        <w:t xml:space="preserve"> certificates. When a user presents the certificate to a Grid service, the Grid service can use the public key embedded in the certificate to authenticate the user. The user keeps their private key </w:t>
      </w:r>
      <w:r w:rsidRPr="0040433F">
        <w:rPr>
          <w:rFonts w:ascii="Arial" w:hAnsi="Arial" w:cs="Arial"/>
          <w:color w:val="000000"/>
          <w:sz w:val="20"/>
        </w:rPr>
        <w:lastRenderedPageBreak/>
        <w:t>secret, and uses their key to decode/encode messages during communication.</w:t>
      </w:r>
      <w:r>
        <w:rPr>
          <w:rFonts w:ascii="Arial" w:hAnsi="Arial" w:cs="Arial"/>
          <w:color w:val="000000"/>
          <w:sz w:val="20"/>
        </w:rPr>
        <w:t xml:space="preserve"> </w:t>
      </w:r>
      <w:r w:rsidRPr="0040433F">
        <w:rPr>
          <w:rFonts w:ascii="Arial" w:hAnsi="Arial" w:cs="Arial"/>
          <w:color w:val="000000"/>
          <w:sz w:val="20"/>
        </w:rPr>
        <w:t xml:space="preserve">X.509 certificates are used by both individuals (Grid users) and Grid services to identify themselves. </w:t>
      </w:r>
    </w:p>
    <w:p w:rsidR="003E140D" w:rsidRPr="0040433F" w:rsidRDefault="003E140D" w:rsidP="003E140D">
      <w:pPr>
        <w:rPr>
          <w:rFonts w:ascii="Arial" w:hAnsi="Arial" w:cs="Arial"/>
          <w:sz w:val="20"/>
        </w:rPr>
      </w:pPr>
    </w:p>
    <w:p w:rsidR="003E140D" w:rsidRPr="00A35066" w:rsidRDefault="003E140D" w:rsidP="003E140D">
      <w:pPr>
        <w:rPr>
          <w:rFonts w:ascii="Arial" w:hAnsi="Arial" w:cs="Arial"/>
          <w:sz w:val="20"/>
        </w:rPr>
      </w:pPr>
      <w:r w:rsidRPr="00A35066">
        <w:rPr>
          <w:rFonts w:ascii="Arial" w:hAnsi="Arial" w:cs="Arial"/>
          <w:sz w:val="20"/>
        </w:rPr>
        <w:t>Following diagram shows GAARDS security infrastructure.</w:t>
      </w:r>
    </w:p>
    <w:p w:rsidR="003E140D" w:rsidRDefault="005157FD" w:rsidP="003E140D">
      <w:r>
        <w:rPr>
          <w:noProof/>
        </w:rPr>
        <w:drawing>
          <wp:anchor distT="0" distB="0" distL="114300" distR="114300" simplePos="0" relativeHeight="251629056" behindDoc="0" locked="0" layoutInCell="1" allowOverlap="0">
            <wp:simplePos x="0" y="0"/>
            <wp:positionH relativeFrom="column">
              <wp:posOffset>853440</wp:posOffset>
            </wp:positionH>
            <wp:positionV relativeFrom="paragraph">
              <wp:posOffset>76200</wp:posOffset>
            </wp:positionV>
            <wp:extent cx="4095750" cy="3524250"/>
            <wp:effectExtent l="1905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095750" cy="3524250"/>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6608C1" w:rsidRDefault="003E140D" w:rsidP="003E140D">
      <w:pPr>
        <w:pStyle w:val="Caption"/>
        <w:ind w:left="2160" w:firstLine="720"/>
        <w:rPr>
          <w:rStyle w:val="SubtleEmphasis1"/>
          <w:i w:val="0"/>
          <w:color w:val="000000"/>
        </w:rPr>
      </w:pPr>
      <w:bookmarkStart w:id="36" w:name="_Toc247950404"/>
      <w:r w:rsidRPr="006608C1">
        <w:rPr>
          <w:i/>
          <w:color w:val="000000"/>
        </w:rPr>
        <w:t xml:space="preserve">Figure </w:t>
      </w:r>
      <w:r w:rsidR="00754D31" w:rsidRPr="006608C1">
        <w:rPr>
          <w:i/>
          <w:color w:val="000000"/>
        </w:rPr>
        <w:fldChar w:fldCharType="begin"/>
      </w:r>
      <w:r w:rsidRPr="006608C1">
        <w:rPr>
          <w:i/>
          <w:color w:val="000000"/>
        </w:rPr>
        <w:instrText xml:space="preserve"> SEQ Figure \* ARABIC </w:instrText>
      </w:r>
      <w:r w:rsidR="00754D31" w:rsidRPr="006608C1">
        <w:rPr>
          <w:i/>
          <w:color w:val="000000"/>
        </w:rPr>
        <w:fldChar w:fldCharType="separate"/>
      </w:r>
      <w:r w:rsidR="000934A8">
        <w:rPr>
          <w:i/>
          <w:noProof/>
          <w:color w:val="000000"/>
        </w:rPr>
        <w:t>6</w:t>
      </w:r>
      <w:r w:rsidR="00754D31" w:rsidRPr="006608C1">
        <w:rPr>
          <w:i/>
          <w:color w:val="000000"/>
        </w:rPr>
        <w:fldChar w:fldCharType="end"/>
      </w:r>
      <w:r w:rsidRPr="006608C1">
        <w:rPr>
          <w:i/>
          <w:color w:val="000000"/>
        </w:rPr>
        <w:t xml:space="preserve"> GAARDS Security Infrastructure</w:t>
      </w:r>
      <w:bookmarkEnd w:id="36"/>
    </w:p>
    <w:p w:rsidR="003E140D" w:rsidRPr="00036AF0" w:rsidRDefault="003E140D" w:rsidP="003E140D">
      <w:pPr>
        <w:autoSpaceDE w:val="0"/>
        <w:autoSpaceDN w:val="0"/>
        <w:adjustRightInd w:val="0"/>
        <w:spacing w:line="240" w:lineRule="auto"/>
        <w:rPr>
          <w:rFonts w:ascii="Arial" w:hAnsi="Arial" w:cs="Arial"/>
          <w:sz w:val="20"/>
        </w:rPr>
      </w:pPr>
      <w:r w:rsidRPr="00036AF0">
        <w:rPr>
          <w:rFonts w:ascii="Arial" w:hAnsi="Arial" w:cs="Arial"/>
          <w:sz w:val="20"/>
        </w:rPr>
        <w:t xml:space="preserve">In order for users/applications to communicate with secure services, they first need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 xml:space="preserve">credentials. Obtaining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credentials requires having a User Account. Dorian provides two methods to register for a</w:t>
      </w:r>
      <w:r w:rsidR="002C04A2">
        <w:rPr>
          <w:rFonts w:ascii="Arial" w:hAnsi="Arial" w:cs="Arial"/>
          <w:sz w:val="20"/>
        </w:rPr>
        <w:t xml:space="preserve"> </w:t>
      </w:r>
      <w:r w:rsidRPr="00036AF0">
        <w:rPr>
          <w:rFonts w:ascii="Arial" w:hAnsi="Arial" w:cs="Arial"/>
          <w:sz w:val="20"/>
        </w:rPr>
        <w:t xml:space="preserve">user account: 1) the user can register directly with Dorian, or 2) she can register indirectly via his/her existing user account obtained from a credential provider in another security domain. In order to obtain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 xml:space="preserve">credentials via an existing user account, the credential provider must be registered in Dorian as a Trusted Identity Provider. While some users unaffiliated with an existing credential provider will register directly with Dorian, it is anticipated that most users will use their existing local credentials to obtain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 xml:space="preserve">credentials. The advantages of this approach are: 1) users can use their existing credentials to access the Grid and 2) Administrators only need to manage a single account for a given user. In order to provision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credentials, Dorian requires proof that local authentication succeeded, in the form of a SAML assertion. The GAARDS Authentication service provides a framework for existing credential providers to issue SAML assertions to Dorian. The authentication service also provides a uniform authentication interface upon which applications can be built. The user/application first authenticates with their local credential provider via the authentication service and obtains a SAML assertion as proof of successful authentication. They then use the</w:t>
      </w:r>
      <w:r w:rsidR="002C04A2">
        <w:rPr>
          <w:rFonts w:ascii="Arial" w:hAnsi="Arial" w:cs="Arial"/>
          <w:sz w:val="20"/>
        </w:rPr>
        <w:t xml:space="preserve"> </w:t>
      </w:r>
      <w:r w:rsidRPr="00036AF0">
        <w:rPr>
          <w:rFonts w:ascii="Arial" w:hAnsi="Arial" w:cs="Arial"/>
          <w:sz w:val="20"/>
        </w:rPr>
        <w:t xml:space="preserve">SAML assertion to obtain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credentials from Dorian. Assuming the local credential provider is registered with Dorian as a trusted identity provider and that the user’s account is in good standing</w:t>
      </w:r>
      <w:r w:rsidR="00094BC4">
        <w:rPr>
          <w:rFonts w:ascii="Arial" w:hAnsi="Arial" w:cs="Arial"/>
          <w:sz w:val="20"/>
        </w:rPr>
        <w:t xml:space="preserve"> with Dorian</w:t>
      </w:r>
      <w:r w:rsidRPr="00036AF0">
        <w:rPr>
          <w:rFonts w:ascii="Arial" w:hAnsi="Arial" w:cs="Arial"/>
          <w:sz w:val="20"/>
        </w:rPr>
        <w:t xml:space="preserve">, </w:t>
      </w:r>
      <w:r w:rsidR="00094BC4">
        <w:rPr>
          <w:rFonts w:ascii="Arial" w:hAnsi="Arial" w:cs="Arial"/>
          <w:sz w:val="20"/>
        </w:rPr>
        <w:t>it</w:t>
      </w:r>
      <w:r w:rsidRPr="00036AF0">
        <w:rPr>
          <w:rFonts w:ascii="Arial" w:hAnsi="Arial" w:cs="Arial"/>
          <w:sz w:val="20"/>
        </w:rPr>
        <w:t xml:space="preserve"> will issue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 xml:space="preserve">credentials to the user. It should be noted that the use of the Authentication Service is not required; an alternative mechanism for obtaining the SAML assertion required by Dorian can be used. If a user is registered directly with Dorian, the user may contact Dorian directly to obtain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credentials.</w:t>
      </w:r>
    </w:p>
    <w:p w:rsidR="003E140D" w:rsidRPr="00036AF0" w:rsidRDefault="003E140D" w:rsidP="003E140D">
      <w:pPr>
        <w:autoSpaceDE w:val="0"/>
        <w:autoSpaceDN w:val="0"/>
        <w:adjustRightInd w:val="0"/>
        <w:spacing w:line="240" w:lineRule="auto"/>
        <w:rPr>
          <w:rFonts w:ascii="Arial" w:hAnsi="Arial" w:cs="Arial"/>
          <w:sz w:val="20"/>
        </w:rPr>
      </w:pPr>
    </w:p>
    <w:p w:rsidR="003E140D" w:rsidRPr="00036AF0" w:rsidRDefault="003E140D" w:rsidP="003E140D">
      <w:pPr>
        <w:autoSpaceDE w:val="0"/>
        <w:autoSpaceDN w:val="0"/>
        <w:adjustRightInd w:val="0"/>
        <w:spacing w:line="240" w:lineRule="auto"/>
        <w:rPr>
          <w:rFonts w:ascii="Arial" w:hAnsi="Arial" w:cs="Arial"/>
          <w:sz w:val="20"/>
        </w:rPr>
      </w:pPr>
      <w:r w:rsidRPr="00036AF0">
        <w:rPr>
          <w:rFonts w:ascii="Arial" w:hAnsi="Arial" w:cs="Arial"/>
          <w:sz w:val="20"/>
        </w:rPr>
        <w:t xml:space="preserve">After a user has obtained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 xml:space="preserve">credentials from Dorian, he/she may invoke a secure service. The user presents her credentials to the secure service. The service then </w:t>
      </w:r>
      <w:r w:rsidR="007643E1">
        <w:rPr>
          <w:rFonts w:ascii="Arial" w:hAnsi="Arial" w:cs="Arial"/>
          <w:sz w:val="20"/>
        </w:rPr>
        <w:t>validates</w:t>
      </w:r>
      <w:r w:rsidRPr="00036AF0">
        <w:rPr>
          <w:rFonts w:ascii="Arial" w:hAnsi="Arial" w:cs="Arial"/>
          <w:sz w:val="20"/>
        </w:rPr>
        <w:t xml:space="preserve"> user </w:t>
      </w:r>
      <w:r w:rsidR="007643E1">
        <w:rPr>
          <w:rFonts w:ascii="Arial" w:hAnsi="Arial" w:cs="Arial"/>
          <w:sz w:val="20"/>
        </w:rPr>
        <w:t>presented</w:t>
      </w:r>
      <w:r w:rsidRPr="00036AF0">
        <w:rPr>
          <w:rFonts w:ascii="Arial" w:hAnsi="Arial" w:cs="Arial"/>
          <w:sz w:val="20"/>
        </w:rPr>
        <w:t xml:space="preserve"> credentials. Part of the verification process is checking that the supplied Grid credentials were issued by a trusted Grid credential provider (i.e., Dorian or other certificate authorities). The Grid Trust Service (GTS) maintains a </w:t>
      </w:r>
      <w:r w:rsidRPr="00036AF0">
        <w:rPr>
          <w:rFonts w:ascii="Arial" w:hAnsi="Arial" w:cs="Arial"/>
          <w:sz w:val="20"/>
        </w:rPr>
        <w:lastRenderedPageBreak/>
        <w:t xml:space="preserve">federated trust fabric of all the trusted digital signers in the Grid. Credential providers such as Dorian and other certificate authorities are registered as trusted digital signers and regularly publish new </w:t>
      </w:r>
      <w:r w:rsidR="005050F5">
        <w:rPr>
          <w:rFonts w:ascii="Arial" w:hAnsi="Arial" w:cs="Arial"/>
          <w:sz w:val="20"/>
        </w:rPr>
        <w:t>information (CRL, list of trusted authorities, etc)</w:t>
      </w:r>
      <w:r w:rsidRPr="00036AF0">
        <w:rPr>
          <w:rFonts w:ascii="Arial" w:hAnsi="Arial" w:cs="Arial"/>
          <w:sz w:val="20"/>
        </w:rPr>
        <w:t xml:space="preserve"> to the GTS. </w:t>
      </w:r>
      <w:r w:rsidR="004D2073">
        <w:rPr>
          <w:rFonts w:ascii="Arial" w:hAnsi="Arial" w:cs="Arial"/>
          <w:sz w:val="20"/>
        </w:rPr>
        <w:t>A service validates</w:t>
      </w:r>
      <w:r w:rsidRPr="00036AF0">
        <w:rPr>
          <w:rFonts w:ascii="Arial" w:hAnsi="Arial" w:cs="Arial"/>
          <w:sz w:val="20"/>
        </w:rPr>
        <w:t xml:space="preserve"> </w:t>
      </w:r>
      <w:r w:rsidR="00B1599B">
        <w:rPr>
          <w:rFonts w:ascii="Arial" w:hAnsi="Arial" w:cs="Arial"/>
          <w:sz w:val="20"/>
        </w:rPr>
        <w:t>X.509</w:t>
      </w:r>
      <w:r w:rsidR="00B1599B" w:rsidRPr="00036AF0">
        <w:rPr>
          <w:rFonts w:ascii="Arial" w:hAnsi="Arial" w:cs="Arial"/>
          <w:sz w:val="20"/>
        </w:rPr>
        <w:t xml:space="preserve"> </w:t>
      </w:r>
      <w:r w:rsidRPr="00036AF0">
        <w:rPr>
          <w:rFonts w:ascii="Arial" w:hAnsi="Arial" w:cs="Arial"/>
          <w:sz w:val="20"/>
        </w:rPr>
        <w:t>credentials against the trusted digital signers in a GTS.</w:t>
      </w:r>
    </w:p>
    <w:p w:rsidR="003E140D" w:rsidRPr="00036AF0" w:rsidRDefault="003E140D" w:rsidP="003E140D">
      <w:pPr>
        <w:autoSpaceDE w:val="0"/>
        <w:autoSpaceDN w:val="0"/>
        <w:adjustRightInd w:val="0"/>
        <w:spacing w:line="240" w:lineRule="auto"/>
        <w:rPr>
          <w:rFonts w:ascii="Arial" w:hAnsi="Arial" w:cs="Arial"/>
          <w:sz w:val="20"/>
        </w:rPr>
      </w:pPr>
    </w:p>
    <w:p w:rsidR="003E140D" w:rsidRPr="00036AF0" w:rsidRDefault="003E140D" w:rsidP="003E140D">
      <w:pPr>
        <w:autoSpaceDE w:val="0"/>
        <w:autoSpaceDN w:val="0"/>
        <w:adjustRightInd w:val="0"/>
        <w:spacing w:line="240" w:lineRule="auto"/>
        <w:rPr>
          <w:rFonts w:ascii="Arial" w:hAnsi="Arial" w:cs="Arial"/>
          <w:sz w:val="20"/>
        </w:rPr>
      </w:pPr>
      <w:r w:rsidRPr="00036AF0">
        <w:rPr>
          <w:rFonts w:ascii="Arial" w:hAnsi="Arial" w:cs="Arial"/>
          <w:sz w:val="20"/>
        </w:rPr>
        <w:t xml:space="preserve">Once a user has been authenticated to a secure service, the service determines if the user is authorized to call the desired operation. </w:t>
      </w:r>
      <w:r w:rsidR="00B1599B">
        <w:rPr>
          <w:rFonts w:ascii="Arial" w:hAnsi="Arial" w:cs="Arial"/>
          <w:sz w:val="20"/>
        </w:rPr>
        <w:t>S</w:t>
      </w:r>
      <w:r w:rsidRPr="00036AF0">
        <w:rPr>
          <w:rFonts w:ascii="Arial" w:hAnsi="Arial" w:cs="Arial"/>
          <w:sz w:val="20"/>
        </w:rPr>
        <w:t>ervices have many different options available to them for performing authorization. The GAARDS infrastructure provides two approaches that can either be used independently or together. It is important to note that, in addition to these two approaches, any other authorization approach</w:t>
      </w:r>
    </w:p>
    <w:p w:rsidR="003E140D" w:rsidRPr="00036AF0" w:rsidRDefault="003E140D" w:rsidP="003E140D">
      <w:pPr>
        <w:autoSpaceDE w:val="0"/>
        <w:autoSpaceDN w:val="0"/>
        <w:adjustRightInd w:val="0"/>
        <w:spacing w:line="240" w:lineRule="auto"/>
        <w:rPr>
          <w:rFonts w:ascii="Arial" w:hAnsi="Arial" w:cs="Arial"/>
          <w:sz w:val="20"/>
        </w:rPr>
      </w:pPr>
      <w:r w:rsidRPr="00036AF0">
        <w:rPr>
          <w:rFonts w:ascii="Arial" w:hAnsi="Arial" w:cs="Arial"/>
          <w:sz w:val="20"/>
        </w:rPr>
        <w:t xml:space="preserve">(i.e., user-developed authorization) can be used in conjunction with the GAARDS authentication/trust infrastructure. The first approach is group-based authorization provided by the Grid Grouper. In this approach, </w:t>
      </w:r>
      <w:r w:rsidR="00B1599B">
        <w:rPr>
          <w:rFonts w:ascii="Arial" w:hAnsi="Arial" w:cs="Arial"/>
          <w:sz w:val="20"/>
        </w:rPr>
        <w:t>s</w:t>
      </w:r>
      <w:r w:rsidRPr="00036AF0">
        <w:rPr>
          <w:rFonts w:ascii="Arial" w:hAnsi="Arial" w:cs="Arial"/>
          <w:sz w:val="20"/>
        </w:rPr>
        <w:t xml:space="preserve">ervices and applications enforce authorization policy based on membership to </w:t>
      </w:r>
      <w:r w:rsidR="00B1599B">
        <w:rPr>
          <w:rFonts w:ascii="Arial" w:hAnsi="Arial" w:cs="Arial"/>
          <w:sz w:val="20"/>
        </w:rPr>
        <w:t>globally accessible</w:t>
      </w:r>
      <w:r w:rsidRPr="00036AF0">
        <w:rPr>
          <w:rFonts w:ascii="Arial" w:hAnsi="Arial" w:cs="Arial"/>
          <w:sz w:val="20"/>
        </w:rPr>
        <w:t xml:space="preserve"> groups. Assuming the groups are provisioned by Grid Grouper, services can determine whether a caller is authorized by simply asking Grid grouper if the caller is in a given group. The second approach is </w:t>
      </w:r>
      <w:r w:rsidR="00B1599B">
        <w:rPr>
          <w:rFonts w:ascii="Arial" w:hAnsi="Arial" w:cs="Arial"/>
          <w:sz w:val="20"/>
        </w:rPr>
        <w:t>role based</w:t>
      </w:r>
      <w:r w:rsidRPr="00036AF0">
        <w:rPr>
          <w:rFonts w:ascii="Arial" w:hAnsi="Arial" w:cs="Arial"/>
          <w:sz w:val="20"/>
        </w:rPr>
        <w:t xml:space="preserve"> authorization provided by the Common Security Module (CSM). In this approach,</w:t>
      </w:r>
    </w:p>
    <w:p w:rsidR="003E140D" w:rsidRPr="00036AF0" w:rsidRDefault="003E140D" w:rsidP="003E140D">
      <w:pPr>
        <w:autoSpaceDE w:val="0"/>
        <w:autoSpaceDN w:val="0"/>
        <w:adjustRightInd w:val="0"/>
        <w:spacing w:line="240" w:lineRule="auto"/>
        <w:rPr>
          <w:rFonts w:ascii="Arial" w:hAnsi="Arial" w:cs="Arial"/>
          <w:sz w:val="20"/>
        </w:rPr>
      </w:pPr>
      <w:r w:rsidRPr="00036AF0">
        <w:rPr>
          <w:rFonts w:ascii="Arial" w:hAnsi="Arial" w:cs="Arial"/>
          <w:sz w:val="20"/>
        </w:rPr>
        <w:t>Grid services ask CSM whether a user can perform a given operation on a specified resource. Based on the access control policy maintained in CSM, CSM decides whether or not a user is authorized. CSM enforces its group-based access control policy by asking Grid Grouper whether the caller is a member of the groups specified in the policy.</w:t>
      </w:r>
    </w:p>
    <w:p w:rsidR="003E140D" w:rsidRDefault="003E140D" w:rsidP="003E140D">
      <w:pPr>
        <w:autoSpaceDE w:val="0"/>
        <w:autoSpaceDN w:val="0"/>
        <w:adjustRightInd w:val="0"/>
        <w:spacing w:line="240" w:lineRule="auto"/>
        <w:rPr>
          <w:rFonts w:ascii="Arial" w:hAnsi="Arial" w:cs="Arial"/>
          <w:sz w:val="20"/>
        </w:rPr>
      </w:pPr>
    </w:p>
    <w:p w:rsidR="005773F4" w:rsidRPr="002F0D8A" w:rsidRDefault="00D07043" w:rsidP="005773F4">
      <w:pPr>
        <w:autoSpaceDE w:val="0"/>
        <w:autoSpaceDN w:val="0"/>
        <w:adjustRightInd w:val="0"/>
        <w:spacing w:line="240" w:lineRule="auto"/>
        <w:rPr>
          <w:rFonts w:ascii="Arial" w:hAnsi="Arial" w:cs="Arial"/>
          <w:sz w:val="20"/>
        </w:rPr>
      </w:pPr>
      <w:r w:rsidRPr="00C77659">
        <w:rPr>
          <w:rFonts w:ascii="Arial" w:hAnsi="Arial" w:cs="Arial"/>
          <w:sz w:val="20"/>
        </w:rPr>
        <w:t xml:space="preserve">As explained above, GAARDS framework provides </w:t>
      </w:r>
      <w:r w:rsidR="00C77659" w:rsidRPr="00C77659">
        <w:rPr>
          <w:rFonts w:ascii="Arial" w:hAnsi="Arial" w:cs="Arial"/>
          <w:sz w:val="20"/>
        </w:rPr>
        <w:t xml:space="preserve">comprehensive security capabilities including authentication, identity federation, federated trust fabric, federated authorization and delegation with auditing capabilities. As shown in the below diagram, GAARDS provides AuthenticationService, Dorian, CredentialDelegationService, GTS, GridsGrouperService web service interfaces to serve its security capabilities via security communication.  </w:t>
      </w:r>
      <w:r w:rsidR="00F628B0">
        <w:rPr>
          <w:rFonts w:ascii="Arial" w:hAnsi="Arial" w:cs="Arial"/>
          <w:sz w:val="20"/>
        </w:rPr>
        <w:t xml:space="preserve">Combination of AuthenticationService and Dorian provides authentication, identity management and federation capabilities on the caGrid. </w:t>
      </w:r>
      <w:r w:rsidR="00F628B0">
        <w:rPr>
          <w:rFonts w:ascii="Arial" w:hAnsi="Arial" w:cs="Arial"/>
          <w:bCs/>
          <w:sz w:val="20"/>
        </w:rPr>
        <w:t xml:space="preserve">GTS service provides </w:t>
      </w:r>
      <w:r w:rsidR="00F628B0">
        <w:rPr>
          <w:rFonts w:ascii="Arial" w:hAnsi="Arial" w:cs="Arial"/>
          <w:sz w:val="20"/>
        </w:rPr>
        <w:t>the trust fabric between caGrid participants. It</w:t>
      </w:r>
      <w:r w:rsidR="00F628B0">
        <w:rPr>
          <w:rFonts w:ascii="Arial" w:hAnsi="Arial" w:cs="Arial"/>
          <w:bCs/>
          <w:sz w:val="20"/>
        </w:rPr>
        <w:t xml:space="preserve"> is a </w:t>
      </w:r>
      <w:r w:rsidR="00F628B0" w:rsidRPr="00894BAC">
        <w:rPr>
          <w:rFonts w:ascii="Arial" w:hAnsi="Arial" w:cs="Arial"/>
          <w:sz w:val="20"/>
        </w:rPr>
        <w:t>federated solution for registering and managing certificate authority certificates and CRLs, facilitating the enforcement of the most recent trust agreements</w:t>
      </w:r>
      <w:r w:rsidR="00F628B0">
        <w:rPr>
          <w:rFonts w:ascii="Arial" w:hAnsi="Arial" w:cs="Arial"/>
          <w:sz w:val="20"/>
        </w:rPr>
        <w:t xml:space="preserve">, manage </w:t>
      </w:r>
      <w:r w:rsidR="00F628B0" w:rsidRPr="00806CCC">
        <w:rPr>
          <w:rFonts w:ascii="Arial" w:hAnsi="Arial" w:cs="Arial"/>
          <w:sz w:val="20"/>
        </w:rPr>
        <w:t>LOA, certificate verification and validation.</w:t>
      </w:r>
      <w:r w:rsidR="00806CCC" w:rsidRPr="00806CCC">
        <w:rPr>
          <w:rFonts w:ascii="Arial" w:hAnsi="Arial" w:cs="Arial"/>
          <w:sz w:val="20"/>
        </w:rPr>
        <w:t xml:space="preserve"> CredentialDelegationService </w:t>
      </w:r>
      <w:r w:rsidR="00806CCC" w:rsidRPr="00806CCC">
        <w:rPr>
          <w:rFonts w:ascii="Arial" w:hAnsi="Arial" w:cs="Arial"/>
          <w:color w:val="000000"/>
          <w:sz w:val="20"/>
        </w:rPr>
        <w:t>enables users/services to delegate their Grid credentials to other users/services to act on their behalf. This capability enables workflow conditions on the caGrid.</w:t>
      </w:r>
      <w:r w:rsidR="000062DF">
        <w:rPr>
          <w:rFonts w:ascii="Arial" w:hAnsi="Arial" w:cs="Arial"/>
          <w:color w:val="000000"/>
          <w:sz w:val="20"/>
        </w:rPr>
        <w:t xml:space="preserve"> GridGrouperService provides federated group/virtual organization based authorization to caGrid services and application based on group policies defined. </w:t>
      </w:r>
      <w:r w:rsidR="00460690">
        <w:rPr>
          <w:rFonts w:ascii="Arial" w:hAnsi="Arial" w:cs="Arial"/>
          <w:color w:val="000000"/>
          <w:sz w:val="20"/>
        </w:rPr>
        <w:t>Each of these services are described in detail in following sections.</w:t>
      </w:r>
      <w:r w:rsidR="0036291D">
        <w:rPr>
          <w:rFonts w:ascii="Arial" w:hAnsi="Arial" w:cs="Arial"/>
          <w:color w:val="000000"/>
          <w:sz w:val="20"/>
        </w:rPr>
        <w:t xml:space="preserve"> The order in which these services explained below doesn’t reflect the importance of it within GAARDS framework. </w:t>
      </w:r>
      <w:r w:rsidR="004929EF">
        <w:rPr>
          <w:rFonts w:ascii="Arial" w:hAnsi="Arial" w:cs="Arial"/>
          <w:color w:val="000000"/>
          <w:sz w:val="20"/>
        </w:rPr>
        <w:t xml:space="preserve">Any of </w:t>
      </w:r>
      <w:r w:rsidR="0036291D">
        <w:rPr>
          <w:rFonts w:ascii="Arial" w:hAnsi="Arial" w:cs="Arial"/>
          <w:color w:val="000000"/>
          <w:sz w:val="20"/>
        </w:rPr>
        <w:t>GAARDS components can be implemented independently based on the requirement.</w:t>
      </w:r>
      <w:r w:rsidR="005773F4">
        <w:rPr>
          <w:rFonts w:ascii="Arial" w:hAnsi="Arial" w:cs="Arial"/>
          <w:color w:val="000000"/>
          <w:sz w:val="20"/>
        </w:rPr>
        <w:t xml:space="preserve"> </w:t>
      </w:r>
      <w:r w:rsidR="005773F4" w:rsidRPr="002F0D8A">
        <w:rPr>
          <w:rFonts w:ascii="Arial" w:hAnsi="Arial" w:cs="Arial"/>
          <w:sz w:val="20"/>
        </w:rPr>
        <w:t>Dependencies</w:t>
      </w:r>
      <w:r w:rsidR="005773F4">
        <w:rPr>
          <w:rFonts w:ascii="Arial" w:hAnsi="Arial" w:cs="Arial"/>
          <w:sz w:val="20"/>
        </w:rPr>
        <w:t xml:space="preserve"> between GAARDS components are</w:t>
      </w:r>
      <w:r w:rsidR="005773F4" w:rsidRPr="002F0D8A">
        <w:rPr>
          <w:rFonts w:ascii="Arial" w:hAnsi="Arial" w:cs="Arial"/>
          <w:sz w:val="20"/>
        </w:rPr>
        <w:t xml:space="preserve"> explained in </w:t>
      </w:r>
      <w:hyperlink w:anchor="_Deployment" w:history="1">
        <w:r w:rsidR="005773F4" w:rsidRPr="0036291D">
          <w:rPr>
            <w:rStyle w:val="Hyperlink"/>
            <w:rFonts w:ascii="Arial" w:hAnsi="Arial" w:cs="Arial"/>
            <w:sz w:val="20"/>
          </w:rPr>
          <w:t>Deployment</w:t>
        </w:r>
      </w:hyperlink>
      <w:r w:rsidR="005773F4" w:rsidRPr="002F0D8A">
        <w:rPr>
          <w:rFonts w:ascii="Arial" w:hAnsi="Arial" w:cs="Arial"/>
          <w:sz w:val="20"/>
        </w:rPr>
        <w:t xml:space="preserve"> section.</w:t>
      </w:r>
    </w:p>
    <w:p w:rsidR="002D428F" w:rsidRDefault="002D428F" w:rsidP="003E140D">
      <w:pPr>
        <w:autoSpaceDE w:val="0"/>
        <w:autoSpaceDN w:val="0"/>
        <w:adjustRightInd w:val="0"/>
        <w:spacing w:line="240" w:lineRule="auto"/>
        <w:rPr>
          <w:rFonts w:ascii="Times-Roman" w:hAnsi="Times-Roman" w:cs="Times-Roman"/>
          <w:sz w:val="20"/>
        </w:rPr>
      </w:pPr>
    </w:p>
    <w:p w:rsidR="002D428F" w:rsidRDefault="003C3F84" w:rsidP="003E140D">
      <w:pPr>
        <w:autoSpaceDE w:val="0"/>
        <w:autoSpaceDN w:val="0"/>
        <w:adjustRightInd w:val="0"/>
        <w:spacing w:line="240" w:lineRule="auto"/>
        <w:rPr>
          <w:rFonts w:ascii="Times-Roman" w:hAnsi="Times-Roman" w:cs="Times-Roman"/>
          <w:sz w:val="20"/>
        </w:rPr>
      </w:pPr>
      <w:r>
        <w:rPr>
          <w:rFonts w:ascii="Times-Roman" w:hAnsi="Times-Roman" w:cs="Times-Roman"/>
          <w:noProof/>
          <w:sz w:val="20"/>
        </w:rPr>
        <w:drawing>
          <wp:inline distT="0" distB="0" distL="0" distR="0">
            <wp:extent cx="6126480" cy="2627630"/>
            <wp:effectExtent l="19050" t="0" r="7620" b="0"/>
            <wp:docPr id="9" name="Picture 8" descr="Deployment Model-Ro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Model-Roles.bmp"/>
                    <pic:cNvPicPr/>
                  </pic:nvPicPr>
                  <pic:blipFill>
                    <a:blip r:embed="rId34" cstate="print"/>
                    <a:stretch>
                      <a:fillRect/>
                    </a:stretch>
                  </pic:blipFill>
                  <pic:spPr>
                    <a:xfrm>
                      <a:off x="0" y="0"/>
                      <a:ext cx="6126480" cy="2627630"/>
                    </a:xfrm>
                    <a:prstGeom prst="rect">
                      <a:avLst/>
                    </a:prstGeom>
                  </pic:spPr>
                </pic:pic>
              </a:graphicData>
            </a:graphic>
          </wp:inline>
        </w:drawing>
      </w:r>
    </w:p>
    <w:p w:rsidR="00D07043" w:rsidRPr="000934A8" w:rsidRDefault="000934A8" w:rsidP="000934A8">
      <w:pPr>
        <w:pStyle w:val="Caption"/>
        <w:jc w:val="center"/>
        <w:rPr>
          <w:rFonts w:ascii="Times-Roman" w:hAnsi="Times-Roman" w:cs="Times-Roman"/>
          <w:i/>
          <w:color w:val="auto"/>
          <w:sz w:val="20"/>
        </w:rPr>
      </w:pPr>
      <w:bookmarkStart w:id="37" w:name="_Toc247950405"/>
      <w:r w:rsidRPr="000934A8">
        <w:rPr>
          <w:i/>
          <w:color w:val="auto"/>
        </w:rPr>
        <w:t xml:space="preserve">Figure </w:t>
      </w:r>
      <w:r w:rsidR="00754D31" w:rsidRPr="000934A8">
        <w:rPr>
          <w:i/>
          <w:color w:val="auto"/>
        </w:rPr>
        <w:fldChar w:fldCharType="begin"/>
      </w:r>
      <w:r w:rsidRPr="000934A8">
        <w:rPr>
          <w:i/>
          <w:color w:val="auto"/>
        </w:rPr>
        <w:instrText xml:space="preserve"> SEQ Figure \* ARABIC </w:instrText>
      </w:r>
      <w:r w:rsidR="00754D31" w:rsidRPr="000934A8">
        <w:rPr>
          <w:i/>
          <w:color w:val="auto"/>
        </w:rPr>
        <w:fldChar w:fldCharType="separate"/>
      </w:r>
      <w:r w:rsidRPr="000934A8">
        <w:rPr>
          <w:i/>
          <w:noProof/>
          <w:color w:val="auto"/>
        </w:rPr>
        <w:t>7</w:t>
      </w:r>
      <w:r w:rsidR="00754D31" w:rsidRPr="000934A8">
        <w:rPr>
          <w:i/>
          <w:color w:val="auto"/>
        </w:rPr>
        <w:fldChar w:fldCharType="end"/>
      </w:r>
      <w:r w:rsidRPr="000934A8">
        <w:rPr>
          <w:i/>
          <w:color w:val="auto"/>
        </w:rPr>
        <w:t xml:space="preserve"> GAARDS components and roles</w:t>
      </w:r>
      <w:bookmarkEnd w:id="37"/>
    </w:p>
    <w:p w:rsidR="003E140D" w:rsidRDefault="003E140D">
      <w:pPr>
        <w:pStyle w:val="Heading2"/>
        <w:rPr>
          <w:rFonts w:ascii="Times New Roman" w:hAnsi="Times New Roman"/>
        </w:rPr>
      </w:pPr>
      <w:bookmarkStart w:id="38" w:name="_Authentication_Service"/>
      <w:bookmarkStart w:id="39" w:name="_Toc248115639"/>
      <w:bookmarkEnd w:id="38"/>
      <w:r>
        <w:rPr>
          <w:rFonts w:ascii="Times New Roman" w:hAnsi="Times New Roman"/>
        </w:rPr>
        <w:lastRenderedPageBreak/>
        <w:t>Authentication Service</w:t>
      </w:r>
      <w:bookmarkEnd w:id="39"/>
    </w:p>
    <w:p w:rsidR="003E140D" w:rsidRDefault="003E140D" w:rsidP="003E140D">
      <w:pPr>
        <w:rPr>
          <w:rFonts w:ascii="Arial" w:hAnsi="Arial" w:cs="Arial"/>
          <w:sz w:val="20"/>
        </w:rPr>
      </w:pPr>
      <w:r w:rsidRPr="009D0E10">
        <w:rPr>
          <w:rFonts w:ascii="Arial" w:hAnsi="Arial" w:cs="Arial"/>
          <w:sz w:val="20"/>
        </w:rPr>
        <w:t xml:space="preserve">The Authentication Service enables existing identity providers to be seamlessly integrated into a production </w:t>
      </w:r>
      <w:r w:rsidR="00A15A72">
        <w:rPr>
          <w:rFonts w:ascii="Arial" w:hAnsi="Arial" w:cs="Arial"/>
          <w:sz w:val="20"/>
        </w:rPr>
        <w:t>SOA</w:t>
      </w:r>
      <w:r w:rsidR="00A15A72" w:rsidRPr="009D0E10">
        <w:rPr>
          <w:rFonts w:ascii="Arial" w:hAnsi="Arial" w:cs="Arial"/>
          <w:sz w:val="20"/>
        </w:rPr>
        <w:t xml:space="preserve"> </w:t>
      </w:r>
      <w:r w:rsidRPr="009D0E10">
        <w:rPr>
          <w:rFonts w:ascii="Arial" w:hAnsi="Arial" w:cs="Arial"/>
          <w:sz w:val="20"/>
        </w:rPr>
        <w:t xml:space="preserve">environment such that users that are registered with an identity provider may use their existing credentials to </w:t>
      </w:r>
      <w:r w:rsidR="00644017">
        <w:rPr>
          <w:rFonts w:ascii="Arial" w:hAnsi="Arial" w:cs="Arial"/>
          <w:sz w:val="20"/>
        </w:rPr>
        <w:t>obtain ca</w:t>
      </w:r>
      <w:r w:rsidRPr="009D0E10">
        <w:rPr>
          <w:rFonts w:ascii="Arial" w:hAnsi="Arial" w:cs="Arial"/>
          <w:sz w:val="20"/>
        </w:rPr>
        <w:t>Grid</w:t>
      </w:r>
      <w:r w:rsidR="00644017">
        <w:rPr>
          <w:rFonts w:ascii="Arial" w:hAnsi="Arial" w:cs="Arial"/>
          <w:sz w:val="20"/>
        </w:rPr>
        <w:t xml:space="preserve"> credentials</w:t>
      </w:r>
      <w:r w:rsidRPr="009D0E10">
        <w:rPr>
          <w:rFonts w:ascii="Arial" w:hAnsi="Arial" w:cs="Arial"/>
          <w:sz w:val="20"/>
        </w:rPr>
        <w:t>. The Authentication Service provides a uniform web service interface providing applications with a single approach for authenticating u</w:t>
      </w:r>
      <w:r>
        <w:rPr>
          <w:rFonts w:ascii="Arial" w:hAnsi="Arial" w:cs="Arial"/>
          <w:sz w:val="20"/>
        </w:rPr>
        <w:t>sers across a federation. </w:t>
      </w:r>
    </w:p>
    <w:p w:rsidR="003E140D" w:rsidRDefault="003E140D" w:rsidP="003E140D">
      <w:pPr>
        <w:rPr>
          <w:rFonts w:ascii="Arial" w:hAnsi="Arial" w:cs="Arial"/>
          <w:sz w:val="20"/>
        </w:rPr>
      </w:pPr>
    </w:p>
    <w:p w:rsidR="003E140D" w:rsidRPr="009D0E10" w:rsidRDefault="003E140D" w:rsidP="003E140D">
      <w:pPr>
        <w:rPr>
          <w:rFonts w:ascii="Arial" w:hAnsi="Arial" w:cs="Arial"/>
          <w:sz w:val="20"/>
        </w:rPr>
      </w:pPr>
      <w:r w:rsidRPr="009D0E10">
        <w:rPr>
          <w:rFonts w:ascii="Arial" w:hAnsi="Arial" w:cs="Arial"/>
          <w:sz w:val="20"/>
        </w:rPr>
        <w:t>When a user authenticates with the Authentication Service, the Authentication Service returns a SAML Assertion. The SAML Assertion provides the application or consumer of the assertion the following:</w:t>
      </w:r>
    </w:p>
    <w:p w:rsidR="003E140D" w:rsidRPr="00654AD0" w:rsidRDefault="003E140D" w:rsidP="003E140D">
      <w:pPr>
        <w:numPr>
          <w:ilvl w:val="0"/>
          <w:numId w:val="3"/>
        </w:numPr>
        <w:spacing w:line="228" w:lineRule="atLeast"/>
        <w:rPr>
          <w:rFonts w:ascii="Arial" w:hAnsi="Arial" w:cs="Arial"/>
          <w:color w:val="000000"/>
          <w:sz w:val="20"/>
        </w:rPr>
      </w:pPr>
      <w:r w:rsidRPr="00654AD0">
        <w:rPr>
          <w:rFonts w:ascii="Arial" w:hAnsi="Arial" w:cs="Arial"/>
          <w:color w:val="000000"/>
          <w:sz w:val="20"/>
        </w:rPr>
        <w:t>Proof that the user successfully authenticated.</w:t>
      </w:r>
    </w:p>
    <w:p w:rsidR="003E140D" w:rsidRPr="00654AD0" w:rsidRDefault="003E140D" w:rsidP="003E140D">
      <w:pPr>
        <w:numPr>
          <w:ilvl w:val="0"/>
          <w:numId w:val="3"/>
        </w:numPr>
        <w:spacing w:line="228" w:lineRule="atLeast"/>
        <w:rPr>
          <w:rFonts w:ascii="Arial" w:hAnsi="Arial" w:cs="Arial"/>
          <w:color w:val="000000"/>
          <w:sz w:val="20"/>
        </w:rPr>
      </w:pPr>
      <w:r w:rsidRPr="00654AD0">
        <w:rPr>
          <w:rFonts w:ascii="Arial" w:hAnsi="Arial" w:cs="Arial"/>
          <w:color w:val="000000"/>
          <w:sz w:val="20"/>
        </w:rPr>
        <w:t>The method that the user authenticated with.</w:t>
      </w:r>
    </w:p>
    <w:p w:rsidR="003E140D" w:rsidRDefault="003E140D" w:rsidP="003E140D">
      <w:pPr>
        <w:numPr>
          <w:ilvl w:val="0"/>
          <w:numId w:val="3"/>
        </w:numPr>
        <w:spacing w:line="228" w:lineRule="atLeast"/>
        <w:rPr>
          <w:rFonts w:ascii="Arial" w:hAnsi="Arial" w:cs="Arial"/>
          <w:color w:val="000000"/>
          <w:sz w:val="20"/>
        </w:rPr>
      </w:pPr>
      <w:r w:rsidRPr="00654AD0">
        <w:rPr>
          <w:rFonts w:ascii="Arial" w:hAnsi="Arial" w:cs="Arial"/>
          <w:color w:val="000000"/>
          <w:sz w:val="20"/>
        </w:rPr>
        <w:t>Attributes containing information about the user.</w:t>
      </w:r>
    </w:p>
    <w:p w:rsidR="003E140D" w:rsidRDefault="003E140D" w:rsidP="003E140D">
      <w:pPr>
        <w:spacing w:line="228" w:lineRule="atLeast"/>
        <w:rPr>
          <w:rFonts w:ascii="Arial" w:hAnsi="Arial" w:cs="Arial"/>
          <w:color w:val="000000"/>
          <w:sz w:val="20"/>
        </w:rPr>
      </w:pPr>
    </w:p>
    <w:p w:rsidR="003E140D" w:rsidRPr="00AA6922" w:rsidRDefault="003E140D" w:rsidP="003E140D">
      <w:pPr>
        <w:rPr>
          <w:rFonts w:ascii="Arial" w:hAnsi="Arial" w:cs="Arial"/>
          <w:sz w:val="20"/>
        </w:rPr>
      </w:pPr>
      <w:r w:rsidRPr="00AA6922">
        <w:rPr>
          <w:rFonts w:ascii="Arial" w:hAnsi="Arial" w:cs="Arial"/>
          <w:sz w:val="20"/>
        </w:rPr>
        <w:t>Additional details and information about the contents of the SAML Assertion</w:t>
      </w:r>
      <w:r>
        <w:rPr>
          <w:rFonts w:ascii="Arial" w:hAnsi="Arial" w:cs="Arial"/>
          <w:sz w:val="20"/>
        </w:rPr>
        <w:t xml:space="preserve"> can be found at section 3.4</w:t>
      </w:r>
      <w:r w:rsidRPr="00AA6922">
        <w:rPr>
          <w:rFonts w:ascii="Arial" w:hAnsi="Arial" w:cs="Arial"/>
          <w:sz w:val="20"/>
        </w:rPr>
        <w:t xml:space="preserve">. </w:t>
      </w:r>
    </w:p>
    <w:p w:rsidR="003E140D" w:rsidRDefault="003E140D" w:rsidP="003E140D">
      <w:pPr>
        <w:spacing w:line="228" w:lineRule="atLeast"/>
        <w:rPr>
          <w:rFonts w:ascii="Arial" w:hAnsi="Arial" w:cs="Arial"/>
          <w:color w:val="000000"/>
          <w:sz w:val="20"/>
        </w:rPr>
      </w:pPr>
    </w:p>
    <w:p w:rsidR="003E140D" w:rsidRDefault="003E140D" w:rsidP="003E140D">
      <w:pPr>
        <w:spacing w:line="228" w:lineRule="atLeast"/>
        <w:rPr>
          <w:rFonts w:ascii="Arial" w:hAnsi="Arial" w:cs="Arial"/>
          <w:color w:val="000000"/>
          <w:sz w:val="20"/>
        </w:rPr>
      </w:pPr>
      <w:r>
        <w:rPr>
          <w:rFonts w:ascii="Arial" w:hAnsi="Arial" w:cs="Arial"/>
          <w:color w:val="000000"/>
          <w:sz w:val="20"/>
        </w:rPr>
        <w:t xml:space="preserve">Use case of authentication service is as given below. A user or service should be able to authenticate with local identity provider and assert the authentication with Dorian service to obtain </w:t>
      </w:r>
      <w:r w:rsidR="00A15A72">
        <w:rPr>
          <w:rFonts w:ascii="Arial" w:hAnsi="Arial" w:cs="Arial"/>
          <w:color w:val="000000"/>
          <w:sz w:val="20"/>
        </w:rPr>
        <w:t xml:space="preserve">X.509 </w:t>
      </w:r>
      <w:r>
        <w:rPr>
          <w:rFonts w:ascii="Arial" w:hAnsi="Arial" w:cs="Arial"/>
          <w:color w:val="000000"/>
          <w:sz w:val="20"/>
        </w:rPr>
        <w:t>credentials.</w:t>
      </w:r>
    </w:p>
    <w:p w:rsidR="003E140D" w:rsidRDefault="003E140D" w:rsidP="003E140D">
      <w:pPr>
        <w:spacing w:line="228" w:lineRule="atLeast"/>
        <w:rPr>
          <w:rFonts w:ascii="Arial" w:hAnsi="Arial" w:cs="Arial"/>
          <w:color w:val="000000"/>
          <w:sz w:val="20"/>
        </w:rPr>
      </w:pPr>
    </w:p>
    <w:p w:rsidR="003E140D" w:rsidRDefault="008A54FA" w:rsidP="003E140D">
      <w:pPr>
        <w:spacing w:line="228" w:lineRule="atLeast"/>
        <w:rPr>
          <w:rFonts w:ascii="Arial" w:hAnsi="Arial" w:cs="Arial"/>
          <w:color w:val="000000"/>
          <w:sz w:val="20"/>
        </w:rPr>
      </w:pPr>
      <w:r>
        <w:rPr>
          <w:noProof/>
        </w:rPr>
        <w:drawing>
          <wp:anchor distT="0" distB="0" distL="114300" distR="114300" simplePos="0" relativeHeight="251674112" behindDoc="1" locked="0" layoutInCell="1" allowOverlap="1">
            <wp:simplePos x="0" y="0"/>
            <wp:positionH relativeFrom="column">
              <wp:align>center</wp:align>
            </wp:positionH>
            <wp:positionV relativeFrom="paragraph">
              <wp:posOffset>0</wp:posOffset>
            </wp:positionV>
            <wp:extent cx="4619625" cy="2609850"/>
            <wp:effectExtent l="0" t="0" r="0" b="0"/>
            <wp:wrapTight wrapText="bothSides">
              <wp:wrapPolygon edited="0">
                <wp:start x="0" y="158"/>
                <wp:lineTo x="0" y="21285"/>
                <wp:lineTo x="21555" y="21285"/>
                <wp:lineTo x="21555" y="158"/>
                <wp:lineTo x="0" y="158"/>
              </wp:wrapPolygon>
            </wp:wrapTight>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35" cstate="print"/>
                    <a:srcRect/>
                    <a:stretch>
                      <a:fillRect/>
                    </a:stretch>
                  </pic:blipFill>
                  <pic:spPr bwMode="auto">
                    <a:xfrm>
                      <a:off x="0" y="0"/>
                      <a:ext cx="4619625" cy="2609850"/>
                    </a:xfrm>
                    <a:prstGeom prst="rect">
                      <a:avLst/>
                    </a:prstGeom>
                    <a:noFill/>
                    <a:ln w="9525">
                      <a:noFill/>
                      <a:miter lim="800000"/>
                      <a:headEnd/>
                      <a:tailEnd/>
                    </a:ln>
                  </pic:spPr>
                </pic:pic>
              </a:graphicData>
            </a:graphic>
          </wp:anchor>
        </w:drawing>
      </w: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Default="003E140D" w:rsidP="003E140D">
      <w:pPr>
        <w:pStyle w:val="Caption"/>
        <w:jc w:val="center"/>
        <w:rPr>
          <w:i/>
          <w:color w:val="000000"/>
        </w:rPr>
      </w:pPr>
    </w:p>
    <w:p w:rsidR="003E140D" w:rsidRPr="000C0DF7" w:rsidRDefault="003E140D" w:rsidP="003E140D">
      <w:pPr>
        <w:pStyle w:val="Caption"/>
        <w:jc w:val="center"/>
        <w:rPr>
          <w:rFonts w:ascii="Arial" w:hAnsi="Arial" w:cs="Arial"/>
          <w:i/>
          <w:color w:val="000000"/>
          <w:sz w:val="20"/>
        </w:rPr>
      </w:pPr>
      <w:bookmarkStart w:id="40" w:name="_Toc247950406"/>
      <w:r w:rsidRPr="000C0DF7">
        <w:rPr>
          <w:i/>
          <w:color w:val="000000"/>
        </w:rPr>
        <w:t xml:space="preserve">Figure </w:t>
      </w:r>
      <w:r w:rsidR="00754D31" w:rsidRPr="000C0DF7">
        <w:rPr>
          <w:i/>
          <w:color w:val="000000"/>
        </w:rPr>
        <w:fldChar w:fldCharType="begin"/>
      </w:r>
      <w:r w:rsidRPr="000C0DF7">
        <w:rPr>
          <w:i/>
          <w:color w:val="000000"/>
        </w:rPr>
        <w:instrText xml:space="preserve"> SEQ Figure \* ARABIC </w:instrText>
      </w:r>
      <w:r w:rsidR="00754D31" w:rsidRPr="000C0DF7">
        <w:rPr>
          <w:i/>
          <w:color w:val="000000"/>
        </w:rPr>
        <w:fldChar w:fldCharType="separate"/>
      </w:r>
      <w:r w:rsidR="000934A8">
        <w:rPr>
          <w:i/>
          <w:noProof/>
          <w:color w:val="000000"/>
        </w:rPr>
        <w:t>8</w:t>
      </w:r>
      <w:r w:rsidR="00754D31" w:rsidRPr="000C0DF7">
        <w:rPr>
          <w:i/>
          <w:color w:val="000000"/>
        </w:rPr>
        <w:fldChar w:fldCharType="end"/>
      </w:r>
      <w:r w:rsidRPr="000C0DF7">
        <w:rPr>
          <w:i/>
          <w:color w:val="000000"/>
        </w:rPr>
        <w:t xml:space="preserve"> AuthenticationService use case</w:t>
      </w:r>
      <w:bookmarkEnd w:id="40"/>
    </w:p>
    <w:p w:rsidR="003E140D" w:rsidRDefault="003E140D" w:rsidP="003E140D">
      <w:pPr>
        <w:spacing w:line="228" w:lineRule="atLeast"/>
        <w:rPr>
          <w:rFonts w:ascii="Arial" w:hAnsi="Arial" w:cs="Arial"/>
          <w:color w:val="000000"/>
          <w:sz w:val="20"/>
        </w:rPr>
      </w:pPr>
    </w:p>
    <w:p w:rsidR="003E140D" w:rsidRDefault="003E140D" w:rsidP="003E140D">
      <w:pPr>
        <w:rPr>
          <w:rFonts w:ascii="Arial" w:hAnsi="Arial" w:cs="Arial"/>
          <w:sz w:val="20"/>
        </w:rPr>
      </w:pPr>
      <w:r w:rsidRPr="009D0E10">
        <w:rPr>
          <w:rFonts w:ascii="Arial" w:hAnsi="Arial" w:cs="Arial"/>
          <w:sz w:val="20"/>
        </w:rPr>
        <w:t>Together the Authentication Service and Dorian provide a solution for federating identity in a grid environment, allowing users to use their existing credentials to access secure grid resources. Details on Dorian specification can be found at section 3.3.</w:t>
      </w:r>
    </w:p>
    <w:p w:rsidR="00E6603E" w:rsidRDefault="00E6603E" w:rsidP="003E140D">
      <w:pPr>
        <w:rPr>
          <w:rFonts w:ascii="Arial" w:hAnsi="Arial" w:cs="Arial"/>
          <w:sz w:val="20"/>
        </w:rPr>
      </w:pPr>
    </w:p>
    <w:p w:rsidR="00A92C89" w:rsidRDefault="00A92C89" w:rsidP="003E140D">
      <w:pPr>
        <w:rPr>
          <w:rFonts w:ascii="Arial" w:hAnsi="Arial" w:cs="Arial"/>
          <w:sz w:val="20"/>
        </w:rPr>
      </w:pPr>
      <w:r>
        <w:rPr>
          <w:rFonts w:ascii="Arial" w:hAnsi="Arial" w:cs="Arial"/>
          <w:sz w:val="20"/>
        </w:rPr>
        <w:t xml:space="preserve">As it is mentioned above, one of the parts of SAML assertion is the method that the user authenticated with. User should be authenticated with a valid mechanism that </w:t>
      </w:r>
      <w:r w:rsidR="00996BFF">
        <w:rPr>
          <w:rFonts w:ascii="Arial" w:hAnsi="Arial" w:cs="Arial"/>
          <w:sz w:val="20"/>
        </w:rPr>
        <w:t>AuthenticationService</w:t>
      </w:r>
      <w:r>
        <w:rPr>
          <w:rFonts w:ascii="Arial" w:hAnsi="Arial" w:cs="Arial"/>
          <w:sz w:val="20"/>
        </w:rPr>
        <w:t xml:space="preserve"> supports. AuthenticationService provides </w:t>
      </w:r>
      <w:r w:rsidRPr="00E74B4B">
        <w:rPr>
          <w:rFonts w:ascii="Arial" w:hAnsi="Arial" w:cs="Arial"/>
          <w:color w:val="000000"/>
          <w:sz w:val="20"/>
        </w:rPr>
        <w:t>AuthenticationProfiles</w:t>
      </w:r>
      <w:r>
        <w:rPr>
          <w:rFonts w:ascii="Arial" w:hAnsi="Arial" w:cs="Arial"/>
          <w:color w:val="000000"/>
          <w:sz w:val="20"/>
        </w:rPr>
        <w:t xml:space="preserve"> metadata element to discover valid auth</w:t>
      </w:r>
      <w:r w:rsidR="00996BFF">
        <w:rPr>
          <w:rFonts w:ascii="Arial" w:hAnsi="Arial" w:cs="Arial"/>
          <w:color w:val="000000"/>
          <w:sz w:val="20"/>
        </w:rPr>
        <w:t>entication profiles supported</w:t>
      </w:r>
      <w:r>
        <w:rPr>
          <w:rFonts w:ascii="Arial" w:hAnsi="Arial" w:cs="Arial"/>
          <w:color w:val="000000"/>
          <w:sz w:val="20"/>
        </w:rPr>
        <w:t>. Following section describes AuthenticationProfiles metadata and its schema.</w:t>
      </w:r>
    </w:p>
    <w:p w:rsidR="006B13A7" w:rsidRPr="00E74B4B" w:rsidRDefault="006B13A7" w:rsidP="00E74B4B">
      <w:pPr>
        <w:pStyle w:val="Heading3"/>
      </w:pPr>
      <w:bookmarkStart w:id="41" w:name="_Toc248115640"/>
      <w:r w:rsidRPr="00E74B4B">
        <w:t>AuthenticationProfiles</w:t>
      </w:r>
      <w:bookmarkEnd w:id="41"/>
    </w:p>
    <w:p w:rsidR="006B13A7" w:rsidRPr="00E74B4B" w:rsidRDefault="006D071C" w:rsidP="0088658B">
      <w:pPr>
        <w:spacing w:before="240" w:after="240" w:line="240" w:lineRule="atLeast"/>
        <w:rPr>
          <w:rFonts w:ascii="Arial" w:hAnsi="Arial" w:cs="Arial"/>
          <w:color w:val="000000"/>
          <w:sz w:val="20"/>
        </w:rPr>
      </w:pPr>
      <w:bookmarkStart w:id="42" w:name="Design-AuthenticationProfiles"/>
      <w:bookmarkEnd w:id="42"/>
      <w:r>
        <w:rPr>
          <w:rFonts w:ascii="Arial" w:hAnsi="Arial" w:cs="Arial"/>
          <w:color w:val="000000"/>
          <w:sz w:val="20"/>
        </w:rPr>
        <w:t>AuthenticationService supports multiple authentication</w:t>
      </w:r>
      <w:r w:rsidR="000D1920">
        <w:rPr>
          <w:rFonts w:ascii="Arial" w:hAnsi="Arial" w:cs="Arial"/>
          <w:color w:val="000000"/>
          <w:sz w:val="20"/>
        </w:rPr>
        <w:t xml:space="preserve"> profiles</w:t>
      </w:r>
      <w:r w:rsidR="00902957">
        <w:rPr>
          <w:rFonts w:ascii="Arial" w:hAnsi="Arial" w:cs="Arial"/>
          <w:color w:val="000000"/>
          <w:sz w:val="20"/>
        </w:rPr>
        <w:t xml:space="preserve"> using WS Resource Framework</w:t>
      </w:r>
      <w:r>
        <w:rPr>
          <w:rFonts w:ascii="Arial" w:hAnsi="Arial" w:cs="Arial"/>
          <w:color w:val="000000"/>
          <w:sz w:val="20"/>
        </w:rPr>
        <w:t xml:space="preserve">. </w:t>
      </w:r>
      <w:r w:rsidR="006B13A7" w:rsidRPr="00E74B4B">
        <w:rPr>
          <w:rFonts w:ascii="Arial" w:hAnsi="Arial" w:cs="Arial"/>
          <w:color w:val="000000"/>
          <w:sz w:val="20"/>
        </w:rPr>
        <w:t xml:space="preserve">The AuthenticationProfiles metadata element specifies </w:t>
      </w:r>
      <w:r w:rsidR="009A62D9">
        <w:rPr>
          <w:rFonts w:ascii="Arial" w:hAnsi="Arial" w:cs="Arial"/>
          <w:color w:val="000000"/>
          <w:sz w:val="20"/>
        </w:rPr>
        <w:t>all authentication profiles that</w:t>
      </w:r>
      <w:r w:rsidR="006B13A7" w:rsidRPr="00E74B4B">
        <w:rPr>
          <w:rFonts w:ascii="Arial" w:hAnsi="Arial" w:cs="Arial"/>
          <w:color w:val="000000"/>
          <w:sz w:val="20"/>
        </w:rPr>
        <w:t xml:space="preserve"> Authentication Service supports. An example of an authentication profile is username and password, another example is the Public Key Infrastructure (PKI) which uses X.509 certificates and private keys for authentication. </w:t>
      </w:r>
      <w:r w:rsidR="009A62D9">
        <w:rPr>
          <w:rFonts w:ascii="Arial" w:hAnsi="Arial" w:cs="Arial"/>
          <w:color w:val="000000"/>
          <w:sz w:val="20"/>
        </w:rPr>
        <w:t xml:space="preserve">Another example </w:t>
      </w:r>
      <w:r w:rsidR="009A62D9">
        <w:rPr>
          <w:rFonts w:ascii="Arial" w:hAnsi="Arial" w:cs="Arial"/>
          <w:color w:val="000000"/>
          <w:sz w:val="20"/>
        </w:rPr>
        <w:lastRenderedPageBreak/>
        <w:t xml:space="preserve">for </w:t>
      </w:r>
      <w:r w:rsidR="00FA2FE2">
        <w:rPr>
          <w:rFonts w:ascii="Arial" w:hAnsi="Arial" w:cs="Arial"/>
          <w:color w:val="000000"/>
          <w:sz w:val="20"/>
        </w:rPr>
        <w:t xml:space="preserve">AuthenticationProfile </w:t>
      </w:r>
      <w:r w:rsidR="009A62D9">
        <w:rPr>
          <w:rFonts w:ascii="Arial" w:hAnsi="Arial" w:cs="Arial"/>
          <w:color w:val="000000"/>
          <w:sz w:val="20"/>
        </w:rPr>
        <w:t>is</w:t>
      </w:r>
      <w:r w:rsidR="0086215E" w:rsidRPr="00E74B4B">
        <w:rPr>
          <w:rFonts w:ascii="Arial" w:hAnsi="Arial" w:cs="Arial"/>
          <w:color w:val="000000"/>
          <w:sz w:val="20"/>
        </w:rPr>
        <w:t xml:space="preserve"> </w:t>
      </w:r>
      <w:r w:rsidR="0086215E" w:rsidRPr="00E74B4B">
        <w:rPr>
          <w:rFonts w:ascii="Arial" w:hAnsi="Arial" w:cs="Arial"/>
          <w:color w:val="000000" w:themeColor="text1"/>
          <w:sz w:val="20"/>
        </w:rPr>
        <w:t xml:space="preserve">one time password. </w:t>
      </w:r>
      <w:r w:rsidR="006B13A7" w:rsidRPr="00E74B4B">
        <w:rPr>
          <w:rFonts w:ascii="Arial" w:hAnsi="Arial" w:cs="Arial"/>
          <w:color w:val="000000"/>
          <w:sz w:val="20"/>
        </w:rPr>
        <w:t xml:space="preserve">The </w:t>
      </w:r>
      <w:r w:rsidR="006B13A7" w:rsidRPr="00E74B4B">
        <w:rPr>
          <w:rFonts w:ascii="Arial" w:hAnsi="Arial" w:cs="Arial"/>
          <w:bCs/>
          <w:color w:val="000000"/>
          <w:sz w:val="20"/>
        </w:rPr>
        <w:t>AuthenticationProfiles</w:t>
      </w:r>
      <w:r w:rsidR="006B13A7" w:rsidRPr="00E74B4B">
        <w:rPr>
          <w:rFonts w:ascii="Arial" w:hAnsi="Arial" w:cs="Arial"/>
          <w:color w:val="000000"/>
          <w:sz w:val="20"/>
        </w:rPr>
        <w:t xml:space="preserve"> element provides a list of </w:t>
      </w:r>
      <w:r w:rsidR="006B13A7" w:rsidRPr="00E74B4B">
        <w:rPr>
          <w:rFonts w:ascii="Arial" w:hAnsi="Arial" w:cs="Arial"/>
          <w:bCs/>
          <w:color w:val="000000"/>
          <w:sz w:val="20"/>
        </w:rPr>
        <w:t>QName</w:t>
      </w:r>
      <w:r w:rsidR="006B13A7" w:rsidRPr="00E74B4B">
        <w:rPr>
          <w:rFonts w:ascii="Arial" w:hAnsi="Arial" w:cs="Arial"/>
          <w:color w:val="000000"/>
          <w:sz w:val="20"/>
        </w:rPr>
        <w:t xml:space="preserve"> elements. Each </w:t>
      </w:r>
      <w:r w:rsidR="006B13A7" w:rsidRPr="00E74B4B">
        <w:rPr>
          <w:rFonts w:ascii="Arial" w:hAnsi="Arial" w:cs="Arial"/>
          <w:bCs/>
          <w:color w:val="000000"/>
          <w:sz w:val="20"/>
        </w:rPr>
        <w:t>QName</w:t>
      </w:r>
      <w:r w:rsidR="006B13A7" w:rsidRPr="00E74B4B">
        <w:rPr>
          <w:rFonts w:ascii="Arial" w:hAnsi="Arial" w:cs="Arial"/>
          <w:color w:val="000000"/>
          <w:sz w:val="20"/>
        </w:rPr>
        <w:t xml:space="preserve"> represents the namespace and name of an XML schema element that specifies a credential type. Each QName listed in the AuthenticationProfiles metadata represent a</w:t>
      </w:r>
      <w:r w:rsidR="009C7613">
        <w:rPr>
          <w:rFonts w:ascii="Arial" w:hAnsi="Arial" w:cs="Arial"/>
          <w:color w:val="000000"/>
          <w:sz w:val="20"/>
        </w:rPr>
        <w:t>n</w:t>
      </w:r>
      <w:r w:rsidR="006B13A7" w:rsidRPr="00E74B4B">
        <w:rPr>
          <w:rFonts w:ascii="Arial" w:hAnsi="Arial" w:cs="Arial"/>
          <w:color w:val="000000"/>
          <w:sz w:val="20"/>
        </w:rPr>
        <w:t xml:space="preserve"> authentication profile or credential that is supported by the AuthenticationService. In other words if the QName for a credential is listed in the AuthenticationProfiles metadata element, then that credential may used to authenticate using the Authentication Service's </w:t>
      </w:r>
      <w:r w:rsidR="006B13A7" w:rsidRPr="00E74B4B">
        <w:rPr>
          <w:rFonts w:ascii="Arial" w:hAnsi="Arial" w:cs="Arial"/>
          <w:bCs/>
          <w:color w:val="000000"/>
          <w:sz w:val="20"/>
        </w:rPr>
        <w:t>authenticate</w:t>
      </w:r>
      <w:r w:rsidR="005C7E32" w:rsidRPr="00E74B4B">
        <w:rPr>
          <w:rFonts w:ascii="Arial" w:hAnsi="Arial" w:cs="Arial"/>
          <w:bCs/>
          <w:color w:val="000000"/>
          <w:sz w:val="20"/>
        </w:rPr>
        <w:t>Use</w:t>
      </w:r>
      <w:r w:rsidR="006B13A7" w:rsidRPr="00E74B4B">
        <w:rPr>
          <w:rFonts w:ascii="Arial" w:hAnsi="Arial" w:cs="Arial"/>
          <w:bCs/>
          <w:color w:val="000000"/>
          <w:sz w:val="20"/>
        </w:rPr>
        <w:t>r()</w:t>
      </w:r>
      <w:r w:rsidR="006B13A7" w:rsidRPr="00E74B4B">
        <w:rPr>
          <w:rFonts w:ascii="Arial" w:hAnsi="Arial" w:cs="Arial"/>
          <w:color w:val="000000"/>
          <w:sz w:val="20"/>
        </w:rPr>
        <w:t xml:space="preserve"> operation.</w:t>
      </w:r>
      <w:r w:rsidR="00487B40">
        <w:rPr>
          <w:rFonts w:ascii="Arial" w:hAnsi="Arial" w:cs="Arial"/>
          <w:color w:val="000000"/>
          <w:sz w:val="20"/>
        </w:rPr>
        <w:t xml:space="preserve"> </w:t>
      </w:r>
      <w:r w:rsidR="00487B40" w:rsidRPr="0088658B">
        <w:rPr>
          <w:rFonts w:ascii="Arial" w:hAnsi="Arial" w:cs="Arial"/>
          <w:color w:val="000000"/>
          <w:sz w:val="20"/>
        </w:rPr>
        <w:t>The</w:t>
      </w:r>
      <w:r w:rsidR="00487B40">
        <w:rPr>
          <w:rFonts w:ascii="Arial" w:hAnsi="Arial" w:cs="Arial"/>
          <w:color w:val="000000"/>
          <w:sz w:val="20"/>
        </w:rPr>
        <w:t xml:space="preserve"> </w:t>
      </w:r>
      <w:r w:rsidR="00487B40" w:rsidRPr="0088658B">
        <w:rPr>
          <w:rFonts w:ascii="Arial" w:hAnsi="Arial" w:cs="Arial"/>
          <w:color w:val="000000"/>
          <w:sz w:val="20"/>
        </w:rPr>
        <w:t xml:space="preserve">authentication profiles are represented by </w:t>
      </w:r>
      <w:r w:rsidR="00487B40">
        <w:rPr>
          <w:rFonts w:ascii="Arial" w:hAnsi="Arial" w:cs="Arial"/>
          <w:color w:val="000000"/>
          <w:sz w:val="20"/>
        </w:rPr>
        <w:t>a</w:t>
      </w:r>
      <w:r w:rsidR="00487B40" w:rsidRPr="0088658B">
        <w:rPr>
          <w:rFonts w:ascii="Arial" w:hAnsi="Arial" w:cs="Arial"/>
          <w:color w:val="000000"/>
          <w:sz w:val="20"/>
        </w:rPr>
        <w:t xml:space="preserve"> resource property</w:t>
      </w:r>
      <w:r w:rsidR="00487B40">
        <w:rPr>
          <w:rFonts w:ascii="Arial" w:hAnsi="Arial" w:cs="Arial"/>
          <w:color w:val="000000"/>
          <w:sz w:val="20"/>
        </w:rPr>
        <w:t xml:space="preserve"> (</w:t>
      </w:r>
      <w:r w:rsidR="0041160F">
        <w:rPr>
          <w:rFonts w:ascii="Arial" w:hAnsi="Arial" w:cs="Arial"/>
          <w:color w:val="000000"/>
          <w:sz w:val="20"/>
        </w:rPr>
        <w:t>ex: (</w:t>
      </w:r>
      <w:r w:rsidR="00487B40" w:rsidRPr="0088658B">
        <w:rPr>
          <w:rFonts w:ascii="Arial" w:hAnsi="Arial" w:cs="Arial"/>
          <w:color w:val="000000"/>
          <w:sz w:val="20"/>
        </w:rPr>
        <w:t>http://gaards.cagrid.org/authentication, AuthenticationProfiles)</w:t>
      </w:r>
      <w:r w:rsidR="0041160F">
        <w:rPr>
          <w:rFonts w:ascii="Arial" w:hAnsi="Arial" w:cs="Arial"/>
          <w:color w:val="000000"/>
          <w:sz w:val="20"/>
        </w:rPr>
        <w:t>)</w:t>
      </w:r>
      <w:r w:rsidR="00487B40" w:rsidRPr="0088658B">
        <w:rPr>
          <w:rFonts w:ascii="Arial" w:hAnsi="Arial" w:cs="Arial"/>
          <w:color w:val="000000"/>
          <w:sz w:val="20"/>
        </w:rPr>
        <w:t>.</w:t>
      </w:r>
    </w:p>
    <w:p w:rsidR="008D4EDC" w:rsidRPr="00DD656F" w:rsidRDefault="00DD656F" w:rsidP="006B13A7">
      <w:pPr>
        <w:rPr>
          <w:rFonts w:ascii="Arial" w:hAnsi="Arial" w:cs="Arial"/>
          <w:color w:val="000000"/>
          <w:sz w:val="20"/>
        </w:rPr>
      </w:pPr>
      <w:r w:rsidRPr="00BD0B8F">
        <w:rPr>
          <w:rFonts w:ascii="Arial" w:hAnsi="Arial" w:cs="Arial"/>
          <w:sz w:val="20"/>
        </w:rPr>
        <w:t xml:space="preserve">As it is explained in </w:t>
      </w:r>
      <w:hyperlink w:anchor="_WS-Resource_Framework" w:history="1">
        <w:r w:rsidRPr="00BD0B8F">
          <w:rPr>
            <w:rStyle w:val="Hyperlink"/>
            <w:rFonts w:ascii="Arial" w:hAnsi="Arial" w:cs="Arial"/>
            <w:sz w:val="20"/>
          </w:rPr>
          <w:t>section 2.6</w:t>
        </w:r>
      </w:hyperlink>
      <w:r w:rsidRPr="00BD0B8F">
        <w:rPr>
          <w:rFonts w:ascii="Arial" w:hAnsi="Arial" w:cs="Arial"/>
          <w:sz w:val="20"/>
        </w:rPr>
        <w:t xml:space="preserve">, </w:t>
      </w:r>
      <w:r w:rsidRPr="00BD0B8F">
        <w:rPr>
          <w:rFonts w:ascii="Arial" w:hAnsi="Arial" w:cs="Arial"/>
          <w:color w:val="000000"/>
          <w:sz w:val="20"/>
        </w:rPr>
        <w:t xml:space="preserve">clients </w:t>
      </w:r>
      <w:r w:rsidR="00BD0B8F" w:rsidRPr="00BD0B8F">
        <w:rPr>
          <w:rFonts w:ascii="Arial" w:hAnsi="Arial" w:cs="Arial"/>
          <w:color w:val="000000"/>
          <w:sz w:val="20"/>
        </w:rPr>
        <w:t>can access</w:t>
      </w:r>
      <w:r w:rsidRPr="00BD0B8F">
        <w:rPr>
          <w:rFonts w:ascii="Arial" w:hAnsi="Arial" w:cs="Arial"/>
          <w:color w:val="000000"/>
          <w:sz w:val="20"/>
        </w:rPr>
        <w:t xml:space="preserve"> the value of </w:t>
      </w:r>
      <w:r w:rsidRPr="00BD0B8F">
        <w:rPr>
          <w:rFonts w:ascii="Arial" w:hAnsi="Arial" w:cs="Arial"/>
          <w:color w:val="000000" w:themeColor="text1"/>
          <w:sz w:val="20"/>
        </w:rPr>
        <w:t>AuthenticationProfiles</w:t>
      </w:r>
      <w:r w:rsidRPr="00BD0B8F">
        <w:rPr>
          <w:rFonts w:ascii="Arial" w:hAnsi="Arial" w:cs="Arial"/>
          <w:color w:val="000000"/>
          <w:sz w:val="20"/>
        </w:rPr>
        <w:t xml:space="preserve"> resource property</w:t>
      </w:r>
      <w:r w:rsidR="00BD0B8F" w:rsidRPr="00BD0B8F">
        <w:rPr>
          <w:rFonts w:ascii="Arial" w:hAnsi="Arial" w:cs="Arial"/>
          <w:color w:val="000000"/>
          <w:sz w:val="20"/>
        </w:rPr>
        <w:t xml:space="preserve"> through standard web service operations defined by the WS-ResourceProperties specification</w:t>
      </w:r>
      <w:r w:rsidRPr="00DD656F">
        <w:rPr>
          <w:rFonts w:ascii="Arial" w:hAnsi="Arial" w:cs="Arial"/>
          <w:color w:val="000000"/>
          <w:sz w:val="20"/>
        </w:rPr>
        <w:t xml:space="preserve">. </w:t>
      </w:r>
      <w:r w:rsidR="0032047C">
        <w:rPr>
          <w:rFonts w:ascii="Arial" w:hAnsi="Arial" w:cs="Arial"/>
          <w:color w:val="000000"/>
          <w:sz w:val="20"/>
        </w:rPr>
        <w:t>As it is explained in section 3.2.10, AuthenticationService client API provides convenient API, AuthenticationClient.</w:t>
      </w:r>
      <w:r w:rsidR="0032047C" w:rsidRPr="007E1F3E">
        <w:rPr>
          <w:rFonts w:ascii="Arial" w:hAnsi="Arial" w:cs="Arial"/>
          <w:sz w:val="20"/>
        </w:rPr>
        <w:t>getSupportedAuthenticationProfiles</w:t>
      </w:r>
      <w:r w:rsidR="0032047C">
        <w:rPr>
          <w:rFonts w:ascii="Arial" w:hAnsi="Arial" w:cs="Arial"/>
          <w:sz w:val="20"/>
        </w:rPr>
        <w:t>() to access supported authentication profiles.</w:t>
      </w:r>
    </w:p>
    <w:p w:rsidR="00DD656F" w:rsidRPr="008D4EDC" w:rsidRDefault="00DD656F" w:rsidP="006B13A7">
      <w:pPr>
        <w:rPr>
          <w:rFonts w:ascii="Arial" w:hAnsi="Arial" w:cs="Arial"/>
          <w:sz w:val="20"/>
        </w:rPr>
      </w:pPr>
    </w:p>
    <w:p w:rsidR="008A1339" w:rsidRDefault="008A1339" w:rsidP="00423C78">
      <w:pPr>
        <w:rPr>
          <w:rFonts w:ascii="Arial" w:hAnsi="Arial" w:cs="Arial"/>
          <w:color w:val="000000" w:themeColor="text1"/>
          <w:sz w:val="20"/>
        </w:rPr>
      </w:pPr>
      <w:r>
        <w:rPr>
          <w:rFonts w:ascii="Arial" w:hAnsi="Arial" w:cs="Arial"/>
          <w:color w:val="000000" w:themeColor="text1"/>
          <w:sz w:val="20"/>
        </w:rPr>
        <w:t xml:space="preserve">Following is the </w:t>
      </w:r>
      <w:r w:rsidRPr="00423C78">
        <w:rPr>
          <w:rFonts w:ascii="Arial" w:hAnsi="Arial" w:cs="Arial"/>
          <w:color w:val="000000" w:themeColor="text1"/>
          <w:sz w:val="20"/>
        </w:rPr>
        <w:t>AuthenticationProfiles</w:t>
      </w:r>
      <w:r>
        <w:rPr>
          <w:rFonts w:ascii="Arial" w:hAnsi="Arial" w:cs="Arial"/>
          <w:color w:val="000000" w:themeColor="text1"/>
          <w:sz w:val="20"/>
        </w:rPr>
        <w:t xml:space="preserve"> schema.</w:t>
      </w:r>
    </w:p>
    <w:p w:rsidR="008A1339" w:rsidRDefault="008A1339" w:rsidP="00423C78">
      <w:pPr>
        <w:rPr>
          <w:rFonts w:ascii="Arial" w:hAnsi="Arial" w:cs="Arial"/>
          <w:color w:val="000000" w:themeColor="text1"/>
          <w:sz w:val="20"/>
        </w:rPr>
      </w:pP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 xml:space="preserve"> &lt;xs:complexType name="AuthenticationProfiles"&gt;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t>&lt;xs:sequence&gt;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t>&lt;xs:element name="profile" minOccurs="1" maxOccurs="unbounded" type="xs:QName"/&gt;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t>&lt;/xs:sequence&gt;</w:t>
      </w:r>
    </w:p>
    <w:p w:rsidR="00423C78" w:rsidRDefault="00423C78" w:rsidP="00423C78">
      <w:pPr>
        <w:rPr>
          <w:rFonts w:ascii="Arial" w:hAnsi="Arial" w:cs="Arial"/>
          <w:color w:val="000000" w:themeColor="text1"/>
          <w:sz w:val="20"/>
        </w:rPr>
      </w:pPr>
      <w:r w:rsidRPr="00423C78">
        <w:rPr>
          <w:rFonts w:ascii="Arial" w:hAnsi="Arial" w:cs="Arial"/>
          <w:color w:val="000000" w:themeColor="text1"/>
          <w:sz w:val="20"/>
        </w:rPr>
        <w:t>&lt;/xs:complexType&gt;</w:t>
      </w:r>
    </w:p>
    <w:p w:rsidR="00423C78" w:rsidRDefault="00423C78" w:rsidP="00423C78">
      <w:pPr>
        <w:rPr>
          <w:rFonts w:ascii="Arial" w:hAnsi="Arial" w:cs="Arial"/>
          <w:color w:val="000000" w:themeColor="text1"/>
          <w:sz w:val="20"/>
        </w:rPr>
      </w:pPr>
    </w:p>
    <w:p w:rsidR="008A1339" w:rsidRDefault="008A1339" w:rsidP="008A1339">
      <w:pPr>
        <w:rPr>
          <w:rFonts w:ascii="Arial" w:hAnsi="Arial" w:cs="Arial"/>
          <w:color w:val="000000" w:themeColor="text1"/>
          <w:sz w:val="20"/>
        </w:rPr>
      </w:pPr>
      <w:r w:rsidRPr="008D4EDC">
        <w:rPr>
          <w:rFonts w:ascii="Arial" w:hAnsi="Arial" w:cs="Arial"/>
          <w:color w:val="000000" w:themeColor="text1"/>
          <w:sz w:val="20"/>
        </w:rPr>
        <w:t>Following are the details on supported profiles</w:t>
      </w:r>
      <w:r w:rsidR="00A63987">
        <w:rPr>
          <w:rFonts w:ascii="Arial" w:hAnsi="Arial" w:cs="Arial"/>
          <w:color w:val="000000" w:themeColor="text1"/>
          <w:sz w:val="20"/>
        </w:rPr>
        <w:t xml:space="preserve"> by AuthenticationService</w:t>
      </w:r>
      <w:r w:rsidR="002D428F">
        <w:rPr>
          <w:rFonts w:ascii="Arial" w:hAnsi="Arial" w:cs="Arial"/>
          <w:color w:val="000000" w:themeColor="text1"/>
          <w:sz w:val="20"/>
        </w:rPr>
        <w:t>:</w:t>
      </w:r>
    </w:p>
    <w:p w:rsidR="008A1339" w:rsidRPr="008D4EDC" w:rsidRDefault="008A1339" w:rsidP="00423C78">
      <w:pPr>
        <w:rPr>
          <w:rFonts w:ascii="Arial" w:hAnsi="Arial" w:cs="Arial"/>
          <w:color w:val="000000" w:themeColor="text1"/>
          <w:sz w:val="20"/>
        </w:rPr>
      </w:pPr>
    </w:p>
    <w:p w:rsidR="004B4C96" w:rsidRPr="008D4EDC" w:rsidRDefault="004B4C96" w:rsidP="004B4C96">
      <w:pPr>
        <w:rPr>
          <w:rFonts w:ascii="Arial" w:hAnsi="Arial" w:cs="Arial"/>
          <w:color w:val="000000" w:themeColor="text1"/>
          <w:sz w:val="20"/>
        </w:rPr>
      </w:pPr>
      <w:r w:rsidRPr="008D4EDC">
        <w:rPr>
          <w:rFonts w:ascii="Arial" w:hAnsi="Arial" w:cs="Arial"/>
          <w:color w:val="000000" w:themeColor="text1"/>
          <w:sz w:val="20"/>
        </w:rPr>
        <w:t>QName: BASIC_AUTHENTICATION</w:t>
      </w:r>
    </w:p>
    <w:p w:rsidR="004B4C96" w:rsidRPr="008D4EDC" w:rsidRDefault="004B4C96" w:rsidP="004B4C96">
      <w:pPr>
        <w:rPr>
          <w:rFonts w:ascii="Arial" w:hAnsi="Arial" w:cs="Arial"/>
          <w:color w:val="000000" w:themeColor="text1"/>
          <w:sz w:val="20"/>
        </w:rPr>
      </w:pPr>
      <w:r w:rsidRPr="008D4EDC">
        <w:rPr>
          <w:rFonts w:ascii="Arial" w:hAnsi="Arial" w:cs="Arial"/>
          <w:color w:val="000000" w:themeColor="text1"/>
          <w:sz w:val="20"/>
        </w:rPr>
        <w:t>Namespace: http://gaards.cagrid.org/authentication</w:t>
      </w:r>
    </w:p>
    <w:p w:rsidR="004B4C96" w:rsidRDefault="004B4C96" w:rsidP="004B4C96">
      <w:pPr>
        <w:rPr>
          <w:rFonts w:ascii="Arial" w:hAnsi="Arial" w:cs="Arial"/>
          <w:color w:val="000000" w:themeColor="text1"/>
          <w:sz w:val="20"/>
        </w:rPr>
      </w:pPr>
      <w:r w:rsidRPr="008D4EDC">
        <w:rPr>
          <w:rFonts w:ascii="Arial" w:hAnsi="Arial" w:cs="Arial"/>
          <w:color w:val="000000" w:themeColor="text1"/>
          <w:sz w:val="20"/>
        </w:rPr>
        <w:t>Schema type: BasicAuthentication</w:t>
      </w:r>
    </w:p>
    <w:p w:rsidR="008A1339" w:rsidRPr="008D4EDC" w:rsidRDefault="008A1339" w:rsidP="004B4C96">
      <w:pPr>
        <w:rPr>
          <w:rFonts w:ascii="Arial" w:hAnsi="Arial" w:cs="Arial"/>
          <w:color w:val="000000" w:themeColor="text1"/>
          <w:sz w:val="20"/>
        </w:rPr>
      </w:pP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t>&lt;xs:complexType name="BasicAuthentication"&gt;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t>&lt;xs:complexContent&gt;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r>
      <w:r w:rsidRPr="00423C78">
        <w:rPr>
          <w:rFonts w:ascii="Arial" w:hAnsi="Arial" w:cs="Arial"/>
          <w:color w:val="000000" w:themeColor="text1"/>
          <w:sz w:val="20"/>
        </w:rPr>
        <w:tab/>
        <w:t>&lt;xs:extension base="gaards:Credential"&gt;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r>
      <w:r w:rsidRPr="00423C78">
        <w:rPr>
          <w:rFonts w:ascii="Arial" w:hAnsi="Arial" w:cs="Arial"/>
          <w:color w:val="000000" w:themeColor="text1"/>
          <w:sz w:val="20"/>
        </w:rPr>
        <w:tab/>
      </w:r>
      <w:r w:rsidRPr="00423C78">
        <w:rPr>
          <w:rFonts w:ascii="Arial" w:hAnsi="Arial" w:cs="Arial"/>
          <w:color w:val="000000" w:themeColor="text1"/>
          <w:sz w:val="20"/>
        </w:rPr>
        <w:tab/>
        <w:t>&lt;xs:attribute name="userId" use="required" type="xs:string" /&gt;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t xml:space="preserve">        &lt;xs:attribute name="password" use="required" type="xs:string" /&gt;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r>
      <w:r w:rsidRPr="00423C78">
        <w:rPr>
          <w:rFonts w:ascii="Arial" w:hAnsi="Arial" w:cs="Arial"/>
          <w:color w:val="000000" w:themeColor="text1"/>
          <w:sz w:val="20"/>
        </w:rPr>
        <w:tab/>
        <w:t>&lt;/xs:extension&gt;</w:t>
      </w:r>
    </w:p>
    <w:p w:rsidR="00423C78" w:rsidRPr="00423C78" w:rsidRDefault="00423C78" w:rsidP="00423C78">
      <w:pPr>
        <w:rPr>
          <w:rFonts w:ascii="Arial" w:hAnsi="Arial" w:cs="Arial"/>
          <w:color w:val="000000" w:themeColor="text1"/>
          <w:sz w:val="20"/>
        </w:rPr>
      </w:pPr>
      <w:r w:rsidRPr="00423C78">
        <w:rPr>
          <w:rFonts w:ascii="Arial" w:hAnsi="Arial" w:cs="Arial"/>
          <w:color w:val="000000" w:themeColor="text1"/>
          <w:sz w:val="20"/>
        </w:rPr>
        <w:tab/>
      </w:r>
      <w:r w:rsidRPr="00423C78">
        <w:rPr>
          <w:rFonts w:ascii="Arial" w:hAnsi="Arial" w:cs="Arial"/>
          <w:color w:val="000000" w:themeColor="text1"/>
          <w:sz w:val="20"/>
        </w:rPr>
        <w:tab/>
        <w:t>&lt;/xs:complexContent&gt;</w:t>
      </w:r>
    </w:p>
    <w:p w:rsidR="004B4C96" w:rsidRDefault="00423C78" w:rsidP="00423C78">
      <w:pPr>
        <w:rPr>
          <w:rFonts w:ascii="Arial" w:hAnsi="Arial" w:cs="Arial"/>
          <w:color w:val="000000" w:themeColor="text1"/>
          <w:sz w:val="20"/>
        </w:rPr>
      </w:pPr>
      <w:r w:rsidRPr="00423C78">
        <w:rPr>
          <w:rFonts w:ascii="Arial" w:hAnsi="Arial" w:cs="Arial"/>
          <w:color w:val="000000" w:themeColor="text1"/>
          <w:sz w:val="20"/>
        </w:rPr>
        <w:tab/>
        <w:t>&lt;/xs:complexType&gt;</w:t>
      </w:r>
    </w:p>
    <w:p w:rsidR="00423C78" w:rsidRDefault="00423C78" w:rsidP="00423C78">
      <w:pPr>
        <w:rPr>
          <w:rFonts w:ascii="Arial" w:hAnsi="Arial" w:cs="Arial"/>
          <w:color w:val="000000" w:themeColor="text1"/>
          <w:sz w:val="20"/>
        </w:rPr>
      </w:pPr>
    </w:p>
    <w:p w:rsidR="006B4686" w:rsidRPr="008D4EDC" w:rsidRDefault="006B4686" w:rsidP="00423C78">
      <w:pPr>
        <w:rPr>
          <w:rFonts w:ascii="Arial" w:hAnsi="Arial" w:cs="Arial"/>
          <w:color w:val="000000" w:themeColor="text1"/>
          <w:sz w:val="20"/>
        </w:rPr>
      </w:pPr>
    </w:p>
    <w:p w:rsidR="004B4C96" w:rsidRPr="008D4EDC" w:rsidRDefault="004B4C96" w:rsidP="004B4C96">
      <w:pPr>
        <w:rPr>
          <w:rFonts w:ascii="Arial" w:hAnsi="Arial" w:cs="Arial"/>
          <w:color w:val="000000" w:themeColor="text1"/>
          <w:sz w:val="20"/>
        </w:rPr>
      </w:pPr>
      <w:r w:rsidRPr="008D4EDC">
        <w:rPr>
          <w:rFonts w:ascii="Arial" w:hAnsi="Arial" w:cs="Arial"/>
          <w:color w:val="000000" w:themeColor="text1"/>
          <w:sz w:val="20"/>
        </w:rPr>
        <w:t xml:space="preserve">QName: </w:t>
      </w:r>
      <w:r w:rsidRPr="008D4EDC">
        <w:rPr>
          <w:rFonts w:ascii="Arial" w:hAnsi="Arial" w:cs="Arial"/>
          <w:i/>
          <w:iCs/>
          <w:color w:val="000000" w:themeColor="text1"/>
          <w:sz w:val="20"/>
        </w:rPr>
        <w:t>ONE_TIME_PASSWORD</w:t>
      </w:r>
    </w:p>
    <w:p w:rsidR="004B4C96" w:rsidRPr="008D4EDC" w:rsidRDefault="004B4C96" w:rsidP="004B4C96">
      <w:pPr>
        <w:rPr>
          <w:rFonts w:ascii="Arial" w:hAnsi="Arial" w:cs="Arial"/>
          <w:color w:val="000000" w:themeColor="text1"/>
          <w:sz w:val="20"/>
        </w:rPr>
      </w:pPr>
      <w:r w:rsidRPr="008D4EDC">
        <w:rPr>
          <w:rFonts w:ascii="Arial" w:hAnsi="Arial" w:cs="Arial"/>
          <w:color w:val="000000" w:themeColor="text1"/>
          <w:sz w:val="20"/>
        </w:rPr>
        <w:t>Namespace: http://gaards.cagrid.org/authentication</w:t>
      </w:r>
    </w:p>
    <w:p w:rsidR="004B4C96" w:rsidRPr="008D4EDC" w:rsidRDefault="004B4C96" w:rsidP="004B4C96">
      <w:pPr>
        <w:rPr>
          <w:rFonts w:ascii="Arial" w:hAnsi="Arial" w:cs="Arial"/>
          <w:color w:val="000000" w:themeColor="text1"/>
          <w:sz w:val="20"/>
        </w:rPr>
      </w:pPr>
      <w:r w:rsidRPr="008D4EDC">
        <w:rPr>
          <w:rFonts w:ascii="Arial" w:hAnsi="Arial" w:cs="Arial"/>
          <w:color w:val="000000" w:themeColor="text1"/>
          <w:sz w:val="20"/>
        </w:rPr>
        <w:t>Schema type: OneTimePassword</w:t>
      </w:r>
    </w:p>
    <w:p w:rsidR="00F750DA" w:rsidRDefault="00F750DA" w:rsidP="003E140D">
      <w:pPr>
        <w:spacing w:line="228" w:lineRule="atLeast"/>
        <w:rPr>
          <w:rFonts w:ascii="Arial" w:hAnsi="Arial" w:cs="Arial"/>
          <w:color w:val="000000"/>
          <w:sz w:val="20"/>
        </w:rPr>
      </w:pP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t>&lt;xs:complexType name="OneTimePassword"&gt;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t>&lt;xs:complexContent&gt;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t>&lt;xs:extension base="gaards:Credential"&gt;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r>
      <w:r w:rsidRPr="00423C78">
        <w:rPr>
          <w:rFonts w:ascii="Arial" w:hAnsi="Arial" w:cs="Arial"/>
          <w:color w:val="000000"/>
          <w:sz w:val="20"/>
        </w:rPr>
        <w:tab/>
      </w:r>
      <w:r w:rsidRPr="00423C78">
        <w:rPr>
          <w:rFonts w:ascii="Arial" w:hAnsi="Arial" w:cs="Arial"/>
          <w:color w:val="000000"/>
          <w:sz w:val="20"/>
        </w:rPr>
        <w:tab/>
        <w:t>&lt;xs:attribute name="userId" use="required" type="xs:string" /&gt;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t xml:space="preserve">        &lt;xs:attribute name="oneTimePassword" use="required" type="xs:string" /&gt;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r>
      <w:r w:rsidRPr="00423C78">
        <w:rPr>
          <w:rFonts w:ascii="Arial" w:hAnsi="Arial" w:cs="Arial"/>
          <w:color w:val="000000"/>
          <w:sz w:val="20"/>
        </w:rPr>
        <w:tab/>
        <w:t>&lt;/xs:extension&gt;</w:t>
      </w:r>
    </w:p>
    <w:p w:rsidR="00423C78" w:rsidRPr="00423C78" w:rsidRDefault="00423C78" w:rsidP="00423C78">
      <w:pPr>
        <w:spacing w:line="228" w:lineRule="atLeast"/>
        <w:rPr>
          <w:rFonts w:ascii="Arial" w:hAnsi="Arial" w:cs="Arial"/>
          <w:color w:val="000000"/>
          <w:sz w:val="20"/>
        </w:rPr>
      </w:pPr>
      <w:r w:rsidRPr="00423C78">
        <w:rPr>
          <w:rFonts w:ascii="Arial" w:hAnsi="Arial" w:cs="Arial"/>
          <w:color w:val="000000"/>
          <w:sz w:val="20"/>
        </w:rPr>
        <w:tab/>
      </w:r>
      <w:r w:rsidRPr="00423C78">
        <w:rPr>
          <w:rFonts w:ascii="Arial" w:hAnsi="Arial" w:cs="Arial"/>
          <w:color w:val="000000"/>
          <w:sz w:val="20"/>
        </w:rPr>
        <w:tab/>
        <w:t>&lt;/xs:complexContent&gt;</w:t>
      </w:r>
    </w:p>
    <w:p w:rsidR="00F750DA" w:rsidRDefault="00423C78" w:rsidP="00423C78">
      <w:pPr>
        <w:spacing w:line="228" w:lineRule="atLeast"/>
        <w:rPr>
          <w:rFonts w:ascii="Arial" w:hAnsi="Arial" w:cs="Arial"/>
          <w:color w:val="000000"/>
          <w:sz w:val="20"/>
        </w:rPr>
      </w:pPr>
      <w:r w:rsidRPr="00423C78">
        <w:rPr>
          <w:rFonts w:ascii="Arial" w:hAnsi="Arial" w:cs="Arial"/>
          <w:color w:val="000000"/>
          <w:sz w:val="20"/>
        </w:rPr>
        <w:tab/>
        <w:t>&lt;/xs:complexType&gt;</w:t>
      </w:r>
    </w:p>
    <w:p w:rsidR="00423C78" w:rsidRDefault="00423C78" w:rsidP="00423C78">
      <w:pPr>
        <w:spacing w:line="228" w:lineRule="atLeast"/>
        <w:rPr>
          <w:rFonts w:ascii="Arial" w:hAnsi="Arial" w:cs="Arial"/>
          <w:color w:val="000000"/>
          <w:sz w:val="20"/>
        </w:rPr>
      </w:pPr>
    </w:p>
    <w:p w:rsidR="003E140D" w:rsidRDefault="003E140D" w:rsidP="003E140D">
      <w:pPr>
        <w:spacing w:line="228" w:lineRule="atLeast"/>
        <w:rPr>
          <w:rFonts w:ascii="Arial" w:hAnsi="Arial" w:cs="Arial"/>
          <w:color w:val="000000"/>
          <w:sz w:val="20"/>
        </w:rPr>
      </w:pPr>
      <w:r>
        <w:rPr>
          <w:rFonts w:ascii="Arial" w:hAnsi="Arial" w:cs="Arial"/>
          <w:color w:val="000000"/>
          <w:sz w:val="20"/>
        </w:rPr>
        <w:t>Following activity diagrams shows activities in AuthenticationService and Dorian and their dependency.</w:t>
      </w:r>
    </w:p>
    <w:p w:rsidR="00D4284B" w:rsidRDefault="00D4284B" w:rsidP="003E140D">
      <w:pPr>
        <w:spacing w:line="228" w:lineRule="atLeast"/>
        <w:rPr>
          <w:rFonts w:ascii="Arial" w:hAnsi="Arial" w:cs="Arial"/>
          <w:color w:val="000000"/>
          <w:sz w:val="20"/>
        </w:rPr>
      </w:pPr>
    </w:p>
    <w:p w:rsidR="00D4284B" w:rsidRDefault="00D4284B" w:rsidP="003E140D">
      <w:pPr>
        <w:spacing w:line="228" w:lineRule="atLeast"/>
        <w:rPr>
          <w:rFonts w:ascii="Arial" w:hAnsi="Arial" w:cs="Arial"/>
          <w:color w:val="000000"/>
          <w:sz w:val="20"/>
        </w:rPr>
      </w:pPr>
      <w:r>
        <w:rPr>
          <w:rFonts w:ascii="Arial" w:hAnsi="Arial" w:cs="Arial"/>
          <w:noProof/>
          <w:color w:val="000000"/>
          <w:sz w:val="20"/>
        </w:rPr>
        <w:lastRenderedPageBreak/>
        <w:drawing>
          <wp:anchor distT="0" distB="0" distL="114300" distR="114300" simplePos="0" relativeHeight="251689472" behindDoc="1" locked="0" layoutInCell="1" allowOverlap="1">
            <wp:simplePos x="0" y="0"/>
            <wp:positionH relativeFrom="column">
              <wp:posOffset>424815</wp:posOffset>
            </wp:positionH>
            <wp:positionV relativeFrom="paragraph">
              <wp:posOffset>9525</wp:posOffset>
            </wp:positionV>
            <wp:extent cx="4114800" cy="5066030"/>
            <wp:effectExtent l="19050" t="0" r="0" b="0"/>
            <wp:wrapTight wrapText="bothSides">
              <wp:wrapPolygon edited="0">
                <wp:start x="-100" y="0"/>
                <wp:lineTo x="-100" y="21524"/>
                <wp:lineTo x="21600" y="21524"/>
                <wp:lineTo x="21600" y="0"/>
                <wp:lineTo x="-100" y="0"/>
              </wp:wrapPolygon>
            </wp:wrapTight>
            <wp:docPr id="910" name="Picture 30" descr="au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bmp"/>
                    <pic:cNvPicPr/>
                  </pic:nvPicPr>
                  <pic:blipFill>
                    <a:blip r:embed="rId36" cstate="print"/>
                    <a:stretch>
                      <a:fillRect/>
                    </a:stretch>
                  </pic:blipFill>
                  <pic:spPr>
                    <a:xfrm>
                      <a:off x="0" y="0"/>
                      <a:ext cx="4114800" cy="5066030"/>
                    </a:xfrm>
                    <a:prstGeom prst="rect">
                      <a:avLst/>
                    </a:prstGeom>
                  </pic:spPr>
                </pic:pic>
              </a:graphicData>
            </a:graphic>
          </wp:anchor>
        </w:drawing>
      </w:r>
    </w:p>
    <w:p w:rsidR="00D4284B" w:rsidRDefault="00D4284B" w:rsidP="003E140D">
      <w:pPr>
        <w:spacing w:line="228" w:lineRule="atLeast"/>
        <w:rPr>
          <w:rFonts w:ascii="Arial" w:hAnsi="Arial" w:cs="Arial"/>
          <w:color w:val="000000"/>
          <w:sz w:val="20"/>
        </w:rPr>
      </w:pPr>
    </w:p>
    <w:p w:rsidR="00D4284B" w:rsidRDefault="00D4284B" w:rsidP="003E140D">
      <w:pPr>
        <w:spacing w:line="228" w:lineRule="atLeast"/>
        <w:rPr>
          <w:rFonts w:ascii="Arial" w:hAnsi="Arial" w:cs="Arial"/>
          <w:color w:val="000000"/>
          <w:sz w:val="20"/>
        </w:rPr>
      </w:pPr>
    </w:p>
    <w:p w:rsidR="00D4284B" w:rsidRDefault="00D4284B" w:rsidP="003E140D">
      <w:pPr>
        <w:spacing w:line="228" w:lineRule="atLeast"/>
        <w:rPr>
          <w:rFonts w:ascii="Arial" w:hAnsi="Arial" w:cs="Arial"/>
          <w:color w:val="000000"/>
          <w:sz w:val="20"/>
        </w:rPr>
      </w:pPr>
    </w:p>
    <w:p w:rsidR="00D4284B" w:rsidRDefault="00D4284B" w:rsidP="003E140D">
      <w:pPr>
        <w:spacing w:line="228" w:lineRule="atLeast"/>
        <w:ind w:left="720"/>
        <w:rPr>
          <w:rFonts w:ascii="Arial" w:hAnsi="Arial" w:cs="Arial"/>
          <w:noProof/>
          <w:color w:val="000000"/>
          <w:sz w:val="20"/>
        </w:rPr>
      </w:pPr>
    </w:p>
    <w:p w:rsidR="00D4284B" w:rsidRDefault="00D4284B" w:rsidP="003E140D">
      <w:pPr>
        <w:spacing w:line="228" w:lineRule="atLeast"/>
        <w:ind w:left="720"/>
        <w:rPr>
          <w:rFonts w:ascii="Arial" w:hAnsi="Arial" w:cs="Arial"/>
          <w:noProof/>
          <w:color w:val="000000"/>
          <w:sz w:val="20"/>
        </w:rPr>
      </w:pPr>
    </w:p>
    <w:p w:rsidR="00D4284B" w:rsidRDefault="00D4284B" w:rsidP="003E140D">
      <w:pPr>
        <w:spacing w:line="228" w:lineRule="atLeast"/>
        <w:ind w:left="720"/>
        <w:rPr>
          <w:rFonts w:ascii="Arial" w:hAnsi="Arial" w:cs="Arial"/>
          <w:noProof/>
          <w:color w:val="000000"/>
          <w:sz w:val="20"/>
        </w:rPr>
      </w:pPr>
    </w:p>
    <w:p w:rsidR="00D4284B" w:rsidRDefault="00D4284B" w:rsidP="003E140D">
      <w:pPr>
        <w:spacing w:line="228" w:lineRule="atLeast"/>
        <w:ind w:left="720"/>
        <w:rPr>
          <w:rFonts w:ascii="Arial" w:hAnsi="Arial" w:cs="Arial"/>
          <w:noProof/>
          <w:color w:val="000000"/>
          <w:sz w:val="20"/>
        </w:rPr>
      </w:pPr>
    </w:p>
    <w:p w:rsidR="003E140D" w:rsidRDefault="003E140D"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2106A0" w:rsidRDefault="002106A0" w:rsidP="003E140D">
      <w:pPr>
        <w:spacing w:line="228" w:lineRule="atLeast"/>
        <w:ind w:left="720"/>
        <w:rPr>
          <w:rFonts w:ascii="Arial" w:hAnsi="Arial" w:cs="Arial"/>
          <w:noProof/>
          <w:color w:val="000000"/>
          <w:sz w:val="20"/>
        </w:rPr>
      </w:pPr>
    </w:p>
    <w:p w:rsidR="003E140D" w:rsidRPr="000F35F0" w:rsidRDefault="003E140D" w:rsidP="003E140D">
      <w:pPr>
        <w:pStyle w:val="Caption"/>
        <w:jc w:val="center"/>
        <w:rPr>
          <w:rFonts w:ascii="Arial" w:hAnsi="Arial" w:cs="Arial"/>
          <w:i/>
          <w:color w:val="000000"/>
          <w:sz w:val="20"/>
        </w:rPr>
      </w:pPr>
      <w:bookmarkStart w:id="43" w:name="_Toc247950407"/>
      <w:r w:rsidRPr="000F35F0">
        <w:rPr>
          <w:i/>
          <w:color w:val="000000"/>
        </w:rPr>
        <w:t xml:space="preserve">Figure </w:t>
      </w:r>
      <w:r w:rsidR="00754D31" w:rsidRPr="000F35F0">
        <w:rPr>
          <w:i/>
          <w:color w:val="000000"/>
        </w:rPr>
        <w:fldChar w:fldCharType="begin"/>
      </w:r>
      <w:r w:rsidRPr="000F35F0">
        <w:rPr>
          <w:i/>
          <w:color w:val="000000"/>
        </w:rPr>
        <w:instrText xml:space="preserve"> SEQ Figure \* ARABIC </w:instrText>
      </w:r>
      <w:r w:rsidR="00754D31" w:rsidRPr="000F35F0">
        <w:rPr>
          <w:i/>
          <w:color w:val="000000"/>
        </w:rPr>
        <w:fldChar w:fldCharType="separate"/>
      </w:r>
      <w:r w:rsidR="000934A8">
        <w:rPr>
          <w:i/>
          <w:noProof/>
          <w:color w:val="000000"/>
        </w:rPr>
        <w:t>9</w:t>
      </w:r>
      <w:r w:rsidR="00754D31" w:rsidRPr="000F35F0">
        <w:rPr>
          <w:i/>
          <w:color w:val="000000"/>
        </w:rPr>
        <w:fldChar w:fldCharType="end"/>
      </w:r>
      <w:r w:rsidRPr="000F35F0">
        <w:rPr>
          <w:i/>
          <w:color w:val="000000"/>
        </w:rPr>
        <w:t xml:space="preserve"> AuthenticationService activity diagram</w:t>
      </w:r>
      <w:bookmarkEnd w:id="43"/>
    </w:p>
    <w:p w:rsidR="003E140D" w:rsidRPr="00AA6922" w:rsidRDefault="003E140D" w:rsidP="003E140D">
      <w:pPr>
        <w:rPr>
          <w:rFonts w:ascii="Arial" w:hAnsi="Arial" w:cs="Arial"/>
          <w:sz w:val="20"/>
        </w:rPr>
      </w:pPr>
    </w:p>
    <w:p w:rsidR="003E140D" w:rsidRDefault="003E140D" w:rsidP="003E140D">
      <w:pPr>
        <w:rPr>
          <w:rFonts w:ascii="Arial" w:hAnsi="Arial" w:cs="Arial"/>
          <w:sz w:val="20"/>
        </w:rPr>
      </w:pPr>
      <w:r w:rsidRPr="00AA6922">
        <w:rPr>
          <w:rFonts w:ascii="Arial" w:hAnsi="Arial" w:cs="Arial"/>
          <w:sz w:val="20"/>
        </w:rPr>
        <w:t xml:space="preserve">As shown in the sequence diagram below, a client communicate with the authentication service through its web service interface using HTTPS. The AuthenticationService implementation delegates all authentication requests to the AuthenticationProvider. The Authentication Service is built using the spring framework, allowing any of it modules to be easily replaced with custom implementation. The default AuthenticationProvider delegates the validation of the credential to the SubjectProvider. The SubjectProvider validates provided credential with organization's identity provider and obtains the Subject (user attributes). The AuthenticationProvider provides the Subject to the SAMLProvider which is responsible for encoding the user attributes provided by the AuthenticationProvider into a SAML Assertion. The SAMLProvider creates and signs the SAML Assertion and returns it to the AuthenticationProvider. The AuthenticationProvider returns the SAML Assertion to the web service interface, which then returns it to the client that made the authentication request. </w:t>
      </w:r>
    </w:p>
    <w:p w:rsidR="003E140D" w:rsidRDefault="003E140D" w:rsidP="003E140D">
      <w:pPr>
        <w:rPr>
          <w:rFonts w:ascii="Arial" w:hAnsi="Arial" w:cs="Arial"/>
          <w:sz w:val="20"/>
        </w:rPr>
      </w:pPr>
    </w:p>
    <w:p w:rsidR="003E140D" w:rsidRDefault="008A54FA" w:rsidP="003E140D">
      <w:pPr>
        <w:spacing w:before="228" w:after="228" w:line="228" w:lineRule="atLeast"/>
        <w:rPr>
          <w:rFonts w:ascii="Verdana" w:hAnsi="Verdana"/>
          <w:color w:val="000000"/>
          <w:sz w:val="16"/>
          <w:szCs w:val="16"/>
        </w:rPr>
      </w:pPr>
      <w:r>
        <w:rPr>
          <w:rFonts w:ascii="Verdana" w:hAnsi="Verdana"/>
          <w:noProof/>
          <w:color w:val="000000"/>
          <w:sz w:val="16"/>
          <w:szCs w:val="16"/>
        </w:rPr>
        <w:lastRenderedPageBreak/>
        <w:drawing>
          <wp:inline distT="0" distB="0" distL="0" distR="0">
            <wp:extent cx="611505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115050" cy="4819650"/>
                    </a:xfrm>
                    <a:prstGeom prst="rect">
                      <a:avLst/>
                    </a:prstGeom>
                    <a:noFill/>
                    <a:ln w="9525">
                      <a:noFill/>
                      <a:miter lim="800000"/>
                      <a:headEnd/>
                      <a:tailEnd/>
                    </a:ln>
                  </pic:spPr>
                </pic:pic>
              </a:graphicData>
            </a:graphic>
          </wp:inline>
        </w:drawing>
      </w:r>
    </w:p>
    <w:p w:rsidR="003E140D" w:rsidRPr="006608C1" w:rsidRDefault="003E140D" w:rsidP="003E140D">
      <w:pPr>
        <w:pStyle w:val="Caption"/>
        <w:rPr>
          <w:rStyle w:val="SubtleEmphasis1"/>
          <w:i w:val="0"/>
          <w:color w:val="000000"/>
        </w:rPr>
      </w:pPr>
      <w:r>
        <w:rPr>
          <w:rStyle w:val="SubtleEmphasis1"/>
        </w:rPr>
        <w:tab/>
      </w:r>
      <w:r>
        <w:rPr>
          <w:rStyle w:val="SubtleEmphasis1"/>
        </w:rPr>
        <w:tab/>
      </w:r>
      <w:r>
        <w:rPr>
          <w:rStyle w:val="SubtleEmphasis1"/>
        </w:rPr>
        <w:tab/>
      </w:r>
      <w:r>
        <w:rPr>
          <w:rStyle w:val="SubtleEmphasis1"/>
        </w:rPr>
        <w:tab/>
      </w:r>
      <w:bookmarkStart w:id="44" w:name="_Toc247950408"/>
      <w:r w:rsidRPr="006608C1">
        <w:rPr>
          <w:i/>
          <w:color w:val="000000"/>
        </w:rPr>
        <w:t xml:space="preserve">Figure </w:t>
      </w:r>
      <w:r w:rsidR="00754D31" w:rsidRPr="006608C1">
        <w:rPr>
          <w:i/>
          <w:color w:val="000000"/>
        </w:rPr>
        <w:fldChar w:fldCharType="begin"/>
      </w:r>
      <w:r w:rsidRPr="006608C1">
        <w:rPr>
          <w:i/>
          <w:color w:val="000000"/>
        </w:rPr>
        <w:instrText xml:space="preserve"> SEQ Figure \* ARABIC </w:instrText>
      </w:r>
      <w:r w:rsidR="00754D31" w:rsidRPr="006608C1">
        <w:rPr>
          <w:i/>
          <w:color w:val="000000"/>
        </w:rPr>
        <w:fldChar w:fldCharType="separate"/>
      </w:r>
      <w:r w:rsidR="000934A8">
        <w:rPr>
          <w:i/>
          <w:noProof/>
          <w:color w:val="000000"/>
        </w:rPr>
        <w:t>10</w:t>
      </w:r>
      <w:r w:rsidR="00754D31" w:rsidRPr="006608C1">
        <w:rPr>
          <w:i/>
          <w:color w:val="000000"/>
        </w:rPr>
        <w:fldChar w:fldCharType="end"/>
      </w:r>
      <w:r w:rsidRPr="006608C1">
        <w:rPr>
          <w:i/>
          <w:color w:val="000000"/>
        </w:rPr>
        <w:t xml:space="preserve"> Authentication Service Sequence Diagram</w:t>
      </w:r>
      <w:bookmarkEnd w:id="44"/>
    </w:p>
    <w:p w:rsidR="003E140D" w:rsidRPr="007B35C1" w:rsidRDefault="003E140D" w:rsidP="003E140D">
      <w:pPr>
        <w:rPr>
          <w:rFonts w:ascii="Arial" w:hAnsi="Arial" w:cs="Arial"/>
          <w:sz w:val="20"/>
        </w:rPr>
      </w:pPr>
      <w:r w:rsidRPr="007B35C1">
        <w:rPr>
          <w:rFonts w:ascii="Arial" w:hAnsi="Arial" w:cs="Arial"/>
          <w:sz w:val="20"/>
        </w:rPr>
        <w:t>Partitioning the responsibility into three separate providers enables multiple integration options for identity providers.  For example</w:t>
      </w:r>
      <w:r>
        <w:rPr>
          <w:rFonts w:ascii="Arial" w:hAnsi="Arial" w:cs="Arial"/>
          <w:sz w:val="20"/>
        </w:rPr>
        <w:t>:</w:t>
      </w:r>
      <w:r w:rsidRPr="007B35C1">
        <w:rPr>
          <w:rFonts w:ascii="Arial" w:hAnsi="Arial" w:cs="Arial"/>
          <w:sz w:val="20"/>
        </w:rPr>
        <w:t xml:space="preserve"> organizations whose Identity Provider can authenticate users and provide the required attributes</w:t>
      </w:r>
      <w:r>
        <w:rPr>
          <w:rFonts w:ascii="Arial" w:hAnsi="Arial" w:cs="Arial"/>
          <w:sz w:val="20"/>
        </w:rPr>
        <w:t>,</w:t>
      </w:r>
      <w:r w:rsidRPr="007B35C1">
        <w:rPr>
          <w:rFonts w:ascii="Arial" w:hAnsi="Arial" w:cs="Arial"/>
          <w:sz w:val="20"/>
        </w:rPr>
        <w:t xml:space="preserve"> but do not provide support for issuing SAML assertions</w:t>
      </w:r>
      <w:r>
        <w:rPr>
          <w:rFonts w:ascii="Arial" w:hAnsi="Arial" w:cs="Arial"/>
          <w:sz w:val="20"/>
        </w:rPr>
        <w:t>,</w:t>
      </w:r>
      <w:r w:rsidRPr="007B35C1">
        <w:rPr>
          <w:rFonts w:ascii="Arial" w:hAnsi="Arial" w:cs="Arial"/>
          <w:sz w:val="20"/>
        </w:rPr>
        <w:t xml:space="preserve"> should use the default AuthenticationProvider and SAMLProvider. They may be able to leverage the default SubjectProvider, if their </w:t>
      </w:r>
      <w:r w:rsidR="005C478A">
        <w:rPr>
          <w:rFonts w:ascii="Arial" w:hAnsi="Arial" w:cs="Arial"/>
          <w:sz w:val="20"/>
        </w:rPr>
        <w:t>i</w:t>
      </w:r>
      <w:r w:rsidRPr="007B35C1">
        <w:rPr>
          <w:rFonts w:ascii="Arial" w:hAnsi="Arial" w:cs="Arial"/>
          <w:sz w:val="20"/>
        </w:rPr>
        <w:t xml:space="preserve">dentity </w:t>
      </w:r>
      <w:r w:rsidR="005C478A">
        <w:rPr>
          <w:rFonts w:ascii="Arial" w:hAnsi="Arial" w:cs="Arial"/>
          <w:sz w:val="20"/>
        </w:rPr>
        <w:t>p</w:t>
      </w:r>
      <w:r w:rsidRPr="007B35C1">
        <w:rPr>
          <w:rFonts w:ascii="Arial" w:hAnsi="Arial" w:cs="Arial"/>
          <w:sz w:val="20"/>
        </w:rPr>
        <w:t>rovider is supported, otherwise they may choose to implement their own SubjectProvider.  Another example</w:t>
      </w:r>
      <w:r>
        <w:rPr>
          <w:rFonts w:ascii="Arial" w:hAnsi="Arial" w:cs="Arial"/>
          <w:sz w:val="20"/>
        </w:rPr>
        <w:t>:</w:t>
      </w:r>
      <w:r w:rsidRPr="007B35C1">
        <w:rPr>
          <w:rFonts w:ascii="Arial" w:hAnsi="Arial" w:cs="Arial"/>
          <w:sz w:val="20"/>
        </w:rPr>
        <w:t xml:space="preserve"> if an organization's </w:t>
      </w:r>
      <w:r w:rsidR="005C478A">
        <w:rPr>
          <w:rFonts w:ascii="Arial" w:hAnsi="Arial" w:cs="Arial"/>
          <w:sz w:val="20"/>
        </w:rPr>
        <w:t>i</w:t>
      </w:r>
      <w:r w:rsidRPr="007B35C1">
        <w:rPr>
          <w:rFonts w:ascii="Arial" w:hAnsi="Arial" w:cs="Arial"/>
          <w:sz w:val="20"/>
        </w:rPr>
        <w:t xml:space="preserve">dentity </w:t>
      </w:r>
      <w:r w:rsidR="005C478A">
        <w:rPr>
          <w:rFonts w:ascii="Arial" w:hAnsi="Arial" w:cs="Arial"/>
          <w:sz w:val="20"/>
        </w:rPr>
        <w:t>p</w:t>
      </w:r>
      <w:r w:rsidRPr="007B35C1">
        <w:rPr>
          <w:rFonts w:ascii="Arial" w:hAnsi="Arial" w:cs="Arial"/>
          <w:sz w:val="20"/>
        </w:rPr>
        <w:t xml:space="preserve">rovider </w:t>
      </w:r>
      <w:r>
        <w:rPr>
          <w:rFonts w:ascii="Arial" w:hAnsi="Arial" w:cs="Arial"/>
          <w:sz w:val="20"/>
        </w:rPr>
        <w:t>is able to</w:t>
      </w:r>
      <w:r w:rsidRPr="007B35C1">
        <w:rPr>
          <w:rFonts w:ascii="Arial" w:hAnsi="Arial" w:cs="Arial"/>
          <w:sz w:val="20"/>
        </w:rPr>
        <w:t xml:space="preserve"> issue the required SAML Assertions</w:t>
      </w:r>
      <w:r>
        <w:rPr>
          <w:rFonts w:ascii="Arial" w:hAnsi="Arial" w:cs="Arial"/>
          <w:sz w:val="20"/>
        </w:rPr>
        <w:t>, they</w:t>
      </w:r>
      <w:r w:rsidRPr="007B35C1">
        <w:rPr>
          <w:rFonts w:ascii="Arial" w:hAnsi="Arial" w:cs="Arial"/>
          <w:sz w:val="20"/>
        </w:rPr>
        <w:t xml:space="preserve"> should provide their own implementation of the AuthenticationProvider</w:t>
      </w:r>
      <w:r>
        <w:rPr>
          <w:rFonts w:ascii="Arial" w:hAnsi="Arial" w:cs="Arial"/>
          <w:sz w:val="20"/>
        </w:rPr>
        <w:t>,</w:t>
      </w:r>
      <w:r w:rsidRPr="007B35C1">
        <w:rPr>
          <w:rFonts w:ascii="Arial" w:hAnsi="Arial" w:cs="Arial"/>
          <w:sz w:val="20"/>
        </w:rPr>
        <w:t xml:space="preserve"> and ignore the SubjectProvider and SAMLProvider.</w:t>
      </w:r>
    </w:p>
    <w:p w:rsidR="003E140D" w:rsidRDefault="003E140D" w:rsidP="003E140D">
      <w:pPr>
        <w:rPr>
          <w:rFonts w:ascii="Arial" w:hAnsi="Arial" w:cs="Arial"/>
          <w:sz w:val="20"/>
        </w:rPr>
      </w:pPr>
    </w:p>
    <w:p w:rsidR="00AE23CA" w:rsidRDefault="00AE23CA" w:rsidP="003E140D">
      <w:pPr>
        <w:rPr>
          <w:rFonts w:ascii="Arial" w:hAnsi="Arial" w:cs="Arial"/>
          <w:color w:val="000000"/>
          <w:sz w:val="20"/>
        </w:rPr>
      </w:pPr>
      <w:r>
        <w:rPr>
          <w:rFonts w:ascii="Arial" w:hAnsi="Arial" w:cs="Arial"/>
          <w:sz w:val="20"/>
        </w:rPr>
        <w:t xml:space="preserve">AuthenticationService component providers default implementation of </w:t>
      </w:r>
      <w:r w:rsidRPr="007B35C1">
        <w:rPr>
          <w:rFonts w:ascii="Arial" w:hAnsi="Arial" w:cs="Arial"/>
          <w:sz w:val="20"/>
        </w:rPr>
        <w:t>AuthenticationProvider</w:t>
      </w:r>
      <w:r>
        <w:rPr>
          <w:rFonts w:ascii="Arial" w:hAnsi="Arial" w:cs="Arial"/>
          <w:sz w:val="20"/>
        </w:rPr>
        <w:t xml:space="preserve">, SubjectProvider and SAMLProvider for faster and easy implementation. </w:t>
      </w:r>
      <w:r w:rsidR="008847CB" w:rsidRPr="008847CB">
        <w:rPr>
          <w:rFonts w:ascii="Arial" w:hAnsi="Arial" w:cs="Arial"/>
          <w:color w:val="000000"/>
          <w:sz w:val="20"/>
        </w:rPr>
        <w:t>The Default Subject Provider provides out of the box capability for authenticating users and obtaining user attributes with several existing identity providers.</w:t>
      </w:r>
      <w:r w:rsidR="00822A1D">
        <w:rPr>
          <w:rFonts w:ascii="Arial" w:hAnsi="Arial" w:cs="Arial"/>
          <w:color w:val="000000"/>
          <w:sz w:val="20"/>
        </w:rPr>
        <w:t xml:space="preserve"> </w:t>
      </w:r>
      <w:r w:rsidR="00822A1D" w:rsidRPr="00822A1D">
        <w:rPr>
          <w:rFonts w:ascii="Arial" w:hAnsi="Arial" w:cs="Arial"/>
          <w:color w:val="000000"/>
          <w:sz w:val="20"/>
        </w:rPr>
        <w:t>The Default SAML Provider provides an out of the box solution for issuing the required SAML Assertions. The Default SAML Provider uses a user configured certificate and private key for issuing and signing SAML assertions. In cases where the Identity Provider does not have the ability to issue SAML Assertions, the Default SAML Provider will suffice the majority of the time.</w:t>
      </w:r>
    </w:p>
    <w:p w:rsidR="0047126A" w:rsidRDefault="0047126A" w:rsidP="003E140D">
      <w:pPr>
        <w:rPr>
          <w:rFonts w:ascii="Arial" w:hAnsi="Arial" w:cs="Arial"/>
          <w:sz w:val="20"/>
        </w:rPr>
      </w:pPr>
    </w:p>
    <w:p w:rsidR="007E5A4C" w:rsidRDefault="007E5A4C" w:rsidP="003E140D">
      <w:pPr>
        <w:rPr>
          <w:rFonts w:ascii="Arial" w:hAnsi="Arial" w:cs="Arial"/>
          <w:sz w:val="20"/>
        </w:rPr>
      </w:pPr>
    </w:p>
    <w:p w:rsidR="00292752" w:rsidRDefault="00292752" w:rsidP="0090732D">
      <w:pPr>
        <w:pStyle w:val="Heading3"/>
      </w:pPr>
      <w:bookmarkStart w:id="45" w:name="_Toc248115641"/>
      <w:r>
        <w:lastRenderedPageBreak/>
        <w:t>AuthenticationProvider</w:t>
      </w:r>
      <w:bookmarkEnd w:id="45"/>
    </w:p>
    <w:p w:rsidR="00292752" w:rsidRPr="00292752" w:rsidRDefault="00292752" w:rsidP="00292752">
      <w:pPr>
        <w:rPr>
          <w:rFonts w:ascii="Arial" w:hAnsi="Arial" w:cs="Arial"/>
          <w:sz w:val="20"/>
        </w:rPr>
      </w:pPr>
      <w:r w:rsidRPr="00292752">
        <w:rPr>
          <w:rFonts w:ascii="Arial" w:hAnsi="Arial" w:cs="Arial"/>
          <w:sz w:val="20"/>
        </w:rPr>
        <w:t>The AuthenticationProvider is called directly by the web service implementation and is the top most integration point for the Authentication Service.  Following methods should be implemented by AuthenticationProvider implementation:</w:t>
      </w:r>
    </w:p>
    <w:p w:rsidR="00292752" w:rsidRPr="00292752" w:rsidRDefault="00292752" w:rsidP="00EE7F55">
      <w:pPr>
        <w:pStyle w:val="ListParagraph"/>
        <w:numPr>
          <w:ilvl w:val="0"/>
          <w:numId w:val="35"/>
        </w:numPr>
        <w:rPr>
          <w:rFonts w:ascii="Arial" w:hAnsi="Arial" w:cs="Arial"/>
          <w:sz w:val="20"/>
        </w:rPr>
      </w:pPr>
      <w:r w:rsidRPr="003F3106">
        <w:rPr>
          <w:rFonts w:ascii="Arial" w:hAnsi="Arial" w:cs="Arial"/>
          <w:b/>
          <w:sz w:val="20"/>
        </w:rPr>
        <w:t>authenticate():</w:t>
      </w:r>
      <w:r w:rsidRPr="00292752">
        <w:rPr>
          <w:rFonts w:ascii="Arial" w:hAnsi="Arial" w:cs="Arial"/>
          <w:sz w:val="20"/>
        </w:rPr>
        <w:t xml:space="preserve"> This method takes a credential as input and returns a SAMLAssertion. The credential should be used to authenticate the user with their organization's identity provider. The SAML Assertion should contain proof that the user successfully authenticated and the required a set of user attributes, mainly the user's local user id, first name, last name, and email address. For detailed information on the content required in the SAMLAssertion please refer the SAML Assertion section of this document.</w:t>
      </w:r>
    </w:p>
    <w:p w:rsidR="00292752" w:rsidRDefault="00292752" w:rsidP="00EE7F55">
      <w:pPr>
        <w:pStyle w:val="ListParagraph"/>
        <w:numPr>
          <w:ilvl w:val="0"/>
          <w:numId w:val="35"/>
        </w:numPr>
        <w:rPr>
          <w:rFonts w:ascii="Arial" w:hAnsi="Arial" w:cs="Arial"/>
          <w:sz w:val="20"/>
        </w:rPr>
      </w:pPr>
      <w:r w:rsidRPr="003F3106">
        <w:rPr>
          <w:rFonts w:ascii="Arial" w:hAnsi="Arial" w:cs="Arial"/>
          <w:b/>
          <w:sz w:val="20"/>
        </w:rPr>
        <w:t>getSupportedAuthenticationProfiles():</w:t>
      </w:r>
      <w:r w:rsidRPr="00292752">
        <w:rPr>
          <w:rFonts w:ascii="Arial" w:hAnsi="Arial" w:cs="Arial"/>
          <w:sz w:val="20"/>
        </w:rPr>
        <w:t xml:space="preserve"> This method specifies the type of credentials that the AuthenticationProvider accepts as a valid means of authentication. This method does not require an input however returns a set of valid QName(s). Each QName corresponds to the XML schema definition for the credential. </w:t>
      </w:r>
    </w:p>
    <w:p w:rsidR="00E3361E" w:rsidRPr="00292752" w:rsidRDefault="00E3361E" w:rsidP="00E3361E">
      <w:pPr>
        <w:pStyle w:val="ListParagraph"/>
        <w:rPr>
          <w:rFonts w:ascii="Arial" w:hAnsi="Arial" w:cs="Arial"/>
          <w:sz w:val="20"/>
        </w:rPr>
      </w:pPr>
    </w:p>
    <w:p w:rsidR="00F32411" w:rsidRDefault="00F32411" w:rsidP="0090732D">
      <w:pPr>
        <w:pStyle w:val="Heading3"/>
      </w:pPr>
      <w:bookmarkStart w:id="46" w:name="_Toc248115642"/>
      <w:r>
        <w:t>SubjectProvider</w:t>
      </w:r>
      <w:bookmarkEnd w:id="46"/>
    </w:p>
    <w:p w:rsidR="00F32411" w:rsidRPr="00754770" w:rsidRDefault="00F32411" w:rsidP="003E140D">
      <w:pPr>
        <w:rPr>
          <w:rFonts w:ascii="Arial" w:hAnsi="Arial" w:cs="Arial"/>
          <w:color w:val="000000"/>
          <w:sz w:val="20"/>
        </w:rPr>
      </w:pPr>
      <w:r w:rsidRPr="00754770">
        <w:rPr>
          <w:rFonts w:ascii="Arial" w:hAnsi="Arial" w:cs="Arial"/>
          <w:sz w:val="20"/>
        </w:rPr>
        <w:t xml:space="preserve">SubjectProvider is called by AuthenticationProvider to </w:t>
      </w:r>
      <w:r w:rsidRPr="00754770">
        <w:rPr>
          <w:rFonts w:ascii="Arial" w:hAnsi="Arial" w:cs="Arial"/>
          <w:color w:val="000000"/>
          <w:sz w:val="20"/>
        </w:rPr>
        <w:t>authenticate users with an identity provider. SubjectProvider is responsible for returning user attributes describing information about the user and method of authentication.</w:t>
      </w:r>
    </w:p>
    <w:p w:rsidR="00F32411" w:rsidRPr="000312E1" w:rsidRDefault="000F523D" w:rsidP="00F32411">
      <w:pPr>
        <w:spacing w:before="240" w:after="240" w:line="240" w:lineRule="atLeast"/>
        <w:rPr>
          <w:rFonts w:ascii="Arial" w:hAnsi="Arial" w:cs="Arial"/>
          <w:color w:val="000000"/>
          <w:sz w:val="20"/>
        </w:rPr>
      </w:pPr>
      <w:r>
        <w:rPr>
          <w:rFonts w:ascii="Arial" w:hAnsi="Arial" w:cs="Arial"/>
          <w:color w:val="000000"/>
          <w:sz w:val="20"/>
        </w:rPr>
        <w:t>SubjectProvider</w:t>
      </w:r>
      <w:r w:rsidR="00F32411" w:rsidRPr="00F32411">
        <w:rPr>
          <w:rFonts w:ascii="Arial" w:hAnsi="Arial" w:cs="Arial"/>
          <w:color w:val="000000"/>
          <w:sz w:val="20"/>
        </w:rPr>
        <w:t xml:space="preserve"> interface requires implementation of </w:t>
      </w:r>
      <w:r w:rsidR="00F32411" w:rsidRPr="000312E1">
        <w:rPr>
          <w:rFonts w:ascii="Arial" w:hAnsi="Arial" w:cs="Arial"/>
          <w:color w:val="000000"/>
          <w:sz w:val="20"/>
        </w:rPr>
        <w:t>following two</w:t>
      </w:r>
      <w:r w:rsidR="00F32411" w:rsidRPr="00F32411">
        <w:rPr>
          <w:rFonts w:ascii="Arial" w:hAnsi="Arial" w:cs="Arial"/>
          <w:color w:val="000000"/>
          <w:sz w:val="20"/>
        </w:rPr>
        <w:t xml:space="preserve"> methods: </w:t>
      </w:r>
    </w:p>
    <w:p w:rsidR="00F32411" w:rsidRPr="000312E1" w:rsidRDefault="00F32411" w:rsidP="00EE7F55">
      <w:pPr>
        <w:pStyle w:val="ListParagraph"/>
        <w:numPr>
          <w:ilvl w:val="0"/>
          <w:numId w:val="38"/>
        </w:numPr>
        <w:spacing w:before="240" w:after="240" w:line="240" w:lineRule="atLeast"/>
        <w:rPr>
          <w:rFonts w:ascii="Arial" w:hAnsi="Arial" w:cs="Arial"/>
          <w:color w:val="000000"/>
          <w:sz w:val="20"/>
        </w:rPr>
      </w:pPr>
      <w:r w:rsidRPr="000312E1">
        <w:rPr>
          <w:rFonts w:ascii="Arial" w:hAnsi="Arial" w:cs="Arial"/>
          <w:b/>
          <w:bCs/>
          <w:color w:val="000000"/>
          <w:sz w:val="20"/>
        </w:rPr>
        <w:t xml:space="preserve">getSubject(): </w:t>
      </w:r>
      <w:r w:rsidRPr="00C81363">
        <w:rPr>
          <w:rFonts w:ascii="Arial" w:hAnsi="Arial" w:cs="Arial"/>
          <w:bCs/>
          <w:color w:val="000000"/>
          <w:sz w:val="20"/>
        </w:rPr>
        <w:t>This method</w:t>
      </w:r>
      <w:r w:rsidRPr="000312E1">
        <w:rPr>
          <w:rFonts w:ascii="Arial" w:hAnsi="Arial" w:cs="Arial"/>
          <w:b/>
          <w:bCs/>
          <w:color w:val="000000"/>
          <w:sz w:val="20"/>
        </w:rPr>
        <w:t xml:space="preserve"> </w:t>
      </w:r>
      <w:r w:rsidRPr="000312E1">
        <w:rPr>
          <w:rFonts w:ascii="Arial" w:hAnsi="Arial" w:cs="Arial"/>
          <w:color w:val="000000"/>
          <w:sz w:val="20"/>
        </w:rPr>
        <w:t>takes a credential as input and returns a Subject. The credential should be used to authenticate the user with their organization's identity provider. Upon successfully authenticating the user, the SubjectProvider should create and return a Subject object. The Subject object should contain the following principles, each representing an attribute describing the user:</w:t>
      </w:r>
    </w:p>
    <w:p w:rsidR="00F32411" w:rsidRPr="000312E1" w:rsidRDefault="00F32411" w:rsidP="00EE7F55">
      <w:pPr>
        <w:pStyle w:val="ListParagraph"/>
        <w:numPr>
          <w:ilvl w:val="0"/>
          <w:numId w:val="36"/>
        </w:numPr>
        <w:spacing w:line="240" w:lineRule="atLeast"/>
        <w:rPr>
          <w:rFonts w:ascii="Arial" w:hAnsi="Arial" w:cs="Arial"/>
          <w:color w:val="000000"/>
          <w:sz w:val="20"/>
          <w:szCs w:val="20"/>
        </w:rPr>
      </w:pPr>
      <w:r w:rsidRPr="000312E1">
        <w:rPr>
          <w:rFonts w:ascii="Arial" w:hAnsi="Arial" w:cs="Arial"/>
          <w:b/>
          <w:bCs/>
          <w:color w:val="000000"/>
          <w:sz w:val="20"/>
          <w:szCs w:val="20"/>
        </w:rPr>
        <w:t>gov.nih.nci.security.authentication.principal.LoginIdPrincipal</w:t>
      </w:r>
      <w:r w:rsidRPr="000312E1">
        <w:rPr>
          <w:rFonts w:ascii="Arial" w:hAnsi="Arial" w:cs="Arial"/>
          <w:color w:val="000000"/>
          <w:sz w:val="20"/>
          <w:szCs w:val="20"/>
        </w:rPr>
        <w:t xml:space="preserve"> - The user's unique user id within their organization's identity provider.</w:t>
      </w:r>
    </w:p>
    <w:p w:rsidR="00F32411" w:rsidRPr="000312E1" w:rsidRDefault="00F32411" w:rsidP="00EE7F55">
      <w:pPr>
        <w:pStyle w:val="ListParagraph"/>
        <w:numPr>
          <w:ilvl w:val="0"/>
          <w:numId w:val="36"/>
        </w:numPr>
        <w:spacing w:line="240" w:lineRule="atLeast"/>
        <w:rPr>
          <w:rFonts w:ascii="Arial" w:hAnsi="Arial" w:cs="Arial"/>
          <w:color w:val="000000"/>
          <w:sz w:val="20"/>
          <w:szCs w:val="20"/>
        </w:rPr>
      </w:pPr>
      <w:r w:rsidRPr="000312E1">
        <w:rPr>
          <w:rFonts w:ascii="Arial" w:hAnsi="Arial" w:cs="Arial"/>
          <w:b/>
          <w:bCs/>
          <w:color w:val="000000"/>
          <w:sz w:val="20"/>
          <w:szCs w:val="20"/>
        </w:rPr>
        <w:t>gov.nih.nci.security.authentication.principal.FirstNamePrincipal</w:t>
      </w:r>
      <w:r w:rsidRPr="000312E1">
        <w:rPr>
          <w:rFonts w:ascii="Arial" w:hAnsi="Arial" w:cs="Arial"/>
          <w:color w:val="000000"/>
          <w:sz w:val="20"/>
          <w:szCs w:val="20"/>
        </w:rPr>
        <w:t xml:space="preserve"> - The user's first name.</w:t>
      </w:r>
    </w:p>
    <w:p w:rsidR="00F32411" w:rsidRPr="000312E1" w:rsidRDefault="00F32411" w:rsidP="00EE7F55">
      <w:pPr>
        <w:pStyle w:val="ListParagraph"/>
        <w:numPr>
          <w:ilvl w:val="0"/>
          <w:numId w:val="36"/>
        </w:numPr>
        <w:spacing w:line="240" w:lineRule="atLeast"/>
        <w:rPr>
          <w:rFonts w:ascii="Arial" w:hAnsi="Arial" w:cs="Arial"/>
          <w:color w:val="000000"/>
          <w:sz w:val="20"/>
          <w:szCs w:val="20"/>
        </w:rPr>
      </w:pPr>
      <w:r w:rsidRPr="000312E1">
        <w:rPr>
          <w:rFonts w:ascii="Arial" w:hAnsi="Arial" w:cs="Arial"/>
          <w:b/>
          <w:bCs/>
          <w:color w:val="000000"/>
          <w:sz w:val="20"/>
          <w:szCs w:val="20"/>
        </w:rPr>
        <w:t>gov.nih.nci.security.authentication.principal.LastNamePrincipal</w:t>
      </w:r>
      <w:r w:rsidRPr="000312E1">
        <w:rPr>
          <w:rFonts w:ascii="Arial" w:hAnsi="Arial" w:cs="Arial"/>
          <w:color w:val="000000"/>
          <w:sz w:val="20"/>
          <w:szCs w:val="20"/>
        </w:rPr>
        <w:t xml:space="preserve"> - The user's last name.</w:t>
      </w:r>
    </w:p>
    <w:p w:rsidR="00F32411" w:rsidRPr="000312E1" w:rsidRDefault="00F32411" w:rsidP="00EE7F55">
      <w:pPr>
        <w:pStyle w:val="ListParagraph"/>
        <w:numPr>
          <w:ilvl w:val="0"/>
          <w:numId w:val="36"/>
        </w:numPr>
        <w:spacing w:line="240" w:lineRule="atLeast"/>
        <w:rPr>
          <w:rFonts w:ascii="Arial" w:hAnsi="Arial" w:cs="Arial"/>
          <w:color w:val="000000"/>
          <w:sz w:val="20"/>
          <w:szCs w:val="20"/>
        </w:rPr>
      </w:pPr>
      <w:r w:rsidRPr="000312E1">
        <w:rPr>
          <w:rFonts w:ascii="Arial" w:hAnsi="Arial" w:cs="Arial"/>
          <w:b/>
          <w:bCs/>
          <w:color w:val="000000"/>
          <w:sz w:val="20"/>
          <w:szCs w:val="20"/>
        </w:rPr>
        <w:t>gov.nih.nci.security.authentication.principal.EmailIdPrincipal</w:t>
      </w:r>
      <w:r w:rsidRPr="000312E1">
        <w:rPr>
          <w:rFonts w:ascii="Arial" w:hAnsi="Arial" w:cs="Arial"/>
          <w:color w:val="000000"/>
          <w:sz w:val="20"/>
          <w:szCs w:val="20"/>
        </w:rPr>
        <w:t xml:space="preserve"> - The user's email address.</w:t>
      </w:r>
    </w:p>
    <w:p w:rsidR="00F32411" w:rsidRDefault="00F32411" w:rsidP="00EE7F55">
      <w:pPr>
        <w:pStyle w:val="ListParagraph"/>
        <w:numPr>
          <w:ilvl w:val="0"/>
          <w:numId w:val="37"/>
        </w:numPr>
        <w:spacing w:before="240" w:after="240" w:line="240" w:lineRule="atLeast"/>
        <w:rPr>
          <w:rFonts w:ascii="Arial" w:hAnsi="Arial" w:cs="Arial"/>
          <w:color w:val="000000"/>
          <w:sz w:val="20"/>
        </w:rPr>
      </w:pPr>
      <w:r w:rsidRPr="000312E1">
        <w:rPr>
          <w:rFonts w:ascii="Arial" w:hAnsi="Arial" w:cs="Arial"/>
          <w:b/>
          <w:bCs/>
          <w:color w:val="000000"/>
          <w:sz w:val="20"/>
        </w:rPr>
        <w:t>getSupportedAuthenticationProfiles()</w:t>
      </w:r>
      <w:r w:rsidRPr="000312E1">
        <w:rPr>
          <w:rFonts w:ascii="Arial" w:hAnsi="Arial" w:cs="Arial"/>
          <w:color w:val="000000"/>
          <w:sz w:val="20"/>
        </w:rPr>
        <w:t xml:space="preserve">: This method specifies the type of credentials that the AuthenticationProvider accepts as a valid means of authentication. This method does not require an input however returns a set of valid QName(s). Each QName corresponds to the XML schema definition for the credential. </w:t>
      </w:r>
    </w:p>
    <w:p w:rsidR="007134E7" w:rsidRDefault="007134E7" w:rsidP="007134E7">
      <w:pPr>
        <w:pStyle w:val="ListParagraph"/>
        <w:spacing w:before="240" w:after="240" w:line="240" w:lineRule="atLeast"/>
        <w:rPr>
          <w:rFonts w:ascii="Arial" w:hAnsi="Arial" w:cs="Arial"/>
          <w:b/>
          <w:bCs/>
          <w:color w:val="000000"/>
          <w:sz w:val="20"/>
        </w:rPr>
      </w:pPr>
    </w:p>
    <w:p w:rsidR="003E140D" w:rsidRDefault="000F523D" w:rsidP="0090732D">
      <w:pPr>
        <w:pStyle w:val="Heading3"/>
      </w:pPr>
      <w:bookmarkStart w:id="47" w:name="_Toc248115643"/>
      <w:r>
        <w:t>SAMLProvider</w:t>
      </w:r>
      <w:bookmarkEnd w:id="47"/>
    </w:p>
    <w:p w:rsidR="000F523D" w:rsidRPr="007C5655" w:rsidRDefault="000F523D" w:rsidP="000F523D">
      <w:pPr>
        <w:rPr>
          <w:rFonts w:ascii="Arial" w:hAnsi="Arial" w:cs="Arial"/>
          <w:sz w:val="20"/>
        </w:rPr>
      </w:pPr>
      <w:r w:rsidRPr="007C5655">
        <w:rPr>
          <w:rFonts w:ascii="Arial" w:hAnsi="Arial" w:cs="Arial"/>
          <w:sz w:val="20"/>
        </w:rPr>
        <w:t xml:space="preserve">SAMLProvider is called by AuthenticationProvider to get SAMLAssertion for a Subject returned by SubjectProvider. </w:t>
      </w:r>
    </w:p>
    <w:p w:rsidR="000F523D" w:rsidRPr="007C5655" w:rsidRDefault="000F523D" w:rsidP="000F523D">
      <w:pPr>
        <w:rPr>
          <w:rFonts w:ascii="Arial" w:hAnsi="Arial" w:cs="Arial"/>
          <w:sz w:val="20"/>
        </w:rPr>
      </w:pPr>
    </w:p>
    <w:p w:rsidR="003E140D" w:rsidRDefault="007C5655" w:rsidP="003E140D">
      <w:pPr>
        <w:rPr>
          <w:rFonts w:ascii="Arial" w:hAnsi="Arial" w:cs="Arial"/>
          <w:sz w:val="20"/>
        </w:rPr>
      </w:pPr>
      <w:r w:rsidRPr="007C5655">
        <w:rPr>
          <w:rFonts w:ascii="Arial" w:hAnsi="Arial" w:cs="Arial"/>
          <w:sz w:val="20"/>
        </w:rPr>
        <w:t>SAMLProvider interface requires implementation for following method:</w:t>
      </w:r>
    </w:p>
    <w:p w:rsidR="007C5655" w:rsidRPr="002D062B" w:rsidRDefault="007C5655" w:rsidP="00EE7F55">
      <w:pPr>
        <w:pStyle w:val="ListParagraph"/>
        <w:numPr>
          <w:ilvl w:val="0"/>
          <w:numId w:val="37"/>
        </w:numPr>
        <w:rPr>
          <w:rFonts w:ascii="Arial" w:hAnsi="Arial" w:cs="Arial"/>
          <w:sz w:val="20"/>
        </w:rPr>
      </w:pPr>
      <w:r w:rsidRPr="00323763">
        <w:rPr>
          <w:rFonts w:ascii="Arial" w:hAnsi="Arial" w:cs="Arial"/>
          <w:b/>
          <w:bCs/>
          <w:color w:val="000000"/>
          <w:sz w:val="20"/>
        </w:rPr>
        <w:t xml:space="preserve">getSAML(): </w:t>
      </w:r>
      <w:r w:rsidRPr="00323763">
        <w:rPr>
          <w:rFonts w:ascii="Arial" w:hAnsi="Arial" w:cs="Arial"/>
          <w:bCs/>
          <w:color w:val="000000"/>
          <w:sz w:val="20"/>
        </w:rPr>
        <w:t>This method takes</w:t>
      </w:r>
      <w:r w:rsidRPr="00323763">
        <w:rPr>
          <w:rFonts w:ascii="Arial" w:hAnsi="Arial" w:cs="Arial"/>
          <w:color w:val="000000"/>
          <w:sz w:val="20"/>
        </w:rPr>
        <w:t xml:space="preserve"> a subject object containing the principles or user attributes needed to issue the SAML Assertion object.</w:t>
      </w:r>
    </w:p>
    <w:p w:rsidR="007134E7" w:rsidRDefault="007134E7" w:rsidP="007134E7">
      <w:pPr>
        <w:pStyle w:val="Heading3"/>
        <w:numPr>
          <w:ilvl w:val="0"/>
          <w:numId w:val="0"/>
        </w:numPr>
      </w:pPr>
    </w:p>
    <w:p w:rsidR="007134E7" w:rsidRDefault="007134E7" w:rsidP="007134E7"/>
    <w:p w:rsidR="007134E7" w:rsidRPr="007134E7" w:rsidRDefault="007134E7" w:rsidP="007134E7"/>
    <w:p w:rsidR="008F7A89" w:rsidRDefault="008F7A89" w:rsidP="0090732D">
      <w:pPr>
        <w:pStyle w:val="Heading3"/>
      </w:pPr>
      <w:bookmarkStart w:id="48" w:name="_Toc248115644"/>
      <w:r>
        <w:lastRenderedPageBreak/>
        <w:t>Configuration</w:t>
      </w:r>
      <w:bookmarkEnd w:id="48"/>
    </w:p>
    <w:p w:rsidR="007C5655" w:rsidRPr="007B35C1" w:rsidRDefault="007C5655" w:rsidP="007C5655">
      <w:pPr>
        <w:rPr>
          <w:rFonts w:ascii="Arial" w:hAnsi="Arial" w:cs="Arial"/>
          <w:sz w:val="20"/>
        </w:rPr>
      </w:pPr>
      <w:r>
        <w:rPr>
          <w:rFonts w:ascii="Arial" w:hAnsi="Arial" w:cs="Arial"/>
          <w:sz w:val="20"/>
        </w:rPr>
        <w:t xml:space="preserve">The </w:t>
      </w:r>
      <w:r w:rsidRPr="007B35C1">
        <w:rPr>
          <w:rFonts w:ascii="Arial" w:hAnsi="Arial" w:cs="Arial"/>
          <w:sz w:val="20"/>
        </w:rPr>
        <w:t xml:space="preserve">authentication-config.xml provides pluggable configuration to override default implementation of AuthenticationProvider, SubjectProvider and SAMLProvider. </w:t>
      </w:r>
      <w:r>
        <w:rPr>
          <w:rFonts w:ascii="Arial" w:hAnsi="Arial" w:cs="Arial"/>
          <w:sz w:val="20"/>
        </w:rPr>
        <w:t>It is also placeholder to set pro</w:t>
      </w:r>
      <w:r w:rsidRPr="007B35C1">
        <w:rPr>
          <w:rFonts w:ascii="Arial" w:hAnsi="Arial" w:cs="Arial"/>
          <w:sz w:val="20"/>
        </w:rPr>
        <w:t xml:space="preserve">perties related to private key, keystore </w:t>
      </w:r>
      <w:r>
        <w:rPr>
          <w:rFonts w:ascii="Arial" w:hAnsi="Arial" w:cs="Arial"/>
          <w:sz w:val="20"/>
        </w:rPr>
        <w:t xml:space="preserve">used </w:t>
      </w:r>
      <w:r w:rsidRPr="007B35C1">
        <w:rPr>
          <w:rFonts w:ascii="Arial" w:hAnsi="Arial" w:cs="Arial"/>
          <w:sz w:val="20"/>
        </w:rPr>
        <w:t>to sign a SAML assertion</w:t>
      </w:r>
      <w:r>
        <w:rPr>
          <w:rFonts w:ascii="Arial" w:hAnsi="Arial" w:cs="Arial"/>
          <w:sz w:val="20"/>
        </w:rPr>
        <w:t xml:space="preserve"> token</w:t>
      </w:r>
      <w:r w:rsidRPr="007B35C1">
        <w:rPr>
          <w:rFonts w:ascii="Arial" w:hAnsi="Arial" w:cs="Arial"/>
          <w:sz w:val="20"/>
        </w:rPr>
        <w:t>.</w:t>
      </w:r>
    </w:p>
    <w:p w:rsidR="007C5655" w:rsidRDefault="007C5655" w:rsidP="003E140D"/>
    <w:p w:rsidR="000D61C6" w:rsidRPr="000D61C6" w:rsidRDefault="000D61C6" w:rsidP="003E140D">
      <w:pPr>
        <w:rPr>
          <w:rFonts w:ascii="Arial" w:hAnsi="Arial" w:cs="Arial"/>
          <w:sz w:val="20"/>
        </w:rPr>
      </w:pPr>
      <w:r w:rsidRPr="000D61C6">
        <w:rPr>
          <w:rFonts w:ascii="Arial" w:hAnsi="Arial" w:cs="Arial"/>
          <w:sz w:val="20"/>
        </w:rPr>
        <w:t>Please visit following link</w:t>
      </w:r>
      <w:r w:rsidR="00EB57BE">
        <w:rPr>
          <w:rFonts w:ascii="Arial" w:hAnsi="Arial" w:cs="Arial"/>
          <w:sz w:val="20"/>
        </w:rPr>
        <w:t>s</w:t>
      </w:r>
      <w:r w:rsidRPr="000D61C6">
        <w:rPr>
          <w:rFonts w:ascii="Arial" w:hAnsi="Arial" w:cs="Arial"/>
          <w:sz w:val="20"/>
        </w:rPr>
        <w:t xml:space="preserve"> for configuration details.</w:t>
      </w:r>
    </w:p>
    <w:p w:rsidR="000D61C6" w:rsidRPr="000D61C6" w:rsidRDefault="000D61C6" w:rsidP="003E140D">
      <w:pPr>
        <w:rPr>
          <w:rFonts w:ascii="Arial" w:hAnsi="Arial" w:cs="Arial"/>
          <w:sz w:val="20"/>
        </w:rPr>
      </w:pPr>
    </w:p>
    <w:p w:rsidR="003E140D" w:rsidRPr="000D61C6" w:rsidRDefault="00754D31" w:rsidP="003E140D">
      <w:pPr>
        <w:rPr>
          <w:rFonts w:ascii="Arial" w:hAnsi="Arial" w:cs="Arial"/>
          <w:sz w:val="20"/>
        </w:rPr>
      </w:pPr>
      <w:hyperlink r:id="rId38" w:history="1">
        <w:r w:rsidR="000D61C6" w:rsidRPr="000D61C6">
          <w:rPr>
            <w:rStyle w:val="Hyperlink"/>
            <w:rFonts w:ascii="Arial" w:hAnsi="Arial" w:cs="Arial"/>
            <w:sz w:val="20"/>
          </w:rPr>
          <w:t>https://ncisvn.nci.nih.gov/svn/cagrid/tags/caGrid-1_3_release_final/cagrid-1-0/caGrid/projects/authentication-service/etc/</w:t>
        </w:r>
      </w:hyperlink>
      <w:hyperlink r:id="rId39" w:history="1">
        <w:r w:rsidR="000D61C6" w:rsidRPr="000D61C6">
          <w:rPr>
            <w:rStyle w:val="Hyperlink"/>
            <w:rFonts w:ascii="Arial" w:hAnsi="Arial" w:cs="Arial"/>
            <w:sz w:val="20"/>
          </w:rPr>
          <w:t>authentication-config.xml</w:t>
        </w:r>
      </w:hyperlink>
    </w:p>
    <w:p w:rsidR="000D61C6" w:rsidRDefault="000D61C6" w:rsidP="003E140D"/>
    <w:p w:rsidR="00EB57BE" w:rsidRPr="00890160" w:rsidRDefault="00754D31" w:rsidP="003E140D">
      <w:hyperlink r:id="rId40" w:history="1">
        <w:r w:rsidR="00EB57BE" w:rsidRPr="000D61C6">
          <w:rPr>
            <w:rStyle w:val="Hyperlink"/>
            <w:rFonts w:ascii="Arial" w:hAnsi="Arial" w:cs="Arial"/>
            <w:sz w:val="20"/>
          </w:rPr>
          <w:t>https://ncisvn.nci.nih.gov/svn/cagrid/tags/caGrid-1_3_release_final/cagrid-1-0/caGrid/projects/authentication-service/etc/</w:t>
        </w:r>
      </w:hyperlink>
      <w:hyperlink r:id="rId41" w:history="1">
        <w:r w:rsidR="00EB57BE">
          <w:rPr>
            <w:rStyle w:val="Hyperlink"/>
          </w:rPr>
          <w:t>authentication.properties</w:t>
        </w:r>
      </w:hyperlink>
    </w:p>
    <w:p w:rsidR="003E140D" w:rsidRPr="007B35C1" w:rsidRDefault="003E140D" w:rsidP="003E140D">
      <w:pPr>
        <w:pStyle w:val="Heading3"/>
      </w:pPr>
      <w:bookmarkStart w:id="49" w:name="_Toc248115645"/>
      <w:r>
        <w:t>Interfaces</w:t>
      </w:r>
      <w:bookmarkEnd w:id="49"/>
    </w:p>
    <w:p w:rsidR="003E140D" w:rsidRPr="007B35C1" w:rsidRDefault="003E140D" w:rsidP="003E140D">
      <w:pPr>
        <w:rPr>
          <w:rFonts w:ascii="Arial" w:hAnsi="Arial" w:cs="Arial"/>
          <w:sz w:val="20"/>
        </w:rPr>
      </w:pPr>
      <w:r w:rsidRPr="007B35C1">
        <w:rPr>
          <w:rFonts w:ascii="Arial" w:hAnsi="Arial" w:cs="Arial"/>
          <w:sz w:val="20"/>
        </w:rPr>
        <w:t xml:space="preserve">Following class diagrams shows </w:t>
      </w:r>
      <w:r w:rsidR="00EF1AD4">
        <w:rPr>
          <w:rFonts w:ascii="Arial" w:hAnsi="Arial" w:cs="Arial"/>
          <w:sz w:val="20"/>
        </w:rPr>
        <w:t xml:space="preserve">AuthenticationService dependency on </w:t>
      </w:r>
      <w:r w:rsidRPr="007B35C1">
        <w:rPr>
          <w:rFonts w:ascii="Arial" w:hAnsi="Arial" w:cs="Arial"/>
          <w:sz w:val="20"/>
        </w:rPr>
        <w:t>different classes, their hierarchies and relations</w:t>
      </w:r>
      <w:r w:rsidR="00DC0E4D">
        <w:rPr>
          <w:rFonts w:ascii="Arial" w:hAnsi="Arial" w:cs="Arial"/>
          <w:sz w:val="20"/>
        </w:rPr>
        <w:t>.</w:t>
      </w:r>
      <w:r w:rsidRPr="007B35C1">
        <w:rPr>
          <w:rFonts w:ascii="Arial" w:hAnsi="Arial" w:cs="Arial"/>
          <w:sz w:val="20"/>
        </w:rPr>
        <w:t xml:space="preserve"> </w:t>
      </w:r>
    </w:p>
    <w:p w:rsidR="003E140D" w:rsidRDefault="008A54FA" w:rsidP="003E140D">
      <w:pPr>
        <w:spacing w:before="228" w:after="228" w:line="228" w:lineRule="atLeast"/>
        <w:rPr>
          <w:rFonts w:ascii="Verdana" w:hAnsi="Verdana"/>
          <w:color w:val="000000"/>
          <w:sz w:val="16"/>
          <w:szCs w:val="16"/>
        </w:rPr>
      </w:pPr>
      <w:r>
        <w:rPr>
          <w:rFonts w:ascii="Verdana" w:hAnsi="Verdana"/>
          <w:noProof/>
          <w:color w:val="000000"/>
          <w:sz w:val="16"/>
          <w:szCs w:val="16"/>
        </w:rPr>
        <w:drawing>
          <wp:inline distT="0" distB="0" distL="0" distR="0">
            <wp:extent cx="6353175" cy="3590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6353175" cy="3590925"/>
                    </a:xfrm>
                    <a:prstGeom prst="rect">
                      <a:avLst/>
                    </a:prstGeom>
                    <a:noFill/>
                    <a:ln w="9525">
                      <a:noFill/>
                      <a:miter lim="800000"/>
                      <a:headEnd/>
                      <a:tailEnd/>
                    </a:ln>
                  </pic:spPr>
                </pic:pic>
              </a:graphicData>
            </a:graphic>
          </wp:inline>
        </w:drawing>
      </w:r>
    </w:p>
    <w:p w:rsidR="003E140D" w:rsidRPr="006608C1" w:rsidRDefault="003E140D" w:rsidP="003E140D">
      <w:pPr>
        <w:pStyle w:val="Caption"/>
        <w:rPr>
          <w:i/>
          <w:color w:val="000000"/>
        </w:rPr>
      </w:pPr>
      <w:r>
        <w:tab/>
      </w:r>
      <w:r>
        <w:tab/>
      </w:r>
      <w:r>
        <w:tab/>
      </w:r>
      <w:r>
        <w:tab/>
      </w:r>
      <w:bookmarkStart w:id="50" w:name="_Toc247950409"/>
      <w:r w:rsidRPr="006608C1">
        <w:rPr>
          <w:i/>
          <w:color w:val="000000"/>
        </w:rPr>
        <w:t xml:space="preserve">Figure </w:t>
      </w:r>
      <w:r w:rsidR="00754D31" w:rsidRPr="006608C1">
        <w:rPr>
          <w:i/>
          <w:color w:val="000000"/>
        </w:rPr>
        <w:fldChar w:fldCharType="begin"/>
      </w:r>
      <w:r w:rsidRPr="006608C1">
        <w:rPr>
          <w:i/>
          <w:color w:val="000000"/>
        </w:rPr>
        <w:instrText xml:space="preserve"> SEQ Figure \* ARABIC </w:instrText>
      </w:r>
      <w:r w:rsidR="00754D31" w:rsidRPr="006608C1">
        <w:rPr>
          <w:i/>
          <w:color w:val="000000"/>
        </w:rPr>
        <w:fldChar w:fldCharType="separate"/>
      </w:r>
      <w:r w:rsidR="000934A8">
        <w:rPr>
          <w:i/>
          <w:noProof/>
          <w:color w:val="000000"/>
        </w:rPr>
        <w:t>11</w:t>
      </w:r>
      <w:r w:rsidR="00754D31" w:rsidRPr="006608C1">
        <w:rPr>
          <w:i/>
          <w:color w:val="000000"/>
        </w:rPr>
        <w:fldChar w:fldCharType="end"/>
      </w:r>
      <w:r w:rsidRPr="006608C1">
        <w:rPr>
          <w:i/>
          <w:color w:val="000000"/>
        </w:rPr>
        <w:t xml:space="preserve"> Authentication Service </w:t>
      </w:r>
      <w:r>
        <w:rPr>
          <w:i/>
          <w:color w:val="000000"/>
        </w:rPr>
        <w:t xml:space="preserve">Interfaces </w:t>
      </w:r>
      <w:r w:rsidRPr="006608C1">
        <w:rPr>
          <w:i/>
          <w:color w:val="000000"/>
        </w:rPr>
        <w:t>Class Diagram</w:t>
      </w:r>
      <w:bookmarkEnd w:id="50"/>
    </w:p>
    <w:p w:rsidR="003E140D" w:rsidRDefault="003E140D" w:rsidP="003E140D">
      <w:pPr>
        <w:spacing w:before="228" w:after="228" w:line="228" w:lineRule="atLeast"/>
        <w:rPr>
          <w:rFonts w:ascii="Arial" w:hAnsi="Arial" w:cs="Arial"/>
          <w:color w:val="000000"/>
          <w:sz w:val="20"/>
        </w:rPr>
      </w:pPr>
      <w:r w:rsidRPr="00BB0EA5">
        <w:rPr>
          <w:rFonts w:ascii="Arial" w:hAnsi="Arial" w:cs="Arial"/>
          <w:color w:val="000000"/>
          <w:sz w:val="20"/>
        </w:rPr>
        <w:t>As shown above</w:t>
      </w:r>
      <w:r w:rsidR="009B58BA" w:rsidRPr="00BB0EA5">
        <w:rPr>
          <w:rFonts w:ascii="Arial" w:hAnsi="Arial" w:cs="Arial"/>
          <w:color w:val="000000"/>
          <w:sz w:val="20"/>
        </w:rPr>
        <w:t xml:space="preserve">, </w:t>
      </w:r>
      <w:r w:rsidR="009B58BA">
        <w:rPr>
          <w:rFonts w:ascii="Arial" w:hAnsi="Arial" w:cs="Arial"/>
          <w:color w:val="000000"/>
          <w:sz w:val="20"/>
        </w:rPr>
        <w:t>the A</w:t>
      </w:r>
      <w:r w:rsidRPr="00BB0EA5">
        <w:rPr>
          <w:rFonts w:ascii="Arial" w:hAnsi="Arial" w:cs="Arial"/>
          <w:color w:val="000000"/>
          <w:sz w:val="20"/>
        </w:rPr>
        <w:t>u</w:t>
      </w:r>
      <w:r w:rsidR="009B58BA">
        <w:rPr>
          <w:rFonts w:ascii="Arial" w:hAnsi="Arial" w:cs="Arial"/>
          <w:color w:val="000000"/>
          <w:sz w:val="20"/>
        </w:rPr>
        <w:t>thentication S</w:t>
      </w:r>
      <w:r w:rsidRPr="00BB0EA5">
        <w:rPr>
          <w:rFonts w:ascii="Arial" w:hAnsi="Arial" w:cs="Arial"/>
          <w:color w:val="000000"/>
          <w:sz w:val="20"/>
        </w:rPr>
        <w:t>ervice provides default implementation</w:t>
      </w:r>
      <w:r>
        <w:rPr>
          <w:rFonts w:ascii="Arial" w:hAnsi="Arial" w:cs="Arial"/>
          <w:color w:val="000000"/>
          <w:sz w:val="20"/>
        </w:rPr>
        <w:t>s</w:t>
      </w:r>
      <w:r w:rsidRPr="00BB0EA5">
        <w:rPr>
          <w:rFonts w:ascii="Arial" w:hAnsi="Arial" w:cs="Arial"/>
          <w:color w:val="000000"/>
          <w:sz w:val="20"/>
        </w:rPr>
        <w:t xml:space="preserve"> of AuthenticationProvider, Subjectprovider</w:t>
      </w:r>
      <w:r>
        <w:rPr>
          <w:rFonts w:ascii="Arial" w:hAnsi="Arial" w:cs="Arial"/>
          <w:color w:val="000000"/>
          <w:sz w:val="20"/>
        </w:rPr>
        <w:t>,</w:t>
      </w:r>
      <w:r w:rsidRPr="00BB0EA5">
        <w:rPr>
          <w:rFonts w:ascii="Arial" w:hAnsi="Arial" w:cs="Arial"/>
          <w:color w:val="000000"/>
          <w:sz w:val="20"/>
        </w:rPr>
        <w:t xml:space="preserve"> and SAMLProvider. These interfaces must be implemented to change default behavior and to support customization.</w:t>
      </w:r>
      <w:r>
        <w:rPr>
          <w:rFonts w:ascii="Arial" w:hAnsi="Arial" w:cs="Arial"/>
          <w:color w:val="000000"/>
          <w:sz w:val="20"/>
        </w:rPr>
        <w:t xml:space="preserve"> </w:t>
      </w:r>
      <w:r w:rsidRPr="00AC5CDC">
        <w:rPr>
          <w:rFonts w:ascii="Arial" w:hAnsi="Arial" w:cs="Arial"/>
          <w:color w:val="000000"/>
          <w:sz w:val="20"/>
        </w:rPr>
        <w:t xml:space="preserve">The </w:t>
      </w:r>
      <w:r w:rsidRPr="00D71776">
        <w:rPr>
          <w:rFonts w:ascii="Arial" w:hAnsi="Arial" w:cs="Arial"/>
          <w:bCs/>
          <w:color w:val="000000"/>
          <w:sz w:val="20"/>
        </w:rPr>
        <w:t>DefaultAuthenticationProvider</w:t>
      </w:r>
      <w:r w:rsidRPr="00AC5CDC">
        <w:rPr>
          <w:rFonts w:ascii="Arial" w:hAnsi="Arial" w:cs="Arial"/>
          <w:color w:val="000000"/>
          <w:sz w:val="20"/>
        </w:rPr>
        <w:t xml:space="preserve"> is made up of two sub-components; the </w:t>
      </w:r>
      <w:r w:rsidRPr="00D71776">
        <w:rPr>
          <w:rFonts w:ascii="Arial" w:hAnsi="Arial" w:cs="Arial"/>
          <w:bCs/>
          <w:color w:val="000000"/>
          <w:sz w:val="20"/>
        </w:rPr>
        <w:t>Subject</w:t>
      </w:r>
      <w:r w:rsidRPr="00AC5CDC">
        <w:rPr>
          <w:rFonts w:ascii="Arial" w:hAnsi="Arial" w:cs="Arial"/>
          <w:b/>
          <w:bCs/>
          <w:color w:val="000000"/>
          <w:sz w:val="20"/>
        </w:rPr>
        <w:t xml:space="preserve"> </w:t>
      </w:r>
      <w:r w:rsidRPr="00D71776">
        <w:rPr>
          <w:rFonts w:ascii="Arial" w:hAnsi="Arial" w:cs="Arial"/>
          <w:bCs/>
          <w:color w:val="000000"/>
          <w:sz w:val="20"/>
        </w:rPr>
        <w:t>Provider</w:t>
      </w:r>
      <w:r w:rsidRPr="00AC5CDC">
        <w:rPr>
          <w:rFonts w:ascii="Arial" w:hAnsi="Arial" w:cs="Arial"/>
          <w:color w:val="000000"/>
          <w:sz w:val="20"/>
        </w:rPr>
        <w:t xml:space="preserve"> and the </w:t>
      </w:r>
      <w:r w:rsidRPr="00D71776">
        <w:rPr>
          <w:rFonts w:ascii="Arial" w:hAnsi="Arial" w:cs="Arial"/>
          <w:bCs/>
          <w:color w:val="000000"/>
          <w:sz w:val="20"/>
        </w:rPr>
        <w:t>SAML</w:t>
      </w:r>
      <w:r w:rsidRPr="00AC5CDC">
        <w:rPr>
          <w:rFonts w:ascii="Arial" w:hAnsi="Arial" w:cs="Arial"/>
          <w:b/>
          <w:bCs/>
          <w:color w:val="000000"/>
          <w:sz w:val="20"/>
        </w:rPr>
        <w:t xml:space="preserve"> </w:t>
      </w:r>
      <w:r w:rsidRPr="00D71776">
        <w:rPr>
          <w:rFonts w:ascii="Arial" w:hAnsi="Arial" w:cs="Arial"/>
          <w:bCs/>
          <w:color w:val="000000"/>
          <w:sz w:val="20"/>
        </w:rPr>
        <w:t>Provider</w:t>
      </w:r>
      <w:r w:rsidRPr="00AC5CDC">
        <w:rPr>
          <w:rFonts w:ascii="Arial" w:hAnsi="Arial" w:cs="Arial"/>
          <w:color w:val="000000"/>
          <w:sz w:val="20"/>
        </w:rPr>
        <w:t xml:space="preserve">. The </w:t>
      </w:r>
      <w:r w:rsidRPr="00D71776">
        <w:rPr>
          <w:rFonts w:ascii="Arial" w:hAnsi="Arial" w:cs="Arial"/>
          <w:bCs/>
          <w:color w:val="000000"/>
          <w:sz w:val="20"/>
        </w:rPr>
        <w:t>Subject</w:t>
      </w:r>
      <w:r w:rsidRPr="00AC5CDC">
        <w:rPr>
          <w:rFonts w:ascii="Arial" w:hAnsi="Arial" w:cs="Arial"/>
          <w:b/>
          <w:bCs/>
          <w:color w:val="000000"/>
          <w:sz w:val="20"/>
        </w:rPr>
        <w:t xml:space="preserve"> </w:t>
      </w:r>
      <w:r w:rsidRPr="00D71776">
        <w:rPr>
          <w:rFonts w:ascii="Arial" w:hAnsi="Arial" w:cs="Arial"/>
          <w:bCs/>
          <w:color w:val="000000"/>
          <w:sz w:val="20"/>
        </w:rPr>
        <w:t>Provider</w:t>
      </w:r>
      <w:r w:rsidRPr="00AC5CDC">
        <w:rPr>
          <w:rFonts w:ascii="Arial" w:hAnsi="Arial" w:cs="Arial"/>
          <w:color w:val="000000"/>
          <w:sz w:val="20"/>
        </w:rPr>
        <w:t xml:space="preserve"> receives a credential and validates it, upon successful validation it returns the subject containing the attributes (UserId, First Name, Last Name, Email) that are required to be in the SAML Assertion</w:t>
      </w:r>
      <w:r w:rsidR="00E569C3">
        <w:rPr>
          <w:rFonts w:ascii="Arial" w:hAnsi="Arial" w:cs="Arial"/>
          <w:color w:val="000000"/>
          <w:sz w:val="20"/>
        </w:rPr>
        <w:t>.</w:t>
      </w:r>
      <w:r w:rsidRPr="00AC5CDC">
        <w:rPr>
          <w:rFonts w:ascii="Arial" w:hAnsi="Arial" w:cs="Arial"/>
          <w:color w:val="000000"/>
          <w:sz w:val="20"/>
        </w:rPr>
        <w:t xml:space="preserve"> The </w:t>
      </w:r>
      <w:r w:rsidRPr="00D71776">
        <w:rPr>
          <w:rFonts w:ascii="Arial" w:hAnsi="Arial" w:cs="Arial"/>
          <w:bCs/>
          <w:color w:val="000000"/>
          <w:sz w:val="20"/>
        </w:rPr>
        <w:t>SAML Provider</w:t>
      </w:r>
      <w:r w:rsidRPr="00AC5CDC">
        <w:rPr>
          <w:rFonts w:ascii="Arial" w:hAnsi="Arial" w:cs="Arial"/>
          <w:color w:val="000000"/>
          <w:sz w:val="20"/>
        </w:rPr>
        <w:t xml:space="preserve"> consumes a subject returned by the Subject Provider</w:t>
      </w:r>
      <w:r>
        <w:rPr>
          <w:rFonts w:ascii="Arial" w:hAnsi="Arial" w:cs="Arial"/>
          <w:color w:val="000000"/>
          <w:sz w:val="20"/>
        </w:rPr>
        <w:t>,</w:t>
      </w:r>
      <w:r w:rsidRPr="00AC5CDC">
        <w:rPr>
          <w:rFonts w:ascii="Arial" w:hAnsi="Arial" w:cs="Arial"/>
          <w:color w:val="000000"/>
          <w:sz w:val="20"/>
        </w:rPr>
        <w:t xml:space="preserve"> </w:t>
      </w:r>
      <w:r>
        <w:rPr>
          <w:rFonts w:ascii="Arial" w:hAnsi="Arial" w:cs="Arial"/>
          <w:color w:val="000000"/>
          <w:sz w:val="20"/>
        </w:rPr>
        <w:t>then</w:t>
      </w:r>
      <w:r w:rsidRPr="00AC5CDC">
        <w:rPr>
          <w:rFonts w:ascii="Arial" w:hAnsi="Arial" w:cs="Arial"/>
          <w:color w:val="000000"/>
          <w:sz w:val="20"/>
        </w:rPr>
        <w:t xml:space="preserve"> creates and returns a Dorian-compliant SAML Assertion. The </w:t>
      </w:r>
      <w:r w:rsidRPr="00D71776">
        <w:rPr>
          <w:rFonts w:ascii="Arial" w:hAnsi="Arial" w:cs="Arial"/>
          <w:bCs/>
          <w:color w:val="000000"/>
          <w:sz w:val="20"/>
        </w:rPr>
        <w:t>DefaultAuthenticationProvider</w:t>
      </w:r>
      <w:r w:rsidRPr="00AC5CDC">
        <w:rPr>
          <w:rFonts w:ascii="Arial" w:hAnsi="Arial" w:cs="Arial"/>
          <w:color w:val="000000"/>
          <w:sz w:val="20"/>
        </w:rPr>
        <w:t xml:space="preserve"> isolates the required functionality of an </w:t>
      </w:r>
      <w:r w:rsidRPr="00D71776">
        <w:rPr>
          <w:rFonts w:ascii="Arial" w:hAnsi="Arial" w:cs="Arial"/>
          <w:bCs/>
          <w:color w:val="000000"/>
          <w:sz w:val="20"/>
        </w:rPr>
        <w:t>AuthenticationProvider</w:t>
      </w:r>
      <w:r w:rsidRPr="00AC5CDC">
        <w:rPr>
          <w:rFonts w:ascii="Arial" w:hAnsi="Arial" w:cs="Arial"/>
          <w:color w:val="000000"/>
          <w:sz w:val="20"/>
        </w:rPr>
        <w:t xml:space="preserve"> providing </w:t>
      </w:r>
      <w:r w:rsidRPr="00AC5CDC">
        <w:rPr>
          <w:rFonts w:ascii="Arial" w:hAnsi="Arial" w:cs="Arial"/>
          <w:color w:val="000000"/>
          <w:sz w:val="20"/>
        </w:rPr>
        <w:lastRenderedPageBreak/>
        <w:t>separate integration points. It requires the specification of a certificate and private key which it used to create and sign SAML Assertions based on subjects provided by the SubjectProvider.</w:t>
      </w:r>
    </w:p>
    <w:p w:rsidR="003E140D" w:rsidRDefault="003E140D" w:rsidP="003E140D">
      <w:pPr>
        <w:pStyle w:val="Heading3"/>
      </w:pPr>
      <w:bookmarkStart w:id="51" w:name="_Toc248115646"/>
      <w:r>
        <w:t>Operations</w:t>
      </w:r>
      <w:bookmarkEnd w:id="51"/>
    </w:p>
    <w:p w:rsidR="003E140D" w:rsidRPr="001D4991" w:rsidRDefault="003E140D" w:rsidP="003E140D">
      <w:pPr>
        <w:spacing w:before="100" w:beforeAutospacing="1" w:after="100" w:afterAutospacing="1" w:line="240" w:lineRule="auto"/>
        <w:rPr>
          <w:rFonts w:ascii="Arial" w:hAnsi="Arial" w:cs="Arial"/>
          <w:sz w:val="20"/>
        </w:rPr>
      </w:pPr>
      <w:r w:rsidRPr="003C75D0">
        <w:rPr>
          <w:rFonts w:ascii="Arial" w:hAnsi="Arial" w:cs="Arial"/>
          <w:sz w:val="20"/>
        </w:rPr>
        <w:t>AuthenticationService</w:t>
      </w:r>
      <w:r w:rsidRPr="001D4991">
        <w:rPr>
          <w:rFonts w:ascii="Arial" w:hAnsi="Arial" w:cs="Arial"/>
          <w:sz w:val="20"/>
        </w:rPr>
        <w:t xml:space="preserve"> provides following methods to interface with a client.</w:t>
      </w:r>
    </w:p>
    <w:p w:rsidR="003E140D" w:rsidRPr="00CF55FD" w:rsidRDefault="003E140D" w:rsidP="003E140D">
      <w:pPr>
        <w:rPr>
          <w:rFonts w:ascii="Arial" w:hAnsi="Arial" w:cs="Arial"/>
          <w:sz w:val="20"/>
        </w:rPr>
      </w:pPr>
      <w:r w:rsidRPr="00CF55FD">
        <w:rPr>
          <w:rFonts w:ascii="Arial" w:hAnsi="Arial" w:cs="Arial"/>
          <w:sz w:val="20"/>
        </w:rPr>
        <w:t>authenticateUser()</w:t>
      </w:r>
    </w:p>
    <w:p w:rsidR="003E140D" w:rsidRPr="00A834E9" w:rsidRDefault="003E140D" w:rsidP="003E140D">
      <w:pPr>
        <w:ind w:left="720"/>
        <w:rPr>
          <w:rFonts w:ascii="Arial" w:hAnsi="Arial" w:cs="Arial"/>
          <w:sz w:val="20"/>
        </w:rPr>
      </w:pPr>
      <w:r w:rsidRPr="00CF55FD">
        <w:rPr>
          <w:rFonts w:ascii="Arial" w:hAnsi="Arial" w:cs="Arial"/>
          <w:b/>
          <w:sz w:val="20"/>
        </w:rPr>
        <w:t>Description</w:t>
      </w:r>
      <w:r w:rsidRPr="00A834E9">
        <w:rPr>
          <w:rFonts w:ascii="Arial" w:hAnsi="Arial" w:cs="Arial"/>
          <w:i/>
          <w:sz w:val="20"/>
        </w:rPr>
        <w:t>:</w:t>
      </w:r>
      <w:r w:rsidRPr="00A834E9">
        <w:rPr>
          <w:rFonts w:ascii="Arial" w:hAnsi="Arial" w:cs="Arial"/>
          <w:sz w:val="20"/>
        </w:rPr>
        <w:t xml:space="preserve"> A client calling this method with Credential parameter would get authenticated and get a signed SAMLAssertion in return. </w:t>
      </w:r>
      <w:bookmarkStart w:id="52" w:name="Design-authenticate"/>
      <w:bookmarkEnd w:id="52"/>
      <w:r w:rsidR="00516B9C" w:rsidRPr="00516B9C">
        <w:rPr>
          <w:rFonts w:ascii="Arial" w:hAnsi="Arial" w:cs="Arial"/>
          <w:sz w:val="20"/>
        </w:rPr>
        <w:t xml:space="preserve">Clients can determine which credentials are supported by the Authentication Service by obtaining the </w:t>
      </w:r>
      <w:r w:rsidR="00516B9C" w:rsidRPr="00516B9C">
        <w:rPr>
          <w:rFonts w:ascii="Arial" w:hAnsi="Arial" w:cs="Arial"/>
          <w:i/>
          <w:sz w:val="20"/>
        </w:rPr>
        <w:t xml:space="preserve">AuthenticationProfiles </w:t>
      </w:r>
      <w:r w:rsidR="00516B9C" w:rsidRPr="00516B9C">
        <w:rPr>
          <w:rFonts w:ascii="Arial" w:hAnsi="Arial" w:cs="Arial"/>
          <w:sz w:val="20"/>
        </w:rPr>
        <w:t>metadata from the AuthenticationService.</w:t>
      </w:r>
      <w:r w:rsidR="00516B9C">
        <w:rPr>
          <w:rFonts w:cs="Monaco"/>
          <w:szCs w:val="22"/>
        </w:rPr>
        <w:t xml:space="preserve">  </w:t>
      </w:r>
    </w:p>
    <w:p w:rsidR="003E140D" w:rsidRDefault="003E140D" w:rsidP="003E140D">
      <w:pPr>
        <w:ind w:left="720"/>
        <w:rPr>
          <w:rFonts w:ascii="Arial" w:hAnsi="Arial" w:cs="Arial"/>
          <w:sz w:val="20"/>
        </w:rPr>
      </w:pPr>
      <w:r w:rsidRPr="00CF55FD">
        <w:rPr>
          <w:rFonts w:ascii="Arial" w:hAnsi="Arial" w:cs="Arial"/>
          <w:b/>
          <w:sz w:val="20"/>
        </w:rPr>
        <w:t>Input:</w:t>
      </w:r>
      <w:r w:rsidRPr="00A834E9">
        <w:rPr>
          <w:rFonts w:ascii="Arial" w:hAnsi="Arial" w:cs="Arial"/>
          <w:sz w:val="20"/>
        </w:rPr>
        <w:t xml:space="preserve"> org.cagrid.gaards.authentication.Credential</w:t>
      </w:r>
    </w:p>
    <w:p w:rsidR="004B2704" w:rsidRPr="00597A4D" w:rsidRDefault="004B2704" w:rsidP="003E140D">
      <w:pPr>
        <w:ind w:left="720"/>
        <w:rPr>
          <w:rFonts w:ascii="Arial" w:hAnsi="Arial" w:cs="Arial"/>
          <w:sz w:val="20"/>
        </w:rPr>
      </w:pPr>
      <w:r>
        <w:rPr>
          <w:rFonts w:ascii="Arial" w:hAnsi="Arial" w:cs="Arial"/>
          <w:b/>
          <w:sz w:val="20"/>
        </w:rPr>
        <w:tab/>
        <w:t>Namespace:</w:t>
      </w:r>
      <w:r w:rsidR="00597A4D">
        <w:rPr>
          <w:rFonts w:ascii="Arial" w:hAnsi="Arial" w:cs="Arial"/>
          <w:b/>
          <w:sz w:val="20"/>
        </w:rPr>
        <w:t xml:space="preserve"> </w:t>
      </w:r>
      <w:r w:rsidR="00597A4D" w:rsidRPr="00597A4D">
        <w:rPr>
          <w:rFonts w:ascii="Arial" w:hAnsi="Arial" w:cs="Arial"/>
          <w:sz w:val="20"/>
        </w:rPr>
        <w:t>http://cagrid.nci.nih.gov/1/authentication-service</w:t>
      </w:r>
    </w:p>
    <w:p w:rsidR="004B2704" w:rsidRPr="004B2704" w:rsidRDefault="004B2704" w:rsidP="003E140D">
      <w:pPr>
        <w:ind w:left="720"/>
        <w:rPr>
          <w:rFonts w:ascii="Arial" w:hAnsi="Arial" w:cs="Arial"/>
          <w:b/>
          <w:sz w:val="20"/>
        </w:rPr>
      </w:pPr>
      <w:r w:rsidRPr="004B2704">
        <w:rPr>
          <w:rFonts w:ascii="Arial" w:hAnsi="Arial" w:cs="Arial"/>
          <w:b/>
          <w:sz w:val="20"/>
        </w:rPr>
        <w:tab/>
        <w:t>Schema type:</w:t>
      </w:r>
      <w:r w:rsidR="00597A4D">
        <w:rPr>
          <w:rFonts w:ascii="Arial" w:hAnsi="Arial" w:cs="Arial"/>
          <w:b/>
          <w:sz w:val="20"/>
        </w:rPr>
        <w:t xml:space="preserve"> </w:t>
      </w:r>
      <w:r w:rsidR="00597A4D" w:rsidRPr="00A834E9">
        <w:rPr>
          <w:rFonts w:ascii="Arial" w:hAnsi="Arial" w:cs="Arial"/>
          <w:sz w:val="20"/>
        </w:rPr>
        <w:t>Credential</w:t>
      </w:r>
    </w:p>
    <w:p w:rsidR="003E140D" w:rsidRDefault="003E140D" w:rsidP="003E140D">
      <w:pPr>
        <w:ind w:left="720"/>
        <w:rPr>
          <w:rFonts w:ascii="Arial" w:hAnsi="Arial" w:cs="Arial"/>
          <w:sz w:val="20"/>
        </w:rPr>
      </w:pPr>
      <w:r w:rsidRPr="00CF55FD">
        <w:rPr>
          <w:rFonts w:ascii="Arial" w:hAnsi="Arial" w:cs="Arial"/>
          <w:b/>
          <w:sz w:val="20"/>
        </w:rPr>
        <w:t>Output:</w:t>
      </w:r>
      <w:r w:rsidRPr="00A834E9">
        <w:rPr>
          <w:rFonts w:ascii="Arial" w:hAnsi="Arial" w:cs="Arial"/>
          <w:sz w:val="20"/>
        </w:rPr>
        <w:t xml:space="preserve"> gov.nih.nci.cagrid.opensaml.SAMLAssertion</w:t>
      </w:r>
    </w:p>
    <w:p w:rsidR="004B2704" w:rsidRDefault="004B2704" w:rsidP="004B2704">
      <w:pPr>
        <w:ind w:left="720"/>
        <w:rPr>
          <w:rFonts w:ascii="Arial" w:hAnsi="Arial" w:cs="Arial"/>
          <w:sz w:val="20"/>
        </w:rPr>
      </w:pPr>
      <w:r>
        <w:rPr>
          <w:rFonts w:ascii="Arial" w:hAnsi="Arial" w:cs="Arial"/>
          <w:b/>
          <w:sz w:val="20"/>
        </w:rPr>
        <w:tab/>
        <w:t>Namespace:</w:t>
      </w:r>
      <w:r w:rsidR="00597A4D">
        <w:rPr>
          <w:rFonts w:ascii="Arial" w:hAnsi="Arial" w:cs="Arial"/>
          <w:b/>
          <w:sz w:val="20"/>
        </w:rPr>
        <w:t xml:space="preserve"> </w:t>
      </w:r>
      <w:r w:rsidR="00597A4D" w:rsidRPr="00597A4D">
        <w:rPr>
          <w:rFonts w:ascii="Arial" w:hAnsi="Arial" w:cs="Arial"/>
          <w:sz w:val="20"/>
        </w:rPr>
        <w:t>http://cagrid.nci.nih.gov/1/authentication-service</w:t>
      </w:r>
    </w:p>
    <w:p w:rsidR="004B2704" w:rsidRPr="004B2704" w:rsidRDefault="004B2704" w:rsidP="004B2704">
      <w:pPr>
        <w:ind w:left="720"/>
        <w:rPr>
          <w:rFonts w:ascii="Arial" w:hAnsi="Arial" w:cs="Arial"/>
          <w:b/>
          <w:sz w:val="20"/>
        </w:rPr>
      </w:pPr>
      <w:r w:rsidRPr="004B2704">
        <w:rPr>
          <w:rFonts w:ascii="Arial" w:hAnsi="Arial" w:cs="Arial"/>
          <w:b/>
          <w:sz w:val="20"/>
        </w:rPr>
        <w:tab/>
        <w:t>Schema type:</w:t>
      </w:r>
      <w:r w:rsidR="00597A4D">
        <w:rPr>
          <w:rFonts w:ascii="Arial" w:hAnsi="Arial" w:cs="Arial"/>
          <w:b/>
          <w:sz w:val="20"/>
        </w:rPr>
        <w:t xml:space="preserve"> </w:t>
      </w:r>
      <w:r w:rsidR="00597A4D" w:rsidRPr="00A834E9">
        <w:rPr>
          <w:rFonts w:ascii="Arial" w:hAnsi="Arial" w:cs="Arial"/>
          <w:sz w:val="20"/>
        </w:rPr>
        <w:t>SAMLAssertion</w:t>
      </w:r>
    </w:p>
    <w:p w:rsidR="003E140D" w:rsidRPr="00CF55FD" w:rsidRDefault="003E140D" w:rsidP="003E140D">
      <w:pPr>
        <w:ind w:left="720"/>
        <w:rPr>
          <w:rFonts w:ascii="Arial" w:hAnsi="Arial" w:cs="Arial"/>
          <w:b/>
          <w:sz w:val="20"/>
        </w:rPr>
      </w:pPr>
      <w:r w:rsidRPr="00CF55FD">
        <w:rPr>
          <w:rFonts w:ascii="Arial" w:hAnsi="Arial" w:cs="Arial"/>
          <w:b/>
          <w:sz w:val="20"/>
        </w:rPr>
        <w:t>Actors:</w:t>
      </w:r>
      <w:r>
        <w:rPr>
          <w:rFonts w:ascii="Arial" w:hAnsi="Arial" w:cs="Arial"/>
          <w:i/>
          <w:sz w:val="20"/>
        </w:rPr>
        <w:t xml:space="preserve"> User, Service</w:t>
      </w:r>
    </w:p>
    <w:p w:rsidR="00B04713" w:rsidRDefault="003E140D" w:rsidP="003E140D">
      <w:pPr>
        <w:ind w:left="720"/>
        <w:rPr>
          <w:rFonts w:ascii="Arial" w:hAnsi="Arial" w:cs="Arial"/>
          <w:sz w:val="20"/>
        </w:rPr>
      </w:pPr>
      <w:r w:rsidRPr="00CF55FD">
        <w:rPr>
          <w:rFonts w:ascii="Arial" w:hAnsi="Arial" w:cs="Arial"/>
          <w:b/>
          <w:sz w:val="20"/>
        </w:rPr>
        <w:t>Exceptions:</w:t>
      </w:r>
      <w:r w:rsidRPr="00A834E9">
        <w:rPr>
          <w:rFonts w:ascii="Arial" w:hAnsi="Arial" w:cs="Arial"/>
          <w:sz w:val="20"/>
        </w:rPr>
        <w:t xml:space="preserve"> AuthenticationProviderFault, </w:t>
      </w:r>
    </w:p>
    <w:p w:rsidR="00B04713" w:rsidRDefault="00B04713" w:rsidP="00B04713">
      <w:pPr>
        <w:ind w:left="1440"/>
        <w:rPr>
          <w:rFonts w:ascii="Arial" w:hAnsi="Arial" w:cs="Arial"/>
          <w:sz w:val="20"/>
        </w:rPr>
      </w:pPr>
      <w:r>
        <w:rPr>
          <w:rFonts w:ascii="Arial" w:hAnsi="Arial" w:cs="Arial"/>
          <w:b/>
          <w:sz w:val="20"/>
        </w:rPr>
        <w:t xml:space="preserve">        </w:t>
      </w:r>
      <w:r w:rsidR="003E140D" w:rsidRPr="00A834E9">
        <w:rPr>
          <w:rFonts w:ascii="Arial" w:hAnsi="Arial" w:cs="Arial"/>
          <w:sz w:val="20"/>
        </w:rPr>
        <w:t xml:space="preserve">CredentialNotSupportedFault, </w:t>
      </w:r>
    </w:p>
    <w:p w:rsidR="00B04713" w:rsidRDefault="00B04713" w:rsidP="00B04713">
      <w:pPr>
        <w:ind w:left="1440"/>
        <w:rPr>
          <w:rFonts w:ascii="Arial" w:hAnsi="Arial" w:cs="Arial"/>
          <w:sz w:val="20"/>
        </w:rPr>
      </w:pPr>
      <w:r>
        <w:rPr>
          <w:rFonts w:ascii="Arial" w:hAnsi="Arial" w:cs="Arial"/>
          <w:sz w:val="20"/>
        </w:rPr>
        <w:t xml:space="preserve">        </w:t>
      </w:r>
      <w:r w:rsidR="003E140D" w:rsidRPr="00A834E9">
        <w:rPr>
          <w:rFonts w:ascii="Arial" w:hAnsi="Arial" w:cs="Arial"/>
          <w:sz w:val="20"/>
        </w:rPr>
        <w:t xml:space="preserve">InsufficientAttributeFault, </w:t>
      </w:r>
    </w:p>
    <w:p w:rsidR="003E140D" w:rsidRDefault="00B04713" w:rsidP="00B04713">
      <w:pPr>
        <w:ind w:left="1440"/>
        <w:rPr>
          <w:rFonts w:ascii="Arial" w:hAnsi="Arial" w:cs="Arial"/>
          <w:sz w:val="20"/>
        </w:rPr>
      </w:pPr>
      <w:r>
        <w:rPr>
          <w:rFonts w:ascii="Arial" w:hAnsi="Arial" w:cs="Arial"/>
          <w:sz w:val="20"/>
        </w:rPr>
        <w:t xml:space="preserve">        </w:t>
      </w:r>
      <w:r w:rsidR="003E140D" w:rsidRPr="00A834E9">
        <w:rPr>
          <w:rFonts w:ascii="Arial" w:hAnsi="Arial" w:cs="Arial"/>
          <w:sz w:val="20"/>
        </w:rPr>
        <w:t>InvalidCredentialFault</w:t>
      </w:r>
    </w:p>
    <w:p w:rsidR="00C4520C" w:rsidRDefault="00C4520C" w:rsidP="00C4520C">
      <w:pPr>
        <w:rPr>
          <w:rFonts w:ascii="Arial" w:hAnsi="Arial" w:cs="Arial"/>
          <w:b/>
          <w:sz w:val="20"/>
        </w:rPr>
      </w:pPr>
      <w:r>
        <w:rPr>
          <w:rFonts w:ascii="Arial" w:hAnsi="Arial" w:cs="Arial"/>
          <w:sz w:val="20"/>
        </w:rPr>
        <w:tab/>
      </w:r>
      <w:r w:rsidRPr="00B86199">
        <w:rPr>
          <w:rFonts w:ascii="Arial" w:hAnsi="Arial" w:cs="Arial"/>
          <w:b/>
          <w:sz w:val="20"/>
        </w:rPr>
        <w:t>Pre-condition:</w:t>
      </w:r>
    </w:p>
    <w:p w:rsidR="00D417B2" w:rsidRPr="0022001C" w:rsidRDefault="00D417B2" w:rsidP="008E72E8">
      <w:pPr>
        <w:pStyle w:val="ListParagraph"/>
        <w:numPr>
          <w:ilvl w:val="1"/>
          <w:numId w:val="50"/>
        </w:numPr>
        <w:rPr>
          <w:rFonts w:ascii="Arial" w:hAnsi="Arial" w:cs="Arial"/>
          <w:sz w:val="20"/>
        </w:rPr>
      </w:pPr>
      <w:r w:rsidRPr="0022001C">
        <w:rPr>
          <w:rFonts w:ascii="Arial" w:hAnsi="Arial" w:cs="Arial"/>
          <w:sz w:val="20"/>
        </w:rPr>
        <w:t>User has valid account with local authentication facility.</w:t>
      </w:r>
    </w:p>
    <w:p w:rsidR="00C4520C" w:rsidRPr="00B86199" w:rsidRDefault="00C4520C" w:rsidP="00C4520C">
      <w:pPr>
        <w:rPr>
          <w:rFonts w:ascii="Arial" w:hAnsi="Arial" w:cs="Arial"/>
          <w:b/>
          <w:sz w:val="20"/>
        </w:rPr>
      </w:pPr>
      <w:r w:rsidRPr="00B86199">
        <w:rPr>
          <w:rFonts w:ascii="Arial" w:hAnsi="Arial" w:cs="Arial"/>
          <w:b/>
          <w:sz w:val="20"/>
        </w:rPr>
        <w:tab/>
        <w:t>Post-condition:</w:t>
      </w:r>
    </w:p>
    <w:p w:rsidR="00FA60BA" w:rsidRPr="0022001C" w:rsidRDefault="00FA60BA" w:rsidP="008E72E8">
      <w:pPr>
        <w:pStyle w:val="ListParagraph"/>
        <w:numPr>
          <w:ilvl w:val="1"/>
          <w:numId w:val="51"/>
        </w:numPr>
        <w:rPr>
          <w:rFonts w:ascii="Arial" w:hAnsi="Arial" w:cs="Arial"/>
          <w:sz w:val="20"/>
        </w:rPr>
      </w:pPr>
      <w:r w:rsidRPr="0022001C">
        <w:rPr>
          <w:rFonts w:ascii="Arial" w:hAnsi="Arial" w:cs="Arial"/>
          <w:sz w:val="20"/>
        </w:rPr>
        <w:t>User authentication is done locally</w:t>
      </w:r>
      <w:r>
        <w:rPr>
          <w:rFonts w:ascii="Arial" w:hAnsi="Arial" w:cs="Arial"/>
          <w:sz w:val="20"/>
        </w:rPr>
        <w:t xml:space="preserve"> with Trusted Identity Provider</w:t>
      </w:r>
      <w:r w:rsidRPr="0022001C">
        <w:rPr>
          <w:rFonts w:ascii="Arial" w:hAnsi="Arial" w:cs="Arial"/>
          <w:sz w:val="20"/>
        </w:rPr>
        <w:t>.</w:t>
      </w:r>
    </w:p>
    <w:p w:rsidR="00C4520C" w:rsidRPr="0022001C" w:rsidRDefault="00AE17F6" w:rsidP="008E72E8">
      <w:pPr>
        <w:pStyle w:val="ListParagraph"/>
        <w:numPr>
          <w:ilvl w:val="1"/>
          <w:numId w:val="51"/>
        </w:numPr>
        <w:rPr>
          <w:rFonts w:ascii="Arial" w:hAnsi="Arial" w:cs="Arial"/>
          <w:sz w:val="20"/>
        </w:rPr>
      </w:pPr>
      <w:r>
        <w:rPr>
          <w:rFonts w:ascii="Arial" w:hAnsi="Arial" w:cs="Arial"/>
          <w:sz w:val="20"/>
        </w:rPr>
        <w:t xml:space="preserve">Signed </w:t>
      </w:r>
      <w:r w:rsidR="00C4520C" w:rsidRPr="0022001C">
        <w:rPr>
          <w:rFonts w:ascii="Arial" w:hAnsi="Arial" w:cs="Arial"/>
          <w:sz w:val="20"/>
        </w:rPr>
        <w:t>SAMLAssertion is returned with attributes containing user information</w:t>
      </w:r>
      <w:r w:rsidR="00A23370" w:rsidRPr="0022001C">
        <w:rPr>
          <w:rFonts w:ascii="Arial" w:hAnsi="Arial" w:cs="Arial"/>
          <w:sz w:val="20"/>
        </w:rPr>
        <w:t>.</w:t>
      </w:r>
    </w:p>
    <w:p w:rsidR="00144702" w:rsidRDefault="00144702" w:rsidP="00144702">
      <w:pPr>
        <w:pStyle w:val="ListParagraph"/>
        <w:numPr>
          <w:ilvl w:val="1"/>
          <w:numId w:val="51"/>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AuthenticationService</w:t>
      </w:r>
      <w:r w:rsidRPr="008E117A">
        <w:rPr>
          <w:rFonts w:ascii="Arial" w:hAnsi="Arial" w:cs="Arial"/>
          <w:sz w:val="20"/>
          <w:szCs w:val="20"/>
        </w:rPr>
        <w:t xml:space="preserve"> fault codes</w:t>
      </w:r>
      <w:r w:rsidRPr="009A23A8">
        <w:rPr>
          <w:rFonts w:ascii="Arial" w:hAnsi="Arial" w:cs="Arial"/>
          <w:sz w:val="20"/>
        </w:rPr>
        <w:t>.</w:t>
      </w:r>
    </w:p>
    <w:p w:rsidR="003E140D" w:rsidRPr="00A834E9" w:rsidRDefault="003E140D" w:rsidP="003E140D">
      <w:pPr>
        <w:ind w:left="1440"/>
        <w:rPr>
          <w:rFonts w:ascii="Arial" w:hAnsi="Arial" w:cs="Arial"/>
          <w:sz w:val="20"/>
        </w:rPr>
      </w:pPr>
    </w:p>
    <w:p w:rsidR="003E140D" w:rsidRDefault="00A15A72" w:rsidP="003E140D">
      <w:pPr>
        <w:rPr>
          <w:rFonts w:ascii="Arial" w:hAnsi="Arial" w:cs="Arial"/>
          <w:i/>
          <w:sz w:val="20"/>
        </w:rPr>
      </w:pPr>
      <w:r>
        <w:rPr>
          <w:rFonts w:ascii="Arial" w:hAnsi="Arial" w:cs="Arial"/>
          <w:sz w:val="20"/>
        </w:rPr>
        <w:t>a</w:t>
      </w:r>
      <w:r w:rsidR="003E140D" w:rsidRPr="00CF55FD">
        <w:rPr>
          <w:rFonts w:ascii="Arial" w:hAnsi="Arial" w:cs="Arial"/>
          <w:sz w:val="20"/>
        </w:rPr>
        <w:t>uthenticate()</w:t>
      </w:r>
      <w:r w:rsidR="003E140D" w:rsidRPr="00A834E9">
        <w:rPr>
          <w:rFonts w:ascii="Arial" w:hAnsi="Arial" w:cs="Arial"/>
          <w:i/>
          <w:sz w:val="20"/>
        </w:rPr>
        <w:t xml:space="preserve"> </w:t>
      </w:r>
    </w:p>
    <w:p w:rsidR="003E140D" w:rsidRPr="00A834E9" w:rsidRDefault="003E140D" w:rsidP="003E140D">
      <w:pPr>
        <w:ind w:left="720"/>
        <w:rPr>
          <w:rFonts w:ascii="Arial" w:hAnsi="Arial" w:cs="Arial"/>
          <w:sz w:val="20"/>
        </w:rPr>
      </w:pPr>
      <w:r w:rsidRPr="00CF55FD">
        <w:rPr>
          <w:rFonts w:ascii="Arial" w:hAnsi="Arial" w:cs="Arial"/>
          <w:b/>
          <w:sz w:val="20"/>
        </w:rPr>
        <w:t xml:space="preserve">Descrption: </w:t>
      </w:r>
      <w:r w:rsidRPr="00A834E9">
        <w:rPr>
          <w:rFonts w:ascii="Arial" w:hAnsi="Arial" w:cs="Arial"/>
          <w:sz w:val="20"/>
        </w:rPr>
        <w:t xml:space="preserve">This operation requires the client to specify a credential to authenticate with. </w:t>
      </w:r>
      <w:r w:rsidRPr="00A834E9">
        <w:rPr>
          <w:rFonts w:ascii="Arial" w:hAnsi="Arial" w:cs="Arial"/>
          <w:b/>
          <w:bCs/>
          <w:sz w:val="20"/>
        </w:rPr>
        <w:t>DEPRECATED</w:t>
      </w:r>
      <w:r w:rsidRPr="00A834E9">
        <w:rPr>
          <w:rFonts w:ascii="Arial" w:hAnsi="Arial" w:cs="Arial"/>
          <w:sz w:val="20"/>
        </w:rPr>
        <w:t xml:space="preserve"> in version 1.3 of the Authentication Service</w:t>
      </w:r>
    </w:p>
    <w:p w:rsidR="003E140D" w:rsidRPr="00A834E9" w:rsidRDefault="003E140D" w:rsidP="003E140D">
      <w:pPr>
        <w:ind w:firstLine="720"/>
        <w:rPr>
          <w:rFonts w:ascii="Arial" w:hAnsi="Arial" w:cs="Arial"/>
          <w:sz w:val="20"/>
        </w:rPr>
      </w:pPr>
      <w:r w:rsidRPr="00CF55FD">
        <w:rPr>
          <w:rFonts w:ascii="Arial" w:hAnsi="Arial" w:cs="Arial"/>
          <w:b/>
          <w:noProof/>
          <w:sz w:val="20"/>
        </w:rPr>
        <w:t>Input:</w:t>
      </w:r>
      <w:r w:rsidRPr="00A834E9">
        <w:rPr>
          <w:rFonts w:ascii="Arial" w:hAnsi="Arial" w:cs="Arial"/>
          <w:sz w:val="20"/>
        </w:rPr>
        <w:t xml:space="preserve"> gov.nih.nci.cagrid.authentication.bean.Credential</w:t>
      </w:r>
    </w:p>
    <w:p w:rsidR="004B2704" w:rsidRDefault="004B2704" w:rsidP="004B2704">
      <w:pPr>
        <w:ind w:left="720"/>
        <w:rPr>
          <w:rFonts w:ascii="Arial" w:hAnsi="Arial" w:cs="Arial"/>
          <w:sz w:val="20"/>
        </w:rPr>
      </w:pPr>
      <w:r>
        <w:rPr>
          <w:rFonts w:ascii="Arial" w:hAnsi="Arial" w:cs="Arial"/>
          <w:b/>
          <w:sz w:val="20"/>
        </w:rPr>
        <w:tab/>
        <w:t>Namespace:</w:t>
      </w:r>
      <w:r w:rsidR="00597A4D">
        <w:rPr>
          <w:rFonts w:ascii="Arial" w:hAnsi="Arial" w:cs="Arial"/>
          <w:b/>
          <w:sz w:val="20"/>
        </w:rPr>
        <w:t xml:space="preserve"> </w:t>
      </w:r>
      <w:r w:rsidR="00597A4D" w:rsidRPr="00597A4D">
        <w:rPr>
          <w:rFonts w:ascii="Arial" w:hAnsi="Arial" w:cs="Arial"/>
          <w:sz w:val="20"/>
        </w:rPr>
        <w:t>http://cagrid.nci.nih.gov/1/authentication-service</w:t>
      </w:r>
    </w:p>
    <w:p w:rsidR="004B2704" w:rsidRPr="004B2704" w:rsidRDefault="004B2704" w:rsidP="004B2704">
      <w:pPr>
        <w:ind w:left="720"/>
        <w:rPr>
          <w:rFonts w:ascii="Arial" w:hAnsi="Arial" w:cs="Arial"/>
          <w:b/>
          <w:sz w:val="20"/>
        </w:rPr>
      </w:pPr>
      <w:r w:rsidRPr="004B2704">
        <w:rPr>
          <w:rFonts w:ascii="Arial" w:hAnsi="Arial" w:cs="Arial"/>
          <w:b/>
          <w:sz w:val="20"/>
        </w:rPr>
        <w:tab/>
        <w:t>Schema type:</w:t>
      </w:r>
      <w:r w:rsidR="00597A4D">
        <w:rPr>
          <w:rFonts w:ascii="Arial" w:hAnsi="Arial" w:cs="Arial"/>
          <w:b/>
          <w:sz w:val="20"/>
        </w:rPr>
        <w:t xml:space="preserve"> </w:t>
      </w:r>
      <w:r w:rsidR="00597A4D" w:rsidRPr="00A834E9">
        <w:rPr>
          <w:rFonts w:ascii="Arial" w:hAnsi="Arial" w:cs="Arial"/>
          <w:sz w:val="20"/>
        </w:rPr>
        <w:t>Credential</w:t>
      </w:r>
    </w:p>
    <w:p w:rsidR="003E140D" w:rsidRDefault="003E140D" w:rsidP="003E140D">
      <w:pPr>
        <w:ind w:firstLine="720"/>
        <w:rPr>
          <w:rFonts w:ascii="Arial" w:hAnsi="Arial" w:cs="Arial"/>
          <w:sz w:val="20"/>
        </w:rPr>
      </w:pPr>
      <w:r w:rsidRPr="00CF55FD">
        <w:rPr>
          <w:rFonts w:ascii="Arial" w:hAnsi="Arial" w:cs="Arial"/>
          <w:b/>
          <w:sz w:val="20"/>
        </w:rPr>
        <w:t>Output:</w:t>
      </w:r>
      <w:r w:rsidRPr="00A834E9">
        <w:rPr>
          <w:rFonts w:ascii="Arial" w:hAnsi="Arial" w:cs="Arial"/>
          <w:sz w:val="20"/>
        </w:rPr>
        <w:t xml:space="preserve"> gov.nih.nci.cagrid.authentication.bean.SAMLAssertion</w:t>
      </w:r>
    </w:p>
    <w:p w:rsidR="004B2704" w:rsidRDefault="004B2704" w:rsidP="004B2704">
      <w:pPr>
        <w:ind w:left="720"/>
        <w:rPr>
          <w:rFonts w:ascii="Arial" w:hAnsi="Arial" w:cs="Arial"/>
          <w:sz w:val="20"/>
        </w:rPr>
      </w:pPr>
      <w:r>
        <w:rPr>
          <w:rFonts w:ascii="Arial" w:hAnsi="Arial" w:cs="Arial"/>
          <w:b/>
          <w:sz w:val="20"/>
        </w:rPr>
        <w:tab/>
        <w:t>Namespace:</w:t>
      </w:r>
      <w:r w:rsidR="00597A4D">
        <w:rPr>
          <w:rFonts w:ascii="Arial" w:hAnsi="Arial" w:cs="Arial"/>
          <w:b/>
          <w:sz w:val="20"/>
        </w:rPr>
        <w:t xml:space="preserve"> </w:t>
      </w:r>
      <w:r w:rsidR="00597A4D" w:rsidRPr="00597A4D">
        <w:rPr>
          <w:rFonts w:ascii="Arial" w:hAnsi="Arial" w:cs="Arial"/>
          <w:sz w:val="20"/>
        </w:rPr>
        <w:t>http://cagrid.nci.nih.gov/1/authentication-service</w:t>
      </w:r>
    </w:p>
    <w:p w:rsidR="004B2704" w:rsidRPr="004B2704" w:rsidRDefault="004B2704" w:rsidP="004B2704">
      <w:pPr>
        <w:ind w:left="720"/>
        <w:rPr>
          <w:rFonts w:ascii="Arial" w:hAnsi="Arial" w:cs="Arial"/>
          <w:b/>
          <w:sz w:val="20"/>
        </w:rPr>
      </w:pPr>
      <w:r w:rsidRPr="004B2704">
        <w:rPr>
          <w:rFonts w:ascii="Arial" w:hAnsi="Arial" w:cs="Arial"/>
          <w:b/>
          <w:sz w:val="20"/>
        </w:rPr>
        <w:tab/>
        <w:t>Schema type:</w:t>
      </w:r>
      <w:r w:rsidR="00597A4D">
        <w:rPr>
          <w:rFonts w:ascii="Arial" w:hAnsi="Arial" w:cs="Arial"/>
          <w:b/>
          <w:sz w:val="20"/>
        </w:rPr>
        <w:t xml:space="preserve"> </w:t>
      </w:r>
      <w:r w:rsidR="00597A4D" w:rsidRPr="00A834E9">
        <w:rPr>
          <w:rFonts w:ascii="Arial" w:hAnsi="Arial" w:cs="Arial"/>
          <w:sz w:val="20"/>
        </w:rPr>
        <w:t>SAMLAssertion</w:t>
      </w:r>
    </w:p>
    <w:p w:rsidR="003E140D" w:rsidRPr="00A834E9" w:rsidRDefault="003E140D" w:rsidP="003E140D">
      <w:pPr>
        <w:ind w:firstLine="720"/>
        <w:rPr>
          <w:rFonts w:ascii="Arial" w:hAnsi="Arial" w:cs="Arial"/>
          <w:sz w:val="20"/>
        </w:rPr>
      </w:pPr>
      <w:r w:rsidRPr="00CF55FD">
        <w:rPr>
          <w:rFonts w:ascii="Arial" w:hAnsi="Arial" w:cs="Arial"/>
          <w:b/>
          <w:sz w:val="20"/>
        </w:rPr>
        <w:t>Actors:</w:t>
      </w:r>
      <w:r>
        <w:rPr>
          <w:rFonts w:ascii="Arial" w:hAnsi="Arial" w:cs="Arial"/>
          <w:sz w:val="20"/>
        </w:rPr>
        <w:t xml:space="preserve"> User, Service</w:t>
      </w:r>
    </w:p>
    <w:p w:rsidR="00B04713" w:rsidRDefault="003E140D" w:rsidP="003E140D">
      <w:pPr>
        <w:ind w:firstLine="720"/>
        <w:rPr>
          <w:rFonts w:ascii="Arial" w:hAnsi="Arial" w:cs="Arial"/>
          <w:sz w:val="20"/>
        </w:rPr>
      </w:pPr>
      <w:r w:rsidRPr="00CF55FD">
        <w:rPr>
          <w:rFonts w:ascii="Arial" w:hAnsi="Arial" w:cs="Arial"/>
          <w:b/>
          <w:sz w:val="20"/>
        </w:rPr>
        <w:t>Exceptions:</w:t>
      </w:r>
      <w:r w:rsidRPr="00A834E9">
        <w:rPr>
          <w:rFonts w:ascii="Arial" w:hAnsi="Arial" w:cs="Arial"/>
          <w:sz w:val="20"/>
        </w:rPr>
        <w:t xml:space="preserve"> InvalidCredentialFault, </w:t>
      </w:r>
    </w:p>
    <w:p w:rsidR="00B04713" w:rsidRDefault="00B04713" w:rsidP="00B04713">
      <w:pPr>
        <w:ind w:left="720" w:firstLine="720"/>
        <w:rPr>
          <w:rFonts w:ascii="Arial" w:hAnsi="Arial" w:cs="Arial"/>
          <w:sz w:val="20"/>
        </w:rPr>
      </w:pPr>
      <w:r>
        <w:rPr>
          <w:rFonts w:ascii="Arial" w:hAnsi="Arial" w:cs="Arial"/>
          <w:sz w:val="20"/>
        </w:rPr>
        <w:t xml:space="preserve">        </w:t>
      </w:r>
      <w:r w:rsidR="003E140D" w:rsidRPr="00A834E9">
        <w:rPr>
          <w:rFonts w:ascii="Arial" w:hAnsi="Arial" w:cs="Arial"/>
          <w:sz w:val="20"/>
        </w:rPr>
        <w:t xml:space="preserve">InsufficientAttributeFault, </w:t>
      </w:r>
    </w:p>
    <w:p w:rsidR="003E140D" w:rsidRDefault="00B04713" w:rsidP="00B04713">
      <w:pPr>
        <w:ind w:left="720" w:firstLine="720"/>
        <w:rPr>
          <w:rFonts w:ascii="Arial" w:hAnsi="Arial" w:cs="Arial"/>
          <w:sz w:val="20"/>
        </w:rPr>
      </w:pPr>
      <w:r>
        <w:rPr>
          <w:rFonts w:ascii="Arial" w:hAnsi="Arial" w:cs="Arial"/>
          <w:sz w:val="20"/>
        </w:rPr>
        <w:t xml:space="preserve">       </w:t>
      </w:r>
      <w:r w:rsidR="003E140D" w:rsidRPr="00A834E9">
        <w:rPr>
          <w:rFonts w:ascii="Arial" w:hAnsi="Arial" w:cs="Arial"/>
          <w:sz w:val="20"/>
        </w:rPr>
        <w:t>AuthenticationProviderFault</w:t>
      </w:r>
    </w:p>
    <w:p w:rsidR="00C4520C" w:rsidRDefault="00C4520C" w:rsidP="00C4520C">
      <w:pPr>
        <w:rPr>
          <w:rFonts w:ascii="Arial" w:hAnsi="Arial" w:cs="Arial"/>
          <w:b/>
          <w:sz w:val="20"/>
        </w:rPr>
      </w:pPr>
      <w:r>
        <w:rPr>
          <w:rFonts w:ascii="Arial" w:hAnsi="Arial" w:cs="Arial"/>
          <w:sz w:val="20"/>
        </w:rPr>
        <w:tab/>
      </w:r>
      <w:r w:rsidRPr="00C4520C">
        <w:rPr>
          <w:rFonts w:ascii="Arial" w:hAnsi="Arial" w:cs="Arial"/>
          <w:b/>
          <w:sz w:val="20"/>
        </w:rPr>
        <w:t>Pre-condition:</w:t>
      </w:r>
    </w:p>
    <w:p w:rsidR="00DA02B7" w:rsidRPr="0022001C" w:rsidRDefault="00DA02B7" w:rsidP="008E72E8">
      <w:pPr>
        <w:pStyle w:val="ListParagraph"/>
        <w:numPr>
          <w:ilvl w:val="1"/>
          <w:numId w:val="52"/>
        </w:numPr>
        <w:rPr>
          <w:rFonts w:ascii="Arial" w:hAnsi="Arial" w:cs="Arial"/>
          <w:sz w:val="20"/>
        </w:rPr>
      </w:pPr>
      <w:r w:rsidRPr="0022001C">
        <w:rPr>
          <w:rFonts w:ascii="Arial" w:hAnsi="Arial" w:cs="Arial"/>
          <w:sz w:val="20"/>
        </w:rPr>
        <w:t xml:space="preserve">User </w:t>
      </w:r>
      <w:r w:rsidR="006022D2" w:rsidRPr="0022001C">
        <w:rPr>
          <w:rFonts w:ascii="Arial" w:hAnsi="Arial" w:cs="Arial"/>
          <w:sz w:val="20"/>
        </w:rPr>
        <w:t>has</w:t>
      </w:r>
      <w:r w:rsidRPr="0022001C">
        <w:rPr>
          <w:rFonts w:ascii="Arial" w:hAnsi="Arial" w:cs="Arial"/>
          <w:sz w:val="20"/>
        </w:rPr>
        <w:t xml:space="preserve"> valid account with local authentication facility</w:t>
      </w:r>
      <w:r w:rsidR="00D417B2" w:rsidRPr="0022001C">
        <w:rPr>
          <w:rFonts w:ascii="Arial" w:hAnsi="Arial" w:cs="Arial"/>
          <w:sz w:val="20"/>
        </w:rPr>
        <w:t>.</w:t>
      </w:r>
    </w:p>
    <w:p w:rsidR="00C4520C" w:rsidRPr="00C4520C" w:rsidRDefault="00C4520C" w:rsidP="00C4520C">
      <w:pPr>
        <w:rPr>
          <w:rFonts w:ascii="Arial" w:hAnsi="Arial" w:cs="Arial"/>
          <w:b/>
          <w:sz w:val="20"/>
        </w:rPr>
      </w:pPr>
      <w:r>
        <w:rPr>
          <w:rFonts w:ascii="Arial" w:hAnsi="Arial" w:cs="Arial"/>
          <w:sz w:val="20"/>
        </w:rPr>
        <w:tab/>
      </w:r>
      <w:r w:rsidRPr="00C4520C">
        <w:rPr>
          <w:rFonts w:ascii="Arial" w:hAnsi="Arial" w:cs="Arial"/>
          <w:b/>
          <w:sz w:val="20"/>
        </w:rPr>
        <w:t>Post-condition:</w:t>
      </w:r>
    </w:p>
    <w:p w:rsidR="00C4520C" w:rsidRPr="0022001C" w:rsidRDefault="00C4520C" w:rsidP="008E72E8">
      <w:pPr>
        <w:pStyle w:val="ListParagraph"/>
        <w:numPr>
          <w:ilvl w:val="1"/>
          <w:numId w:val="53"/>
        </w:numPr>
        <w:rPr>
          <w:rFonts w:ascii="Arial" w:hAnsi="Arial" w:cs="Arial"/>
          <w:sz w:val="20"/>
        </w:rPr>
      </w:pPr>
      <w:r w:rsidRPr="0022001C">
        <w:rPr>
          <w:rFonts w:ascii="Arial" w:hAnsi="Arial" w:cs="Arial"/>
          <w:sz w:val="20"/>
        </w:rPr>
        <w:t>User authentication is done locally</w:t>
      </w:r>
      <w:r w:rsidR="00FA60BA">
        <w:rPr>
          <w:rFonts w:ascii="Arial" w:hAnsi="Arial" w:cs="Arial"/>
          <w:sz w:val="20"/>
        </w:rPr>
        <w:t xml:space="preserve"> with Trusted Identity Provider</w:t>
      </w:r>
      <w:r w:rsidR="00D417B2" w:rsidRPr="0022001C">
        <w:rPr>
          <w:rFonts w:ascii="Arial" w:hAnsi="Arial" w:cs="Arial"/>
          <w:sz w:val="20"/>
        </w:rPr>
        <w:t>.</w:t>
      </w:r>
    </w:p>
    <w:p w:rsidR="00C4520C" w:rsidRDefault="00AE17F6" w:rsidP="008E72E8">
      <w:pPr>
        <w:pStyle w:val="ListParagraph"/>
        <w:numPr>
          <w:ilvl w:val="1"/>
          <w:numId w:val="53"/>
        </w:numPr>
        <w:rPr>
          <w:rFonts w:ascii="Arial" w:hAnsi="Arial" w:cs="Arial"/>
          <w:sz w:val="20"/>
        </w:rPr>
      </w:pPr>
      <w:r>
        <w:rPr>
          <w:rFonts w:ascii="Arial" w:hAnsi="Arial" w:cs="Arial"/>
          <w:sz w:val="20"/>
        </w:rPr>
        <w:t xml:space="preserve">Signed </w:t>
      </w:r>
      <w:r w:rsidR="00C4520C" w:rsidRPr="0022001C">
        <w:rPr>
          <w:rFonts w:ascii="Arial" w:hAnsi="Arial" w:cs="Arial"/>
          <w:sz w:val="20"/>
        </w:rPr>
        <w:t>SAMLAssertion is returned with attributes containing user information</w:t>
      </w:r>
      <w:r w:rsidR="00D417B2" w:rsidRPr="0022001C">
        <w:rPr>
          <w:rFonts w:ascii="Arial" w:hAnsi="Arial" w:cs="Arial"/>
          <w:sz w:val="20"/>
        </w:rPr>
        <w:t>.</w:t>
      </w:r>
    </w:p>
    <w:p w:rsidR="00144702" w:rsidRDefault="00144702" w:rsidP="00144702">
      <w:pPr>
        <w:pStyle w:val="ListParagraph"/>
        <w:numPr>
          <w:ilvl w:val="1"/>
          <w:numId w:val="5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AuthenticationService</w:t>
      </w:r>
      <w:r w:rsidRPr="008E117A">
        <w:rPr>
          <w:rFonts w:ascii="Arial" w:hAnsi="Arial" w:cs="Arial"/>
          <w:sz w:val="20"/>
          <w:szCs w:val="20"/>
        </w:rPr>
        <w:t xml:space="preserve"> fault codes</w:t>
      </w:r>
      <w:r w:rsidRPr="009A23A8">
        <w:rPr>
          <w:rFonts w:ascii="Arial" w:hAnsi="Arial" w:cs="Arial"/>
          <w:sz w:val="20"/>
        </w:rPr>
        <w:t>.</w:t>
      </w:r>
    </w:p>
    <w:p w:rsidR="001E6E6A" w:rsidRDefault="001E6E6A" w:rsidP="001E6E6A">
      <w:pPr>
        <w:pStyle w:val="ListParagraph"/>
        <w:ind w:left="1440"/>
        <w:rPr>
          <w:rFonts w:ascii="Arial" w:hAnsi="Arial" w:cs="Arial"/>
          <w:sz w:val="20"/>
        </w:rPr>
      </w:pPr>
    </w:p>
    <w:p w:rsidR="001E6E6A" w:rsidRPr="0022001C" w:rsidRDefault="001E6E6A" w:rsidP="001E6E6A">
      <w:pPr>
        <w:pStyle w:val="ListParagraph"/>
        <w:ind w:left="1440"/>
        <w:rPr>
          <w:rFonts w:ascii="Arial" w:hAnsi="Arial" w:cs="Arial"/>
          <w:sz w:val="20"/>
        </w:rPr>
      </w:pPr>
    </w:p>
    <w:p w:rsidR="003E140D" w:rsidRDefault="003E140D" w:rsidP="003E140D">
      <w:pPr>
        <w:pStyle w:val="Heading3"/>
      </w:pPr>
      <w:bookmarkStart w:id="53" w:name="Design-getServiceSecurityMetadata"/>
      <w:bookmarkStart w:id="54" w:name="_Toc248115647"/>
      <w:bookmarkEnd w:id="53"/>
      <w:r>
        <w:lastRenderedPageBreak/>
        <w:t>Data Types</w:t>
      </w:r>
      <w:bookmarkEnd w:id="54"/>
    </w:p>
    <w:p w:rsidR="003E140D" w:rsidRDefault="003E140D" w:rsidP="003E140D">
      <w:pPr>
        <w:rPr>
          <w:rFonts w:ascii="Arial" w:hAnsi="Arial" w:cs="Arial"/>
          <w:sz w:val="20"/>
        </w:rPr>
      </w:pPr>
      <w:r>
        <w:rPr>
          <w:rFonts w:ascii="Arial" w:hAnsi="Arial" w:cs="Arial"/>
          <w:sz w:val="20"/>
        </w:rPr>
        <w:t>Following links provide different data types defined for AuthenticationService.</w:t>
      </w:r>
    </w:p>
    <w:p w:rsidR="003E140D" w:rsidRDefault="003E140D" w:rsidP="003E140D">
      <w:pPr>
        <w:rPr>
          <w:rFonts w:ascii="Arial" w:hAnsi="Arial" w:cs="Arial"/>
          <w:sz w:val="20"/>
        </w:rPr>
      </w:pPr>
    </w:p>
    <w:p w:rsidR="003E140D" w:rsidRDefault="00754D31" w:rsidP="003E140D">
      <w:pPr>
        <w:rPr>
          <w:rFonts w:ascii="Arial" w:hAnsi="Arial" w:cs="Arial"/>
          <w:sz w:val="20"/>
        </w:rPr>
      </w:pPr>
      <w:hyperlink r:id="rId43" w:history="1">
        <w:r w:rsidR="003E140D" w:rsidRPr="00386859">
          <w:rPr>
            <w:rStyle w:val="Hyperlink"/>
            <w:rFonts w:ascii="Arial" w:hAnsi="Arial" w:cs="Arial"/>
            <w:sz w:val="20"/>
          </w:rPr>
          <w:t>https://ncisvn.nci.nih.gov/svn/cagrid/tags/</w:t>
        </w:r>
        <w:r w:rsidR="00101218" w:rsidRPr="00101218">
          <w:rPr>
            <w:rStyle w:val="Hyperlink"/>
            <w:rFonts w:ascii="Arial" w:hAnsi="Arial" w:cs="Arial"/>
            <w:sz w:val="20"/>
          </w:rPr>
          <w:t>caGrid-1_3_release_final/</w:t>
        </w:r>
        <w:r w:rsidR="003E140D" w:rsidRPr="00386859">
          <w:rPr>
            <w:rStyle w:val="Hyperlink"/>
            <w:rFonts w:ascii="Arial" w:hAnsi="Arial" w:cs="Arial"/>
            <w:sz w:val="20"/>
          </w:rPr>
          <w:t>cagrid-1-0/caGrid/projects/authentication-service/schema/AuthenticationService/authentication-core-types.xsd</w:t>
        </w:r>
      </w:hyperlink>
      <w:r w:rsidR="003E140D">
        <w:rPr>
          <w:rFonts w:ascii="Arial" w:hAnsi="Arial" w:cs="Arial"/>
          <w:sz w:val="20"/>
        </w:rPr>
        <w:t xml:space="preserve"> </w:t>
      </w:r>
    </w:p>
    <w:p w:rsidR="003E140D" w:rsidRDefault="003E140D" w:rsidP="003E140D">
      <w:pPr>
        <w:rPr>
          <w:rFonts w:ascii="Arial" w:hAnsi="Arial" w:cs="Arial"/>
          <w:sz w:val="20"/>
        </w:rPr>
      </w:pPr>
    </w:p>
    <w:p w:rsidR="003E140D" w:rsidRDefault="00754D31" w:rsidP="003E140D">
      <w:pPr>
        <w:rPr>
          <w:rFonts w:ascii="Arial" w:hAnsi="Arial" w:cs="Arial"/>
          <w:sz w:val="20"/>
        </w:rPr>
      </w:pPr>
      <w:hyperlink r:id="rId44" w:history="1">
        <w:r w:rsidR="003E140D" w:rsidRPr="00386859">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386859">
          <w:rPr>
            <w:rStyle w:val="Hyperlink"/>
            <w:rFonts w:ascii="Arial" w:hAnsi="Arial" w:cs="Arial"/>
            <w:sz w:val="20"/>
          </w:rPr>
          <w:t>/cagrid-1-0/caGrid/projects/authentication-service/schema/AuthenticationService/authentication-service.xsd</w:t>
        </w:r>
      </w:hyperlink>
      <w:r w:rsidR="003E140D">
        <w:rPr>
          <w:rFonts w:ascii="Arial" w:hAnsi="Arial" w:cs="Arial"/>
          <w:sz w:val="20"/>
        </w:rPr>
        <w:t xml:space="preserve"> </w:t>
      </w:r>
    </w:p>
    <w:p w:rsidR="003E140D" w:rsidRDefault="003E140D" w:rsidP="003E140D">
      <w:pPr>
        <w:rPr>
          <w:rFonts w:ascii="Arial" w:hAnsi="Arial" w:cs="Arial"/>
          <w:sz w:val="20"/>
        </w:rPr>
      </w:pPr>
    </w:p>
    <w:p w:rsidR="003E140D" w:rsidRDefault="00754D31" w:rsidP="003E140D">
      <w:pPr>
        <w:rPr>
          <w:rFonts w:ascii="Arial" w:hAnsi="Arial" w:cs="Arial"/>
          <w:sz w:val="20"/>
        </w:rPr>
      </w:pPr>
      <w:hyperlink r:id="rId45" w:history="1">
        <w:r w:rsidR="003E140D" w:rsidRPr="00386859">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386859">
          <w:rPr>
            <w:rStyle w:val="Hyperlink"/>
            <w:rFonts w:ascii="Arial" w:hAnsi="Arial" w:cs="Arial"/>
            <w:sz w:val="20"/>
          </w:rPr>
          <w:t>/cagrid-1-0/caGrid/projects/authentication-service/schema/AuthenticationService/AuthenticationServiceTypes.xsd</w:t>
        </w:r>
      </w:hyperlink>
      <w:r w:rsidR="003E140D">
        <w:rPr>
          <w:rFonts w:ascii="Arial" w:hAnsi="Arial" w:cs="Arial"/>
          <w:sz w:val="20"/>
        </w:rPr>
        <w:t xml:space="preserve"> </w:t>
      </w:r>
    </w:p>
    <w:p w:rsidR="003E140D" w:rsidRDefault="003E140D" w:rsidP="003E140D">
      <w:pPr>
        <w:rPr>
          <w:rFonts w:ascii="Arial" w:hAnsi="Arial" w:cs="Arial"/>
          <w:sz w:val="20"/>
        </w:rPr>
      </w:pPr>
    </w:p>
    <w:p w:rsidR="003E140D" w:rsidRDefault="00754D31" w:rsidP="003E140D">
      <w:pPr>
        <w:rPr>
          <w:rFonts w:ascii="Arial" w:hAnsi="Arial" w:cs="Arial"/>
          <w:sz w:val="20"/>
        </w:rPr>
      </w:pPr>
      <w:hyperlink r:id="rId46" w:history="1">
        <w:r w:rsidR="003E140D" w:rsidRPr="00386859">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386859">
          <w:rPr>
            <w:rStyle w:val="Hyperlink"/>
            <w:rFonts w:ascii="Arial" w:hAnsi="Arial" w:cs="Arial"/>
            <w:sz w:val="20"/>
          </w:rPr>
          <w:t>/cagrid-1-0/caGrid/projects/authentication-service/schema/AuthenticationService/cs-sstc-schema-assertion-1.1.xsd</w:t>
        </w:r>
      </w:hyperlink>
      <w:r w:rsidR="003E140D">
        <w:rPr>
          <w:rFonts w:ascii="Arial" w:hAnsi="Arial" w:cs="Arial"/>
          <w:sz w:val="20"/>
        </w:rPr>
        <w:t xml:space="preserve"> </w:t>
      </w:r>
    </w:p>
    <w:p w:rsidR="003E140D" w:rsidRDefault="003E140D" w:rsidP="003E140D">
      <w:pPr>
        <w:rPr>
          <w:rFonts w:ascii="Arial" w:hAnsi="Arial" w:cs="Arial"/>
          <w:sz w:val="20"/>
        </w:rPr>
      </w:pPr>
    </w:p>
    <w:p w:rsidR="003E140D" w:rsidRDefault="003E140D" w:rsidP="003E140D">
      <w:pPr>
        <w:rPr>
          <w:rFonts w:ascii="Arial" w:hAnsi="Arial" w:cs="Arial"/>
          <w:sz w:val="20"/>
        </w:rPr>
      </w:pPr>
      <w:r>
        <w:rPr>
          <w:rFonts w:ascii="Arial" w:hAnsi="Arial" w:cs="Arial"/>
          <w:sz w:val="20"/>
        </w:rPr>
        <w:t>Following diagrams shows data type definition of SAMLAssertion and Credential.</w:t>
      </w:r>
    </w:p>
    <w:p w:rsidR="007E1F3E" w:rsidRDefault="007E1F3E" w:rsidP="003E140D">
      <w:pPr>
        <w:rPr>
          <w:rFonts w:ascii="Arial" w:hAnsi="Arial" w:cs="Arial"/>
          <w:sz w:val="20"/>
        </w:rPr>
      </w:pPr>
      <w:r>
        <w:rPr>
          <w:rFonts w:ascii="Arial" w:hAnsi="Arial" w:cs="Arial"/>
          <w:noProof/>
          <w:sz w:val="20"/>
        </w:rPr>
        <w:drawing>
          <wp:anchor distT="0" distB="0" distL="114300" distR="114300" simplePos="0" relativeHeight="251651584" behindDoc="1" locked="0" layoutInCell="1" allowOverlap="1">
            <wp:simplePos x="0" y="0"/>
            <wp:positionH relativeFrom="column">
              <wp:posOffset>91440</wp:posOffset>
            </wp:positionH>
            <wp:positionV relativeFrom="paragraph">
              <wp:posOffset>47625</wp:posOffset>
            </wp:positionV>
            <wp:extent cx="6115050" cy="1143000"/>
            <wp:effectExtent l="19050" t="0" r="0" b="0"/>
            <wp:wrapTight wrapText="bothSides">
              <wp:wrapPolygon edited="0">
                <wp:start x="-67" y="0"/>
                <wp:lineTo x="-67" y="21240"/>
                <wp:lineTo x="21600" y="21240"/>
                <wp:lineTo x="21600" y="0"/>
                <wp:lineTo x="-67" y="0"/>
              </wp:wrapPolygon>
            </wp:wrapTight>
            <wp:docPr id="874" name="Picture 874" descr="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credential"/>
                    <pic:cNvPicPr>
                      <a:picLocks noChangeAspect="1" noChangeArrowheads="1"/>
                    </pic:cNvPicPr>
                  </pic:nvPicPr>
                  <pic:blipFill>
                    <a:blip r:embed="rId47" cstate="print"/>
                    <a:srcRect/>
                    <a:stretch>
                      <a:fillRect/>
                    </a:stretch>
                  </pic:blipFill>
                  <pic:spPr bwMode="auto">
                    <a:xfrm>
                      <a:off x="0" y="0"/>
                      <a:ext cx="6115050" cy="1143000"/>
                    </a:xfrm>
                    <a:prstGeom prst="rect">
                      <a:avLst/>
                    </a:prstGeom>
                    <a:noFill/>
                    <a:ln w="9525">
                      <a:noFill/>
                      <a:miter lim="800000"/>
                      <a:headEnd/>
                      <a:tailEnd/>
                    </a:ln>
                  </pic:spPr>
                </pic:pic>
              </a:graphicData>
            </a:graphic>
          </wp:anchor>
        </w:drawing>
      </w:r>
    </w:p>
    <w:p w:rsidR="003E140D" w:rsidRPr="009B31F7" w:rsidRDefault="003E140D" w:rsidP="003E140D">
      <w:pPr>
        <w:pStyle w:val="Caption"/>
        <w:jc w:val="center"/>
        <w:rPr>
          <w:rFonts w:ascii="Arial" w:hAnsi="Arial" w:cs="Arial"/>
          <w:i/>
          <w:color w:val="000000"/>
          <w:sz w:val="20"/>
        </w:rPr>
      </w:pPr>
      <w:bookmarkStart w:id="55" w:name="_Toc247950410"/>
      <w:r w:rsidRPr="009B31F7">
        <w:rPr>
          <w:i/>
          <w:color w:val="000000"/>
        </w:rPr>
        <w:t xml:space="preserve">Figure </w:t>
      </w:r>
      <w:r w:rsidR="00754D31" w:rsidRPr="009B31F7">
        <w:rPr>
          <w:i/>
          <w:color w:val="000000"/>
        </w:rPr>
        <w:fldChar w:fldCharType="begin"/>
      </w:r>
      <w:r w:rsidRPr="009B31F7">
        <w:rPr>
          <w:i/>
          <w:color w:val="000000"/>
        </w:rPr>
        <w:instrText xml:space="preserve"> SEQ Figure \* ARABIC </w:instrText>
      </w:r>
      <w:r w:rsidR="00754D31" w:rsidRPr="009B31F7">
        <w:rPr>
          <w:i/>
          <w:color w:val="000000"/>
        </w:rPr>
        <w:fldChar w:fldCharType="separate"/>
      </w:r>
      <w:r w:rsidR="000934A8">
        <w:rPr>
          <w:i/>
          <w:noProof/>
          <w:color w:val="000000"/>
        </w:rPr>
        <w:t>12</w:t>
      </w:r>
      <w:r w:rsidR="00754D31" w:rsidRPr="009B31F7">
        <w:rPr>
          <w:i/>
          <w:color w:val="000000"/>
        </w:rPr>
        <w:fldChar w:fldCharType="end"/>
      </w:r>
      <w:r w:rsidRPr="009B31F7">
        <w:rPr>
          <w:i/>
          <w:color w:val="000000"/>
        </w:rPr>
        <w:t xml:space="preserve"> Credential type</w:t>
      </w:r>
      <w:bookmarkEnd w:id="55"/>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8A54FA" w:rsidP="003E140D">
      <w:pPr>
        <w:rPr>
          <w:rFonts w:ascii="Arial" w:hAnsi="Arial" w:cs="Arial"/>
          <w:sz w:val="20"/>
        </w:rPr>
      </w:pPr>
      <w:r>
        <w:rPr>
          <w:noProof/>
        </w:rPr>
        <w:drawing>
          <wp:anchor distT="0" distB="0" distL="114300" distR="114300" simplePos="0" relativeHeight="251652608" behindDoc="1" locked="0" layoutInCell="1" allowOverlap="1">
            <wp:simplePos x="0" y="0"/>
            <wp:positionH relativeFrom="column">
              <wp:align>center</wp:align>
            </wp:positionH>
            <wp:positionV relativeFrom="paragraph">
              <wp:posOffset>-621665</wp:posOffset>
            </wp:positionV>
            <wp:extent cx="5162550" cy="742950"/>
            <wp:effectExtent l="19050" t="0" r="0" b="0"/>
            <wp:wrapTight wrapText="bothSides">
              <wp:wrapPolygon edited="0">
                <wp:start x="-80" y="0"/>
                <wp:lineTo x="-80" y="21046"/>
                <wp:lineTo x="21600" y="21046"/>
                <wp:lineTo x="21600" y="0"/>
                <wp:lineTo x="-80" y="0"/>
              </wp:wrapPolygon>
            </wp:wrapTight>
            <wp:docPr id="875" name="Picture 875" descr="SAML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SAMLAssertion"/>
                    <pic:cNvPicPr>
                      <a:picLocks noChangeAspect="1" noChangeArrowheads="1"/>
                    </pic:cNvPicPr>
                  </pic:nvPicPr>
                  <pic:blipFill>
                    <a:blip r:embed="rId48" cstate="print"/>
                    <a:srcRect/>
                    <a:stretch>
                      <a:fillRect/>
                    </a:stretch>
                  </pic:blipFill>
                  <pic:spPr bwMode="auto">
                    <a:xfrm>
                      <a:off x="0" y="0"/>
                      <a:ext cx="5162550" cy="742950"/>
                    </a:xfrm>
                    <a:prstGeom prst="rect">
                      <a:avLst/>
                    </a:prstGeom>
                    <a:noFill/>
                    <a:ln w="9525">
                      <a:noFill/>
                      <a:miter lim="800000"/>
                      <a:headEnd/>
                      <a:tailEnd/>
                    </a:ln>
                  </pic:spPr>
                </pic:pic>
              </a:graphicData>
            </a:graphic>
          </wp:anchor>
        </w:drawing>
      </w:r>
    </w:p>
    <w:p w:rsidR="003E140D" w:rsidRPr="009B31F7" w:rsidRDefault="003E140D" w:rsidP="003E140D">
      <w:pPr>
        <w:pStyle w:val="Caption"/>
        <w:jc w:val="center"/>
        <w:rPr>
          <w:rFonts w:ascii="Arial" w:hAnsi="Arial" w:cs="Arial"/>
          <w:i/>
          <w:color w:val="000000"/>
          <w:sz w:val="20"/>
        </w:rPr>
      </w:pPr>
      <w:bookmarkStart w:id="56" w:name="_Toc247950411"/>
      <w:r w:rsidRPr="009B31F7">
        <w:rPr>
          <w:i/>
          <w:color w:val="000000"/>
        </w:rPr>
        <w:t xml:space="preserve">Figure </w:t>
      </w:r>
      <w:r w:rsidR="00754D31" w:rsidRPr="009B31F7">
        <w:rPr>
          <w:i/>
          <w:color w:val="000000"/>
        </w:rPr>
        <w:fldChar w:fldCharType="begin"/>
      </w:r>
      <w:r w:rsidRPr="009B31F7">
        <w:rPr>
          <w:i/>
          <w:color w:val="000000"/>
        </w:rPr>
        <w:instrText xml:space="preserve"> SEQ Figure \* ARABIC </w:instrText>
      </w:r>
      <w:r w:rsidR="00754D31" w:rsidRPr="009B31F7">
        <w:rPr>
          <w:i/>
          <w:color w:val="000000"/>
        </w:rPr>
        <w:fldChar w:fldCharType="separate"/>
      </w:r>
      <w:r w:rsidR="000934A8">
        <w:rPr>
          <w:i/>
          <w:noProof/>
          <w:color w:val="000000"/>
        </w:rPr>
        <w:t>13</w:t>
      </w:r>
      <w:r w:rsidR="00754D31" w:rsidRPr="009B31F7">
        <w:rPr>
          <w:i/>
          <w:color w:val="000000"/>
        </w:rPr>
        <w:fldChar w:fldCharType="end"/>
      </w:r>
      <w:r w:rsidRPr="009B31F7">
        <w:rPr>
          <w:i/>
          <w:color w:val="000000"/>
        </w:rPr>
        <w:t xml:space="preserve"> SAMLAssertion type</w:t>
      </w:r>
      <w:bookmarkEnd w:id="56"/>
    </w:p>
    <w:p w:rsidR="003E140D" w:rsidRDefault="003E140D" w:rsidP="003E140D">
      <w:pPr>
        <w:pStyle w:val="Heading3"/>
      </w:pPr>
      <w:bookmarkStart w:id="57" w:name="_Toc248115648"/>
      <w:r>
        <w:t>Error Handling</w:t>
      </w:r>
      <w:bookmarkEnd w:id="57"/>
    </w:p>
    <w:p w:rsidR="003E140D" w:rsidRPr="001D4991" w:rsidRDefault="003E140D" w:rsidP="003E140D">
      <w:pPr>
        <w:spacing w:before="100" w:beforeAutospacing="1" w:after="100" w:afterAutospacing="1" w:line="240" w:lineRule="auto"/>
        <w:rPr>
          <w:rFonts w:ascii="Arial" w:hAnsi="Arial" w:cs="Arial"/>
          <w:sz w:val="20"/>
        </w:rPr>
      </w:pPr>
      <w:r w:rsidRPr="001D4991">
        <w:rPr>
          <w:rFonts w:ascii="Arial" w:hAnsi="Arial" w:cs="Arial"/>
          <w:sz w:val="20"/>
        </w:rPr>
        <w:t>Following are the fault codes returned by AuthenticationService.</w:t>
      </w:r>
    </w:p>
    <w:p w:rsidR="003E140D" w:rsidRPr="000A6EAF" w:rsidRDefault="003E140D" w:rsidP="000A6EAF">
      <w:pPr>
        <w:rPr>
          <w:rFonts w:ascii="Arial" w:hAnsi="Arial" w:cs="Arial"/>
          <w:sz w:val="20"/>
        </w:rPr>
      </w:pPr>
      <w:r w:rsidRPr="001D4991">
        <w:rPr>
          <w:b/>
        </w:rPr>
        <w:t xml:space="preserve"> </w:t>
      </w:r>
      <w:r w:rsidRPr="000A6EAF">
        <w:rPr>
          <w:rFonts w:ascii="Arial" w:hAnsi="Arial" w:cs="Arial"/>
          <w:i/>
          <w:sz w:val="20"/>
        </w:rPr>
        <w:t>AuthenticationProviderFault</w:t>
      </w:r>
      <w:r w:rsidRPr="000A6EAF">
        <w:rPr>
          <w:rFonts w:ascii="Arial" w:hAnsi="Arial" w:cs="Arial"/>
          <w:sz w:val="20"/>
        </w:rPr>
        <w:t xml:space="preserve">: Returned if an internal error occurs during authenticateuser() operation </w:t>
      </w:r>
    </w:p>
    <w:p w:rsidR="003E140D" w:rsidRPr="000A6EAF" w:rsidRDefault="003E140D" w:rsidP="000A6EAF">
      <w:pPr>
        <w:ind w:left="720"/>
        <w:rPr>
          <w:rFonts w:ascii="Arial" w:hAnsi="Arial" w:cs="Arial"/>
          <w:i/>
          <w:sz w:val="20"/>
        </w:rPr>
      </w:pPr>
      <w:r w:rsidRPr="000A6EAF">
        <w:rPr>
          <w:rFonts w:ascii="Arial" w:hAnsi="Arial" w:cs="Arial"/>
          <w:i/>
          <w:sz w:val="20"/>
        </w:rPr>
        <w:t>&lt;element name="AuthenticationProviderFault"&gt;</w:t>
      </w:r>
    </w:p>
    <w:p w:rsidR="003E140D" w:rsidRPr="000A6EAF" w:rsidRDefault="003E140D" w:rsidP="000A6EAF">
      <w:pPr>
        <w:ind w:left="720"/>
        <w:rPr>
          <w:rFonts w:ascii="Arial" w:hAnsi="Arial" w:cs="Arial"/>
          <w:i/>
          <w:sz w:val="20"/>
        </w:rPr>
      </w:pPr>
      <w:r w:rsidRPr="000A6EAF">
        <w:rPr>
          <w:rFonts w:ascii="Arial" w:hAnsi="Arial" w:cs="Arial"/>
          <w:i/>
          <w:sz w:val="20"/>
        </w:rPr>
        <w:t xml:space="preserve">    &lt;complexType&gt;</w:t>
      </w:r>
    </w:p>
    <w:p w:rsidR="003E140D" w:rsidRPr="000A6EAF" w:rsidRDefault="003E140D" w:rsidP="000A6EAF">
      <w:pPr>
        <w:ind w:left="720"/>
        <w:rPr>
          <w:rFonts w:ascii="Arial" w:hAnsi="Arial" w:cs="Arial"/>
          <w:i/>
          <w:sz w:val="20"/>
        </w:rPr>
      </w:pPr>
      <w:r w:rsidRPr="000A6EAF">
        <w:rPr>
          <w:rFonts w:ascii="Arial" w:hAnsi="Arial" w:cs="Arial"/>
          <w:i/>
          <w:sz w:val="20"/>
        </w:rPr>
        <w:t xml:space="preserve">      &lt;complexContent&gt;</w:t>
      </w:r>
    </w:p>
    <w:p w:rsidR="003E140D" w:rsidRPr="000A6EAF" w:rsidRDefault="003E140D" w:rsidP="000A6EAF">
      <w:pPr>
        <w:ind w:left="720"/>
        <w:rPr>
          <w:rFonts w:ascii="Arial" w:hAnsi="Arial" w:cs="Arial"/>
          <w:i/>
          <w:sz w:val="20"/>
        </w:rPr>
      </w:pPr>
      <w:r w:rsidRPr="000A6EAF">
        <w:rPr>
          <w:rFonts w:ascii="Arial" w:hAnsi="Arial" w:cs="Arial"/>
          <w:i/>
          <w:sz w:val="20"/>
        </w:rPr>
        <w:t xml:space="preserve">        &lt;extension base="wsrbf:BaseFaultType" /&gt;</w:t>
      </w:r>
    </w:p>
    <w:p w:rsidR="003E140D" w:rsidRPr="000A6EAF" w:rsidRDefault="003E140D" w:rsidP="000A6EAF">
      <w:pPr>
        <w:ind w:left="720"/>
        <w:rPr>
          <w:rFonts w:ascii="Arial" w:hAnsi="Arial" w:cs="Arial"/>
          <w:i/>
          <w:sz w:val="20"/>
        </w:rPr>
      </w:pPr>
      <w:r w:rsidRPr="000A6EAF">
        <w:rPr>
          <w:rFonts w:ascii="Arial" w:hAnsi="Arial" w:cs="Arial"/>
          <w:i/>
          <w:sz w:val="20"/>
        </w:rPr>
        <w:t xml:space="preserve">      &lt;/complexContent&gt;</w:t>
      </w:r>
    </w:p>
    <w:p w:rsidR="003E140D" w:rsidRPr="000A6EAF" w:rsidRDefault="003E140D" w:rsidP="000A6EAF">
      <w:pPr>
        <w:ind w:left="720"/>
        <w:rPr>
          <w:rFonts w:ascii="Arial" w:hAnsi="Arial" w:cs="Arial"/>
          <w:i/>
          <w:sz w:val="20"/>
        </w:rPr>
      </w:pPr>
      <w:r w:rsidRPr="000A6EAF">
        <w:rPr>
          <w:rFonts w:ascii="Arial" w:hAnsi="Arial" w:cs="Arial"/>
          <w:i/>
          <w:sz w:val="20"/>
        </w:rPr>
        <w:t xml:space="preserve">    &lt;/complexType&gt;</w:t>
      </w:r>
    </w:p>
    <w:p w:rsidR="003E140D" w:rsidRPr="000A6EAF" w:rsidRDefault="003E140D" w:rsidP="000A6EAF">
      <w:pPr>
        <w:ind w:left="720"/>
        <w:rPr>
          <w:rFonts w:ascii="Arial" w:hAnsi="Arial" w:cs="Arial"/>
          <w:i/>
          <w:sz w:val="20"/>
        </w:rPr>
      </w:pPr>
      <w:r w:rsidRPr="000A6EAF">
        <w:rPr>
          <w:rFonts w:ascii="Arial" w:hAnsi="Arial" w:cs="Arial"/>
          <w:i/>
          <w:sz w:val="20"/>
        </w:rPr>
        <w:t xml:space="preserve">  &lt;/element&gt;</w:t>
      </w:r>
    </w:p>
    <w:p w:rsidR="003E140D" w:rsidRPr="001D4991" w:rsidRDefault="003E140D" w:rsidP="003E140D">
      <w:pPr>
        <w:spacing w:line="240" w:lineRule="auto"/>
        <w:rPr>
          <w:rFonts w:ascii="Arial" w:hAnsi="Arial" w:cs="Arial"/>
          <w:sz w:val="20"/>
        </w:rPr>
      </w:pPr>
    </w:p>
    <w:p w:rsidR="003E140D" w:rsidRPr="000A6EAF" w:rsidRDefault="003E140D" w:rsidP="000A6EAF">
      <w:pPr>
        <w:rPr>
          <w:rFonts w:ascii="Arial" w:hAnsi="Arial" w:cs="Arial"/>
          <w:sz w:val="20"/>
        </w:rPr>
      </w:pPr>
      <w:r w:rsidRPr="008C3F0D">
        <w:rPr>
          <w:rFonts w:ascii="Arial" w:hAnsi="Arial" w:cs="Arial"/>
          <w:i/>
          <w:sz w:val="20"/>
        </w:rPr>
        <w:t>CredentialNotSupportedFault</w:t>
      </w:r>
      <w:r w:rsidRPr="000A6EAF">
        <w:rPr>
          <w:rFonts w:ascii="Arial" w:hAnsi="Arial" w:cs="Arial"/>
          <w:sz w:val="20"/>
        </w:rPr>
        <w:t>: Returned if the supplied credentials format is not supported</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&lt;element name="CredentialNotSupportedFault"&gt;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&lt;extension base="wsrbf:BaseFaultType" /&gt;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lastRenderedPageBreak/>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Default="003E140D" w:rsidP="003E140D">
      <w:pPr>
        <w:spacing w:line="240" w:lineRule="auto"/>
        <w:ind w:left="720"/>
        <w:rPr>
          <w:rFonts w:ascii="Arial" w:hAnsi="Arial" w:cs="Arial"/>
          <w:i/>
          <w:sz w:val="20"/>
        </w:rPr>
      </w:pPr>
      <w:r w:rsidRPr="00CF2EA6">
        <w:rPr>
          <w:rFonts w:ascii="Arial" w:hAnsi="Arial" w:cs="Arial"/>
          <w:i/>
          <w:sz w:val="20"/>
        </w:rPr>
        <w:t xml:space="preserve">  &lt;/element&gt;</w:t>
      </w:r>
    </w:p>
    <w:p w:rsidR="008926D6" w:rsidRPr="00CF2EA6" w:rsidRDefault="008926D6" w:rsidP="003E140D">
      <w:pPr>
        <w:spacing w:line="240" w:lineRule="auto"/>
        <w:ind w:left="720"/>
        <w:rPr>
          <w:rFonts w:ascii="Arial" w:hAnsi="Arial" w:cs="Arial"/>
          <w:i/>
          <w:sz w:val="20"/>
        </w:rPr>
      </w:pPr>
    </w:p>
    <w:p w:rsidR="003E140D" w:rsidRPr="008926D6" w:rsidRDefault="003E140D" w:rsidP="008926D6">
      <w:pPr>
        <w:rPr>
          <w:rFonts w:ascii="Arial" w:hAnsi="Arial" w:cs="Arial"/>
          <w:sz w:val="20"/>
        </w:rPr>
      </w:pPr>
      <w:r w:rsidRPr="008C3F0D">
        <w:rPr>
          <w:rFonts w:ascii="Arial" w:hAnsi="Arial" w:cs="Arial"/>
          <w:i/>
          <w:sz w:val="20"/>
        </w:rPr>
        <w:t>InsufficientAttributeFault</w:t>
      </w:r>
      <w:r w:rsidRPr="008926D6">
        <w:rPr>
          <w:rFonts w:ascii="Arial" w:hAnsi="Arial" w:cs="Arial"/>
          <w:sz w:val="20"/>
        </w:rPr>
        <w:t>: Returned if the attributes returned by the underlying IdP are insufficient for identity federation</w:t>
      </w:r>
    </w:p>
    <w:p w:rsidR="003E140D" w:rsidRPr="00CF2EA6" w:rsidRDefault="003E140D" w:rsidP="003E140D">
      <w:pPr>
        <w:spacing w:line="240" w:lineRule="auto"/>
        <w:ind w:left="720"/>
        <w:rPr>
          <w:rFonts w:ascii="Arial" w:hAnsi="Arial" w:cs="Arial"/>
          <w:i/>
          <w:sz w:val="20"/>
        </w:rPr>
      </w:pPr>
      <w:r w:rsidRPr="0082625D">
        <w:rPr>
          <w:rFonts w:ascii="Arial" w:hAnsi="Arial" w:cs="Arial"/>
          <w:sz w:val="20"/>
        </w:rPr>
        <w:t xml:space="preserve">  </w:t>
      </w:r>
      <w:r w:rsidRPr="00CF2EA6">
        <w:rPr>
          <w:rFonts w:ascii="Arial" w:hAnsi="Arial" w:cs="Arial"/>
          <w:i/>
          <w:sz w:val="20"/>
        </w:rPr>
        <w:t>&lt;element name="InsufficientAttributeFault"&gt;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&lt;extension base="wsrbf:BaseFaultType" /&gt;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&lt;/element&gt;</w:t>
      </w:r>
    </w:p>
    <w:p w:rsidR="003E140D" w:rsidRPr="001D4991" w:rsidRDefault="003E140D" w:rsidP="003E140D">
      <w:pPr>
        <w:spacing w:line="240" w:lineRule="auto"/>
        <w:rPr>
          <w:rFonts w:ascii="Arial" w:hAnsi="Arial" w:cs="Arial"/>
          <w:sz w:val="20"/>
        </w:rPr>
      </w:pPr>
    </w:p>
    <w:p w:rsidR="003E140D" w:rsidRPr="008C3F0D" w:rsidRDefault="003E140D" w:rsidP="008C3F0D">
      <w:pPr>
        <w:rPr>
          <w:rFonts w:ascii="Arial" w:hAnsi="Arial" w:cs="Arial"/>
          <w:sz w:val="20"/>
        </w:rPr>
      </w:pPr>
      <w:r w:rsidRPr="008C3F0D">
        <w:rPr>
          <w:rFonts w:ascii="Arial" w:hAnsi="Arial" w:cs="Arial"/>
          <w:i/>
          <w:sz w:val="20"/>
        </w:rPr>
        <w:t>InvalidCredentialFault</w:t>
      </w:r>
      <w:r w:rsidRPr="008C3F0D">
        <w:rPr>
          <w:rFonts w:ascii="Arial" w:hAnsi="Arial" w:cs="Arial"/>
          <w:sz w:val="20"/>
        </w:rPr>
        <w:t>: Returned if the supplied credentials are invalid.</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&lt;element name="InvalidCredentialFault"&gt;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&lt;extension base="wsrbf:BaseFaultType" /&gt;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&lt;/complexContent&gt;</w:t>
      </w:r>
    </w:p>
    <w:p w:rsidR="003E140D" w:rsidRPr="00CF2EA6" w:rsidRDefault="003E140D" w:rsidP="003E140D">
      <w:pPr>
        <w:spacing w:line="240" w:lineRule="auto"/>
        <w:ind w:left="720"/>
        <w:rPr>
          <w:rFonts w:ascii="Arial" w:hAnsi="Arial" w:cs="Arial"/>
          <w:i/>
          <w:sz w:val="20"/>
        </w:rPr>
      </w:pPr>
      <w:r w:rsidRPr="00CF2EA6">
        <w:rPr>
          <w:rFonts w:ascii="Arial" w:hAnsi="Arial" w:cs="Arial"/>
          <w:i/>
          <w:sz w:val="20"/>
        </w:rPr>
        <w:t xml:space="preserve">    &lt;/complexType&gt;</w:t>
      </w:r>
    </w:p>
    <w:p w:rsidR="003E140D" w:rsidRDefault="003E140D" w:rsidP="003E140D">
      <w:pPr>
        <w:spacing w:line="240" w:lineRule="auto"/>
        <w:ind w:left="720"/>
        <w:rPr>
          <w:rFonts w:ascii="Arial" w:hAnsi="Arial" w:cs="Arial"/>
          <w:i/>
          <w:sz w:val="20"/>
        </w:rPr>
      </w:pPr>
      <w:r w:rsidRPr="00CF2EA6">
        <w:rPr>
          <w:rFonts w:ascii="Arial" w:hAnsi="Arial" w:cs="Arial"/>
          <w:i/>
          <w:sz w:val="20"/>
        </w:rPr>
        <w:t xml:space="preserve">  &lt;/element&gt;</w:t>
      </w: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7134E7" w:rsidRDefault="007134E7"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E3361E" w:rsidRDefault="00E3361E" w:rsidP="003E140D">
      <w:pPr>
        <w:spacing w:line="240" w:lineRule="auto"/>
        <w:ind w:left="720"/>
        <w:rPr>
          <w:rFonts w:ascii="Arial" w:hAnsi="Arial" w:cs="Arial"/>
          <w:i/>
          <w:sz w:val="20"/>
        </w:rPr>
      </w:pPr>
    </w:p>
    <w:p w:rsidR="006B13A7" w:rsidRDefault="006B13A7" w:rsidP="009821D2">
      <w:pPr>
        <w:pStyle w:val="Heading3"/>
      </w:pPr>
      <w:bookmarkStart w:id="58" w:name="_Toc248115649"/>
      <w:r>
        <w:lastRenderedPageBreak/>
        <w:t>Client API</w:t>
      </w:r>
      <w:bookmarkEnd w:id="58"/>
    </w:p>
    <w:p w:rsidR="002671BF" w:rsidRPr="007E1F3E" w:rsidRDefault="002671BF" w:rsidP="002671BF">
      <w:pPr>
        <w:rPr>
          <w:rFonts w:ascii="Arial" w:hAnsi="Arial" w:cs="Arial"/>
          <w:sz w:val="20"/>
        </w:rPr>
      </w:pPr>
      <w:r w:rsidRPr="007E1F3E">
        <w:rPr>
          <w:rFonts w:ascii="Arial" w:hAnsi="Arial" w:cs="Arial"/>
          <w:sz w:val="20"/>
        </w:rPr>
        <w:t xml:space="preserve">Authentication service framework provides following </w:t>
      </w:r>
      <w:r w:rsidR="00EE5C10" w:rsidRPr="007E1F3E">
        <w:rPr>
          <w:rFonts w:ascii="Arial" w:hAnsi="Arial" w:cs="Arial"/>
          <w:sz w:val="20"/>
        </w:rPr>
        <w:t xml:space="preserve">convenient </w:t>
      </w:r>
      <w:r w:rsidRPr="007E1F3E">
        <w:rPr>
          <w:rFonts w:ascii="Arial" w:hAnsi="Arial" w:cs="Arial"/>
          <w:sz w:val="20"/>
        </w:rPr>
        <w:t>client APIs</w:t>
      </w:r>
      <w:r w:rsidR="00EE5C10" w:rsidRPr="007E1F3E">
        <w:rPr>
          <w:rFonts w:ascii="Arial" w:hAnsi="Arial" w:cs="Arial"/>
          <w:sz w:val="20"/>
        </w:rPr>
        <w:t xml:space="preserve"> to work with webservice interfaces</w:t>
      </w:r>
      <w:r w:rsidR="003C75D0" w:rsidRPr="007E1F3E">
        <w:rPr>
          <w:rFonts w:ascii="Arial" w:hAnsi="Arial" w:cs="Arial"/>
          <w:sz w:val="20"/>
        </w:rPr>
        <w:t>. AuthenticationClient provides following methods:</w:t>
      </w:r>
    </w:p>
    <w:p w:rsidR="003C75D0" w:rsidRPr="007E1F3E" w:rsidRDefault="003C75D0" w:rsidP="002671BF">
      <w:pPr>
        <w:rPr>
          <w:rFonts w:ascii="Arial" w:hAnsi="Arial" w:cs="Arial"/>
          <w:sz w:val="20"/>
        </w:rPr>
      </w:pPr>
    </w:p>
    <w:p w:rsidR="002671BF" w:rsidRPr="007E1F3E" w:rsidRDefault="007E1F3E" w:rsidP="007E1F3E">
      <w:pPr>
        <w:rPr>
          <w:rFonts w:ascii="Arial" w:hAnsi="Arial" w:cs="Arial"/>
          <w:color w:val="000000"/>
          <w:sz w:val="20"/>
        </w:rPr>
      </w:pPr>
      <w:r w:rsidRPr="007E1F3E">
        <w:rPr>
          <w:rFonts w:ascii="Arial" w:hAnsi="Arial" w:cs="Arial"/>
          <w:color w:val="000000"/>
          <w:sz w:val="20"/>
        </w:rPr>
        <w:t>setAuthorization():This method specifies an authorization policy that the client should us for authorizing the server that it connects to.</w:t>
      </w:r>
    </w:p>
    <w:p w:rsidR="007E1F3E" w:rsidRPr="007E1F3E" w:rsidRDefault="007E1F3E" w:rsidP="007E1F3E">
      <w:pPr>
        <w:rPr>
          <w:rFonts w:ascii="Arial" w:hAnsi="Arial" w:cs="Arial"/>
          <w:color w:val="000000"/>
          <w:sz w:val="20"/>
        </w:rPr>
      </w:pPr>
    </w:p>
    <w:p w:rsidR="007E1F3E" w:rsidRPr="007E1F3E" w:rsidRDefault="007E1F3E" w:rsidP="007E1F3E">
      <w:pPr>
        <w:rPr>
          <w:rFonts w:ascii="Arial" w:hAnsi="Arial" w:cs="Arial"/>
          <w:color w:val="000000"/>
          <w:sz w:val="20"/>
        </w:rPr>
      </w:pPr>
      <w:r w:rsidRPr="007E1F3E">
        <w:rPr>
          <w:rFonts w:ascii="Arial" w:hAnsi="Arial" w:cs="Arial"/>
          <w:color w:val="000000"/>
          <w:sz w:val="20"/>
        </w:rPr>
        <w:t>authenticate():This method authenticates with the authentication service using the supplied credential and returns SAMLAssertion.</w:t>
      </w:r>
    </w:p>
    <w:p w:rsidR="006B13A7" w:rsidRPr="007E1F3E" w:rsidRDefault="006B13A7" w:rsidP="006B13A7">
      <w:pPr>
        <w:spacing w:line="240" w:lineRule="auto"/>
        <w:rPr>
          <w:rFonts w:ascii="Arial" w:hAnsi="Arial" w:cs="Arial"/>
          <w:sz w:val="20"/>
        </w:rPr>
      </w:pPr>
    </w:p>
    <w:p w:rsidR="007E1F3E" w:rsidRPr="007E1F3E" w:rsidRDefault="007E1F3E" w:rsidP="007E1F3E">
      <w:pPr>
        <w:spacing w:line="240" w:lineRule="auto"/>
        <w:rPr>
          <w:rFonts w:ascii="Arial" w:hAnsi="Arial" w:cs="Arial"/>
          <w:sz w:val="20"/>
        </w:rPr>
      </w:pPr>
      <w:r w:rsidRPr="007E1F3E">
        <w:rPr>
          <w:rFonts w:ascii="Arial" w:hAnsi="Arial" w:cs="Arial"/>
          <w:sz w:val="20"/>
        </w:rPr>
        <w:t>getSupportedAuthenticationProfiles():This method obtains the authentication profiles supported by the</w:t>
      </w:r>
    </w:p>
    <w:p w:rsidR="007E1F3E" w:rsidRDefault="007E1F3E" w:rsidP="007E1F3E">
      <w:pPr>
        <w:spacing w:line="240" w:lineRule="auto"/>
        <w:rPr>
          <w:rFonts w:ascii="Arial" w:hAnsi="Arial" w:cs="Arial"/>
          <w:sz w:val="20"/>
        </w:rPr>
      </w:pPr>
      <w:r w:rsidRPr="007E1F3E">
        <w:rPr>
          <w:rFonts w:ascii="Arial" w:hAnsi="Arial" w:cs="Arial"/>
          <w:sz w:val="20"/>
        </w:rPr>
        <w:t>authentication service that the client is connecting to. The authentication profiles are represented by the resource property: (http://gaards.cagrid.org/authentication,AuthenticationProfiles). Client side authorization is not enforced when calling this method.</w:t>
      </w:r>
    </w:p>
    <w:p w:rsidR="002D1964" w:rsidRDefault="002D1964" w:rsidP="007E1F3E">
      <w:pPr>
        <w:spacing w:line="240" w:lineRule="auto"/>
        <w:rPr>
          <w:rFonts w:ascii="Arial" w:hAnsi="Arial" w:cs="Arial"/>
          <w:sz w:val="20"/>
        </w:rPr>
      </w:pPr>
    </w:p>
    <w:p w:rsidR="002D1964" w:rsidRDefault="002D1964" w:rsidP="007E1F3E">
      <w:pPr>
        <w:spacing w:line="240" w:lineRule="auto"/>
        <w:rPr>
          <w:rFonts w:ascii="Arial" w:hAnsi="Arial" w:cs="Arial"/>
          <w:sz w:val="20"/>
        </w:rPr>
      </w:pPr>
    </w:p>
    <w:p w:rsidR="008157D6" w:rsidRDefault="008157D6" w:rsidP="006B13A7">
      <w:pPr>
        <w:spacing w:line="240" w:lineRule="auto"/>
        <w:rPr>
          <w:rFonts w:ascii="Arial" w:hAnsi="Arial" w:cs="Arial"/>
          <w:sz w:val="20"/>
        </w:rPr>
      </w:pPr>
      <w:r>
        <w:rPr>
          <w:rFonts w:ascii="Arial" w:hAnsi="Arial" w:cs="Arial"/>
          <w:noProof/>
          <w:sz w:val="20"/>
        </w:rPr>
        <w:drawing>
          <wp:inline distT="0" distB="0" distL="0" distR="0">
            <wp:extent cx="6126480" cy="4813663"/>
            <wp:effectExtent l="19050" t="0" r="7620" b="0"/>
            <wp:docPr id="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6126480" cy="4813663"/>
                    </a:xfrm>
                    <a:prstGeom prst="rect">
                      <a:avLst/>
                    </a:prstGeom>
                    <a:noFill/>
                    <a:ln w="9525">
                      <a:noFill/>
                      <a:miter lim="800000"/>
                      <a:headEnd/>
                      <a:tailEnd/>
                    </a:ln>
                  </pic:spPr>
                </pic:pic>
              </a:graphicData>
            </a:graphic>
          </wp:inline>
        </w:drawing>
      </w:r>
    </w:p>
    <w:p w:rsidR="00A55A72" w:rsidRPr="00A55A72" w:rsidRDefault="00A55A72" w:rsidP="00A55A72">
      <w:pPr>
        <w:pStyle w:val="Caption"/>
        <w:jc w:val="center"/>
        <w:rPr>
          <w:rFonts w:ascii="Arial" w:hAnsi="Arial" w:cs="Arial"/>
          <w:i/>
          <w:color w:val="000000" w:themeColor="text1"/>
          <w:sz w:val="20"/>
        </w:rPr>
      </w:pPr>
      <w:bookmarkStart w:id="59" w:name="_Toc247950412"/>
      <w:r w:rsidRPr="00A55A72">
        <w:rPr>
          <w:i/>
          <w:color w:val="000000" w:themeColor="text1"/>
        </w:rPr>
        <w:t xml:space="preserve">Figure </w:t>
      </w:r>
      <w:r w:rsidR="00754D31" w:rsidRPr="00A55A72">
        <w:rPr>
          <w:i/>
          <w:color w:val="000000" w:themeColor="text1"/>
        </w:rPr>
        <w:fldChar w:fldCharType="begin"/>
      </w:r>
      <w:r w:rsidRPr="00A55A72">
        <w:rPr>
          <w:i/>
          <w:color w:val="000000" w:themeColor="text1"/>
        </w:rPr>
        <w:instrText xml:space="preserve"> SEQ Figure \* ARABIC </w:instrText>
      </w:r>
      <w:r w:rsidR="00754D31" w:rsidRPr="00A55A72">
        <w:rPr>
          <w:i/>
          <w:color w:val="000000" w:themeColor="text1"/>
        </w:rPr>
        <w:fldChar w:fldCharType="separate"/>
      </w:r>
      <w:r w:rsidR="000934A8">
        <w:rPr>
          <w:i/>
          <w:noProof/>
          <w:color w:val="000000" w:themeColor="text1"/>
        </w:rPr>
        <w:t>14</w:t>
      </w:r>
      <w:r w:rsidR="00754D31" w:rsidRPr="00A55A72">
        <w:rPr>
          <w:i/>
          <w:color w:val="000000" w:themeColor="text1"/>
        </w:rPr>
        <w:fldChar w:fldCharType="end"/>
      </w:r>
      <w:r w:rsidRPr="00A55A72">
        <w:rPr>
          <w:i/>
          <w:color w:val="000000" w:themeColor="text1"/>
        </w:rPr>
        <w:t xml:space="preserve"> AuthenticationService client API</w:t>
      </w:r>
      <w:bookmarkEnd w:id="59"/>
    </w:p>
    <w:p w:rsidR="003E140D" w:rsidRDefault="003E140D" w:rsidP="003E140D">
      <w:pPr>
        <w:pStyle w:val="Heading2"/>
      </w:pPr>
      <w:bookmarkStart w:id="60" w:name="_Dorian"/>
      <w:bookmarkStart w:id="61" w:name="_Toc248115650"/>
      <w:bookmarkEnd w:id="60"/>
      <w:r>
        <w:lastRenderedPageBreak/>
        <w:t>Dorian</w:t>
      </w:r>
      <w:bookmarkEnd w:id="61"/>
    </w:p>
    <w:p w:rsidR="003E140D" w:rsidRPr="00E7678D" w:rsidRDefault="003E140D" w:rsidP="003E140D">
      <w:pPr>
        <w:rPr>
          <w:rFonts w:ascii="Arial" w:hAnsi="Arial" w:cs="Arial"/>
          <w:sz w:val="20"/>
        </w:rPr>
      </w:pPr>
      <w:r w:rsidRPr="00E7678D">
        <w:rPr>
          <w:rFonts w:ascii="Arial" w:hAnsi="Arial" w:cs="Arial"/>
          <w:sz w:val="20"/>
        </w:rPr>
        <w:t>Dorian is an open source solution providing federated identity management</w:t>
      </w:r>
      <w:r w:rsidR="00092A66">
        <w:rPr>
          <w:rFonts w:ascii="Arial" w:hAnsi="Arial" w:cs="Arial"/>
          <w:sz w:val="20"/>
        </w:rPr>
        <w:t xml:space="preserve">. </w:t>
      </w:r>
      <w:r w:rsidRPr="00E7678D">
        <w:rPr>
          <w:rFonts w:ascii="Arial" w:hAnsi="Arial" w:cs="Arial"/>
          <w:sz w:val="20"/>
        </w:rPr>
        <w:t>A</w:t>
      </w:r>
      <w:r w:rsidR="0021119B">
        <w:rPr>
          <w:rFonts w:ascii="Arial" w:hAnsi="Arial" w:cs="Arial"/>
          <w:sz w:val="20"/>
        </w:rPr>
        <w:t xml:space="preserve"> </w:t>
      </w:r>
      <w:r w:rsidRPr="00E7678D">
        <w:rPr>
          <w:rFonts w:ascii="Arial" w:hAnsi="Arial" w:cs="Arial"/>
          <w:sz w:val="20"/>
        </w:rPr>
        <w:t>Grid services environment generally spans across organizational boundaries</w:t>
      </w:r>
      <w:r w:rsidR="0021119B">
        <w:rPr>
          <w:rFonts w:ascii="Arial" w:hAnsi="Arial" w:cs="Arial"/>
          <w:sz w:val="20"/>
        </w:rPr>
        <w:t xml:space="preserve"> with many</w:t>
      </w:r>
      <w:r w:rsidRPr="00E7678D">
        <w:rPr>
          <w:rFonts w:ascii="Arial" w:hAnsi="Arial" w:cs="Arial"/>
          <w:sz w:val="20"/>
        </w:rPr>
        <w:t xml:space="preserve"> users and services.  Identity vetting, authentication, and provisioning user and service credentials in large distributed environments are extremely complex and challenging problems.  Dorian alleviates these complexities and addresses these challenges by allowing organizations to integrate existing identity management systems into a Web/Grid services environment.   This enables users of these organizations to use their existing credentials to authenticate to Web/Grid Services.  In addition, Dorian provides a secure mechanism to issue and provision credentials for Web/Grid services.  This makes Dorian a complete identity management solution for Web/Grid service environments.  Below is a list of some of Dorian's salient features:</w:t>
      </w:r>
    </w:p>
    <w:p w:rsidR="003E140D" w:rsidRDefault="003E140D" w:rsidP="003E140D">
      <w:pPr>
        <w:rPr>
          <w:rFonts w:ascii="Arial" w:hAnsi="Arial" w:cs="Arial"/>
          <w:sz w:val="20"/>
        </w:rPr>
      </w:pPr>
    </w:p>
    <w:p w:rsidR="003E140D" w:rsidRDefault="003E140D" w:rsidP="003E140D">
      <w:pPr>
        <w:numPr>
          <w:ilvl w:val="0"/>
          <w:numId w:val="8"/>
        </w:numPr>
        <w:rPr>
          <w:rFonts w:ascii="Arial" w:hAnsi="Arial" w:cs="Arial"/>
          <w:sz w:val="20"/>
        </w:rPr>
      </w:pPr>
      <w:r w:rsidRPr="00E7678D">
        <w:rPr>
          <w:rFonts w:ascii="Arial" w:hAnsi="Arial" w:cs="Arial"/>
          <w:sz w:val="20"/>
        </w:rPr>
        <w:t>Identity Federation</w:t>
      </w:r>
    </w:p>
    <w:p w:rsidR="003E140D" w:rsidRPr="00E7678D" w:rsidRDefault="003E140D" w:rsidP="003E140D">
      <w:pPr>
        <w:numPr>
          <w:ilvl w:val="0"/>
          <w:numId w:val="8"/>
        </w:numPr>
        <w:rPr>
          <w:rFonts w:ascii="Arial" w:hAnsi="Arial" w:cs="Arial"/>
          <w:sz w:val="20"/>
        </w:rPr>
      </w:pPr>
      <w:r w:rsidRPr="00E7678D">
        <w:rPr>
          <w:rFonts w:ascii="Arial" w:hAnsi="Arial" w:cs="Arial"/>
          <w:sz w:val="20"/>
        </w:rPr>
        <w:t>Built-in Identity Provider</w:t>
      </w:r>
    </w:p>
    <w:p w:rsidR="003E140D" w:rsidRPr="00E7678D" w:rsidRDefault="00143792" w:rsidP="003E140D">
      <w:pPr>
        <w:numPr>
          <w:ilvl w:val="0"/>
          <w:numId w:val="8"/>
        </w:numPr>
        <w:rPr>
          <w:rFonts w:ascii="Arial" w:hAnsi="Arial" w:cs="Arial"/>
          <w:sz w:val="20"/>
        </w:rPr>
      </w:pPr>
      <w:r>
        <w:rPr>
          <w:rFonts w:ascii="Arial" w:hAnsi="Arial" w:cs="Arial"/>
          <w:sz w:val="20"/>
        </w:rPr>
        <w:t>Certificate Authority</w:t>
      </w:r>
    </w:p>
    <w:p w:rsidR="003E140D" w:rsidRPr="00E7678D" w:rsidRDefault="003E140D" w:rsidP="003E140D">
      <w:pPr>
        <w:numPr>
          <w:ilvl w:val="0"/>
          <w:numId w:val="8"/>
        </w:numPr>
        <w:rPr>
          <w:rFonts w:ascii="Arial" w:hAnsi="Arial" w:cs="Arial"/>
          <w:sz w:val="20"/>
        </w:rPr>
      </w:pPr>
      <w:r w:rsidRPr="00E7678D">
        <w:rPr>
          <w:rFonts w:ascii="Arial" w:hAnsi="Arial" w:cs="Arial"/>
          <w:sz w:val="20"/>
        </w:rPr>
        <w:t xml:space="preserve">Compliance with </w:t>
      </w:r>
      <w:hyperlink r:id="rId50" w:history="1">
        <w:r w:rsidRPr="00E7678D">
          <w:rPr>
            <w:rStyle w:val="Hyperlink"/>
            <w:rFonts w:ascii="Arial" w:hAnsi="Arial" w:cs="Arial"/>
            <w:sz w:val="20"/>
          </w:rPr>
          <w:t>Federal e-Authentication Guidelines</w:t>
        </w:r>
        <w:r w:rsidR="008A54FA">
          <w:rPr>
            <w:rFonts w:ascii="Arial" w:hAnsi="Arial" w:cs="Arial"/>
            <w:noProof/>
            <w:color w:val="0000FF"/>
            <w:sz w:val="20"/>
            <w:u w:val="single"/>
          </w:rPr>
          <w:drawing>
            <wp:inline distT="0" distB="0" distL="0" distR="0">
              <wp:extent cx="66675" cy="66675"/>
              <wp:effectExtent l="19050" t="0" r="9525" b="0"/>
              <wp:docPr id="5" name="Picture 5" descr="linkex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xt7"/>
                      <pic:cNvPicPr>
                        <a:picLocks noChangeAspect="1" noChangeArrowheads="1"/>
                      </pic:cNvPicPr>
                    </pic:nvPicPr>
                    <pic:blipFill>
                      <a:blip r:embed="rId51" cstate="print"/>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E7678D">
        <w:rPr>
          <w:rFonts w:ascii="Arial" w:hAnsi="Arial" w:cs="Arial"/>
          <w:sz w:val="20"/>
        </w:rPr>
        <w:t>.</w:t>
      </w:r>
    </w:p>
    <w:p w:rsidR="003E140D" w:rsidRPr="00E7678D" w:rsidRDefault="003E140D" w:rsidP="003E140D">
      <w:pPr>
        <w:numPr>
          <w:ilvl w:val="0"/>
          <w:numId w:val="8"/>
        </w:numPr>
        <w:rPr>
          <w:rFonts w:ascii="Arial" w:hAnsi="Arial" w:cs="Arial"/>
          <w:sz w:val="20"/>
        </w:rPr>
      </w:pPr>
      <w:r w:rsidRPr="00E7678D">
        <w:rPr>
          <w:rFonts w:ascii="Arial" w:hAnsi="Arial" w:cs="Arial"/>
          <w:sz w:val="20"/>
        </w:rPr>
        <w:t>Built-in Certificate Authority</w:t>
      </w:r>
    </w:p>
    <w:p w:rsidR="003E140D" w:rsidRPr="00E7678D" w:rsidRDefault="003E140D" w:rsidP="003E140D">
      <w:pPr>
        <w:numPr>
          <w:ilvl w:val="0"/>
          <w:numId w:val="8"/>
        </w:numPr>
        <w:rPr>
          <w:rFonts w:ascii="Arial" w:hAnsi="Arial" w:cs="Arial"/>
          <w:sz w:val="20"/>
        </w:rPr>
      </w:pPr>
      <w:r w:rsidRPr="00E7678D">
        <w:rPr>
          <w:rFonts w:ascii="Arial" w:hAnsi="Arial" w:cs="Arial"/>
          <w:sz w:val="20"/>
        </w:rPr>
        <w:t>Integration with FIPS 140-2, Level 3, validated Hardware Security Module</w:t>
      </w:r>
    </w:p>
    <w:p w:rsidR="003E140D" w:rsidRDefault="003E140D" w:rsidP="003E140D">
      <w:pPr>
        <w:numPr>
          <w:ilvl w:val="0"/>
          <w:numId w:val="8"/>
        </w:numPr>
        <w:rPr>
          <w:rFonts w:ascii="Arial" w:hAnsi="Arial" w:cs="Arial"/>
          <w:sz w:val="20"/>
        </w:rPr>
      </w:pPr>
      <w:r w:rsidRPr="00E7678D">
        <w:rPr>
          <w:rFonts w:ascii="Arial" w:hAnsi="Arial" w:cs="Arial"/>
          <w:sz w:val="20"/>
        </w:rPr>
        <w:t>Auditing</w:t>
      </w:r>
    </w:p>
    <w:p w:rsidR="003E140D" w:rsidRDefault="003E140D" w:rsidP="003E140D">
      <w:pPr>
        <w:rPr>
          <w:rFonts w:ascii="Arial" w:hAnsi="Arial" w:cs="Arial"/>
          <w:sz w:val="20"/>
        </w:rPr>
      </w:pPr>
    </w:p>
    <w:p w:rsidR="003E140D" w:rsidRPr="00927B32" w:rsidRDefault="003E140D" w:rsidP="003E140D">
      <w:pPr>
        <w:rPr>
          <w:rFonts w:ascii="Arial" w:hAnsi="Arial" w:cs="Arial"/>
          <w:sz w:val="20"/>
        </w:rPr>
      </w:pPr>
      <w:r w:rsidRPr="00927B32">
        <w:rPr>
          <w:rFonts w:ascii="Arial" w:hAnsi="Arial" w:cs="Arial"/>
          <w:sz w:val="20"/>
        </w:rPr>
        <w:t xml:space="preserve">To obtain </w:t>
      </w:r>
      <w:r w:rsidR="00DA7FEB">
        <w:rPr>
          <w:rFonts w:ascii="Arial" w:hAnsi="Arial" w:cs="Arial"/>
          <w:sz w:val="20"/>
        </w:rPr>
        <w:t>X.509</w:t>
      </w:r>
      <w:r w:rsidR="00DA7FEB" w:rsidRPr="00927B32">
        <w:rPr>
          <w:rFonts w:ascii="Arial" w:hAnsi="Arial" w:cs="Arial"/>
          <w:sz w:val="20"/>
        </w:rPr>
        <w:t xml:space="preserve"> </w:t>
      </w:r>
      <w:r w:rsidRPr="00927B32">
        <w:rPr>
          <w:rFonts w:ascii="Arial" w:hAnsi="Arial" w:cs="Arial"/>
          <w:sz w:val="20"/>
        </w:rPr>
        <w:t xml:space="preserve">credentials, users authenticate with their institution using the institution's conventional mechanism. Upon successfully authenticating the user, the local institution issues a digitally signed SAML assertion, vouching that the user has authenticated. The </w:t>
      </w:r>
      <w:r w:rsidR="00477C39">
        <w:rPr>
          <w:rFonts w:ascii="Arial" w:hAnsi="Arial" w:cs="Arial"/>
          <w:sz w:val="20"/>
        </w:rPr>
        <w:t>client</w:t>
      </w:r>
      <w:r w:rsidRPr="00927B32">
        <w:rPr>
          <w:rFonts w:ascii="Arial" w:hAnsi="Arial" w:cs="Arial"/>
          <w:sz w:val="20"/>
        </w:rPr>
        <w:t xml:space="preserve"> then sends this SAML assertion to Dorian in exchange for </w:t>
      </w:r>
      <w:r w:rsidR="00DA7FEB">
        <w:rPr>
          <w:rFonts w:ascii="Arial" w:hAnsi="Arial" w:cs="Arial"/>
          <w:sz w:val="20"/>
        </w:rPr>
        <w:t>X.509</w:t>
      </w:r>
      <w:r w:rsidR="00DA7FEB" w:rsidRPr="00927B32">
        <w:rPr>
          <w:rFonts w:ascii="Arial" w:hAnsi="Arial" w:cs="Arial"/>
          <w:sz w:val="20"/>
        </w:rPr>
        <w:t xml:space="preserve"> </w:t>
      </w:r>
      <w:r w:rsidRPr="00927B32">
        <w:rPr>
          <w:rFonts w:ascii="Arial" w:hAnsi="Arial" w:cs="Arial"/>
          <w:sz w:val="20"/>
        </w:rPr>
        <w:t xml:space="preserve">credentials. Dorian will only issue </w:t>
      </w:r>
      <w:r w:rsidR="00DA7FEB">
        <w:rPr>
          <w:rFonts w:ascii="Arial" w:hAnsi="Arial" w:cs="Arial"/>
          <w:sz w:val="20"/>
        </w:rPr>
        <w:t>X.509</w:t>
      </w:r>
      <w:r w:rsidR="00DA7FEB" w:rsidRPr="00927B32">
        <w:rPr>
          <w:rFonts w:ascii="Arial" w:hAnsi="Arial" w:cs="Arial"/>
          <w:sz w:val="20"/>
        </w:rPr>
        <w:t xml:space="preserve"> </w:t>
      </w:r>
      <w:r w:rsidRPr="00927B32">
        <w:rPr>
          <w:rFonts w:ascii="Arial" w:hAnsi="Arial" w:cs="Arial"/>
          <w:sz w:val="20"/>
        </w:rPr>
        <w:t xml:space="preserve">credentials to users that supply a SAML assertion from a </w:t>
      </w:r>
      <w:r w:rsidRPr="00927B32">
        <w:rPr>
          <w:rStyle w:val="Emphasis"/>
          <w:rFonts w:ascii="Arial" w:hAnsi="Arial" w:cs="Arial"/>
          <w:sz w:val="20"/>
        </w:rPr>
        <w:t>Trusted Identity Provider</w:t>
      </w:r>
      <w:r w:rsidRPr="00927B32">
        <w:rPr>
          <w:rFonts w:ascii="Arial" w:hAnsi="Arial" w:cs="Arial"/>
          <w:sz w:val="20"/>
        </w:rPr>
        <w:t xml:space="preserve">. Dorian's grid service interface provides mechanisms for managing trusted identity providers; this will be discussed in greater detail later in this document. For example, </w:t>
      </w:r>
      <w:r w:rsidR="00F000EA">
        <w:rPr>
          <w:rFonts w:ascii="Arial" w:hAnsi="Arial" w:cs="Arial"/>
          <w:sz w:val="20"/>
        </w:rPr>
        <w:t>as shown in the Figure 15</w:t>
      </w:r>
      <w:r>
        <w:rPr>
          <w:rFonts w:ascii="Arial" w:hAnsi="Arial" w:cs="Arial"/>
          <w:sz w:val="20"/>
        </w:rPr>
        <w:t xml:space="preserve"> below,</w:t>
      </w:r>
      <w:r w:rsidRPr="00927B32">
        <w:rPr>
          <w:rFonts w:ascii="Arial" w:hAnsi="Arial" w:cs="Arial"/>
          <w:sz w:val="20"/>
        </w:rPr>
        <w:t xml:space="preserve"> where a Georgetown user wishes to invoke a grid service that requires credentials, they first supply the application with their username and password to the Georgetown IdP as they would normally do. The application client authenticates the Georgetown user with the Georgetown </w:t>
      </w:r>
      <w:r w:rsidR="00DA7FEB">
        <w:rPr>
          <w:rFonts w:ascii="Arial" w:hAnsi="Arial" w:cs="Arial"/>
          <w:sz w:val="20"/>
        </w:rPr>
        <w:t>Authentication Service</w:t>
      </w:r>
      <w:r w:rsidRPr="00927B32">
        <w:rPr>
          <w:rFonts w:ascii="Arial" w:hAnsi="Arial" w:cs="Arial"/>
          <w:sz w:val="20"/>
        </w:rPr>
        <w:t xml:space="preserve">, receives a signed SAML assertion which it subsequently passes to Dorian in exchange for </w:t>
      </w:r>
      <w:r w:rsidR="00DA7FEB">
        <w:rPr>
          <w:rFonts w:ascii="Arial" w:hAnsi="Arial" w:cs="Arial"/>
          <w:sz w:val="20"/>
        </w:rPr>
        <w:t>X.509</w:t>
      </w:r>
      <w:r w:rsidR="00DA7FEB" w:rsidRPr="00927B32">
        <w:rPr>
          <w:rFonts w:ascii="Arial" w:hAnsi="Arial" w:cs="Arial"/>
          <w:sz w:val="20"/>
        </w:rPr>
        <w:t xml:space="preserve"> </w:t>
      </w:r>
      <w:r w:rsidRPr="00927B32">
        <w:rPr>
          <w:rFonts w:ascii="Arial" w:hAnsi="Arial" w:cs="Arial"/>
          <w:sz w:val="20"/>
        </w:rPr>
        <w:t xml:space="preserve">credentials. These credentials can then be used to invoke the services. This illustrates how Dorian can leverage an institution's existing authentication mechanism </w:t>
      </w:r>
      <w:r w:rsidR="00DA7FEB">
        <w:rPr>
          <w:rFonts w:ascii="Arial" w:hAnsi="Arial" w:cs="Arial"/>
          <w:sz w:val="20"/>
        </w:rPr>
        <w:t>to</w:t>
      </w:r>
      <w:r w:rsidR="00DA7FEB" w:rsidRPr="00927B32">
        <w:rPr>
          <w:rFonts w:ascii="Arial" w:hAnsi="Arial" w:cs="Arial"/>
          <w:sz w:val="20"/>
        </w:rPr>
        <w:t xml:space="preserve"> </w:t>
      </w:r>
      <w:r w:rsidR="00DA7FEB">
        <w:rPr>
          <w:rFonts w:ascii="Arial" w:hAnsi="Arial" w:cs="Arial"/>
          <w:sz w:val="20"/>
        </w:rPr>
        <w:t xml:space="preserve">federate </w:t>
      </w:r>
      <w:r w:rsidRPr="00927B32">
        <w:rPr>
          <w:rFonts w:ascii="Arial" w:hAnsi="Arial" w:cs="Arial"/>
          <w:sz w:val="20"/>
        </w:rPr>
        <w:t xml:space="preserve">its users to </w:t>
      </w:r>
      <w:r w:rsidR="00DA7FEB">
        <w:rPr>
          <w:rFonts w:ascii="Arial" w:hAnsi="Arial" w:cs="Arial"/>
          <w:sz w:val="20"/>
        </w:rPr>
        <w:t>an SOA environment.</w:t>
      </w:r>
    </w:p>
    <w:p w:rsidR="003E140D" w:rsidRDefault="003E140D" w:rsidP="003E140D">
      <w:pPr>
        <w:rPr>
          <w:rFonts w:ascii="Arial" w:hAnsi="Arial" w:cs="Arial"/>
          <w:sz w:val="20"/>
        </w:rPr>
      </w:pPr>
    </w:p>
    <w:p w:rsidR="003E140D" w:rsidRPr="008C6CAF" w:rsidRDefault="003E140D" w:rsidP="003E140D">
      <w:pPr>
        <w:rPr>
          <w:rFonts w:ascii="Arial" w:hAnsi="Arial" w:cs="Arial"/>
          <w:sz w:val="20"/>
        </w:rPr>
      </w:pPr>
      <w:r w:rsidRPr="008C6CAF">
        <w:rPr>
          <w:rFonts w:ascii="Arial" w:hAnsi="Arial" w:cs="Arial"/>
          <w:sz w:val="20"/>
        </w:rPr>
        <w:t xml:space="preserve">To facilitate smaller groups or institutions without an existing IdP, Dorian also has its own internal IdP. This allows users to authenticate to Dorian directly, thereby enabling them to </w:t>
      </w:r>
      <w:r w:rsidR="00DA7FEB">
        <w:rPr>
          <w:rFonts w:ascii="Arial" w:hAnsi="Arial" w:cs="Arial"/>
          <w:sz w:val="20"/>
        </w:rPr>
        <w:t>authenticate with services</w:t>
      </w:r>
      <w:r w:rsidRPr="008C6CAF">
        <w:rPr>
          <w:rFonts w:ascii="Arial" w:hAnsi="Arial" w:cs="Arial"/>
          <w:sz w:val="20"/>
        </w:rPr>
        <w:t>. It provides administrators with facilities for approving and managing users. All of the Dorian IdP's functionality is made available through a service interface. Details of the Dorian IdP are provided later in this document. Figure 1</w:t>
      </w:r>
      <w:r w:rsidR="00F000EA">
        <w:rPr>
          <w:rFonts w:ascii="Arial" w:hAnsi="Arial" w:cs="Arial"/>
          <w:sz w:val="20"/>
        </w:rPr>
        <w:t>5</w:t>
      </w:r>
      <w:r w:rsidRPr="008C6CAF">
        <w:rPr>
          <w:rFonts w:ascii="Arial" w:hAnsi="Arial" w:cs="Arial"/>
          <w:sz w:val="20"/>
        </w:rPr>
        <w:t xml:space="preserve"> illustrates a scenario of a client using the Dorian IdP to authenticate to the Grid. In this scenario, the unaffiliated User wishes to invoke a </w:t>
      </w:r>
      <w:r w:rsidR="00DA7FEB">
        <w:rPr>
          <w:rFonts w:ascii="Arial" w:hAnsi="Arial" w:cs="Arial"/>
          <w:sz w:val="20"/>
        </w:rPr>
        <w:t>secure</w:t>
      </w:r>
      <w:r w:rsidRPr="008C6CAF">
        <w:rPr>
          <w:rFonts w:ascii="Arial" w:hAnsi="Arial" w:cs="Arial"/>
          <w:sz w:val="20"/>
        </w:rPr>
        <w:t xml:space="preserve"> service. Given that this unaffiliated user has registered and been approved for an account, she is able to authenticate with the Dorian IdP by supplying their username and password. Upon successfully authenticating the user, the Dorian IdP issues a SAML Assertion just like institutional IdPs, which can be presented to Dorian in exchange for </w:t>
      </w:r>
      <w:r w:rsidR="00DA7FEB">
        <w:rPr>
          <w:rFonts w:ascii="Arial" w:hAnsi="Arial" w:cs="Arial"/>
          <w:sz w:val="20"/>
        </w:rPr>
        <w:t>X.509</w:t>
      </w:r>
      <w:r w:rsidR="00DA7FEB" w:rsidRPr="008C6CAF">
        <w:rPr>
          <w:rFonts w:ascii="Arial" w:hAnsi="Arial" w:cs="Arial"/>
          <w:sz w:val="20"/>
        </w:rPr>
        <w:t xml:space="preserve"> </w:t>
      </w:r>
      <w:r w:rsidRPr="008C6CAF">
        <w:rPr>
          <w:rFonts w:ascii="Arial" w:hAnsi="Arial" w:cs="Arial"/>
          <w:sz w:val="20"/>
        </w:rPr>
        <w:t xml:space="preserve">credentials. The credentials can be used to invoke </w:t>
      </w:r>
      <w:r w:rsidR="00DA7FEB">
        <w:rPr>
          <w:rFonts w:ascii="Arial" w:hAnsi="Arial" w:cs="Arial"/>
          <w:sz w:val="20"/>
        </w:rPr>
        <w:t>a secure</w:t>
      </w:r>
      <w:r w:rsidRPr="008C6CAF">
        <w:rPr>
          <w:rFonts w:ascii="Arial" w:hAnsi="Arial" w:cs="Arial"/>
          <w:sz w:val="20"/>
        </w:rPr>
        <w:t xml:space="preserve"> service.</w:t>
      </w:r>
    </w:p>
    <w:p w:rsidR="003E140D" w:rsidRDefault="003E140D" w:rsidP="003E140D">
      <w:pPr>
        <w:rPr>
          <w:rFonts w:ascii="Arial" w:hAnsi="Arial" w:cs="Arial"/>
          <w:sz w:val="20"/>
        </w:rPr>
      </w:pPr>
    </w:p>
    <w:p w:rsidR="003E140D" w:rsidRDefault="008A54FA" w:rsidP="003E140D">
      <w:pPr>
        <w:rPr>
          <w:rFonts w:ascii="Arial" w:hAnsi="Arial" w:cs="Arial"/>
          <w:sz w:val="20"/>
        </w:rPr>
      </w:pPr>
      <w:r>
        <w:rPr>
          <w:noProof/>
        </w:rPr>
        <w:lastRenderedPageBreak/>
        <w:drawing>
          <wp:anchor distT="0" distB="0" distL="114300" distR="114300" simplePos="0" relativeHeight="251634176" behindDoc="1" locked="0" layoutInCell="1" allowOverlap="1">
            <wp:simplePos x="0" y="0"/>
            <wp:positionH relativeFrom="column">
              <wp:align>center</wp:align>
            </wp:positionH>
            <wp:positionV relativeFrom="paragraph">
              <wp:posOffset>57785</wp:posOffset>
            </wp:positionV>
            <wp:extent cx="5934075" cy="4029075"/>
            <wp:effectExtent l="19050" t="0" r="9525" b="0"/>
            <wp:wrapTight wrapText="bothSides">
              <wp:wrapPolygon edited="0">
                <wp:start x="-69" y="0"/>
                <wp:lineTo x="-69" y="21549"/>
                <wp:lineTo x="21635" y="21549"/>
                <wp:lineTo x="21635" y="0"/>
                <wp:lineTo x="-69" y="0"/>
              </wp:wrapPolygon>
            </wp:wrapTight>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2" cstate="print"/>
                    <a:srcRect/>
                    <a:stretch>
                      <a:fillRect/>
                    </a:stretch>
                  </pic:blipFill>
                  <pic:spPr bwMode="auto">
                    <a:xfrm>
                      <a:off x="0" y="0"/>
                      <a:ext cx="5934075" cy="4029075"/>
                    </a:xfrm>
                    <a:prstGeom prst="rect">
                      <a:avLst/>
                    </a:prstGeom>
                    <a:noFill/>
                    <a:ln w="9525">
                      <a:noFill/>
                      <a:miter lim="800000"/>
                      <a:headEnd/>
                      <a:tailEnd/>
                    </a:ln>
                  </pic:spPr>
                </pic:pic>
              </a:graphicData>
            </a:graphic>
          </wp:anchor>
        </w:drawing>
      </w:r>
    </w:p>
    <w:p w:rsidR="003E140D" w:rsidRPr="008D1AD7" w:rsidRDefault="003E140D" w:rsidP="003E140D">
      <w:pPr>
        <w:pStyle w:val="Caption"/>
        <w:rPr>
          <w:rFonts w:ascii="Arial" w:hAnsi="Arial" w:cs="Arial"/>
          <w:i/>
          <w:color w:val="000000"/>
          <w:sz w:val="20"/>
        </w:rPr>
      </w:pP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bookmarkStart w:id="62" w:name="_Toc247950413"/>
      <w:r w:rsidRPr="008D1AD7">
        <w:rPr>
          <w:i/>
          <w:color w:val="000000"/>
        </w:rPr>
        <w:t xml:space="preserve">Figure </w:t>
      </w:r>
      <w:r w:rsidR="00754D31" w:rsidRPr="008D1AD7">
        <w:rPr>
          <w:i/>
          <w:color w:val="000000"/>
        </w:rPr>
        <w:fldChar w:fldCharType="begin"/>
      </w:r>
      <w:r w:rsidRPr="008D1AD7">
        <w:rPr>
          <w:i/>
          <w:color w:val="000000"/>
        </w:rPr>
        <w:instrText xml:space="preserve"> SEQ Figure \* ARABIC </w:instrText>
      </w:r>
      <w:r w:rsidR="00754D31" w:rsidRPr="008D1AD7">
        <w:rPr>
          <w:i/>
          <w:color w:val="000000"/>
        </w:rPr>
        <w:fldChar w:fldCharType="separate"/>
      </w:r>
      <w:r w:rsidR="000934A8">
        <w:rPr>
          <w:i/>
          <w:noProof/>
          <w:color w:val="000000"/>
        </w:rPr>
        <w:t>15</w:t>
      </w:r>
      <w:r w:rsidR="00754D31" w:rsidRPr="008D1AD7">
        <w:rPr>
          <w:i/>
          <w:color w:val="000000"/>
        </w:rPr>
        <w:fldChar w:fldCharType="end"/>
      </w:r>
      <w:r w:rsidRPr="008D1AD7">
        <w:rPr>
          <w:i/>
          <w:color w:val="000000"/>
        </w:rPr>
        <w:t xml:space="preserve"> Dorian usage scenario</w:t>
      </w:r>
      <w:bookmarkEnd w:id="62"/>
    </w:p>
    <w:p w:rsidR="003E140D" w:rsidRPr="00041291" w:rsidRDefault="003E140D" w:rsidP="003E140D">
      <w:pPr>
        <w:pStyle w:val="NormalWeb"/>
        <w:rPr>
          <w:rFonts w:ascii="Arial" w:hAnsi="Arial" w:cs="Arial"/>
          <w:sz w:val="20"/>
          <w:szCs w:val="20"/>
        </w:rPr>
      </w:pPr>
      <w:r w:rsidRPr="00041291">
        <w:rPr>
          <w:rFonts w:ascii="Arial" w:hAnsi="Arial" w:cs="Arial"/>
          <w:sz w:val="20"/>
          <w:szCs w:val="20"/>
        </w:rPr>
        <w:t>The high level archite</w:t>
      </w:r>
      <w:r>
        <w:rPr>
          <w:rFonts w:ascii="Arial" w:hAnsi="Arial" w:cs="Arial"/>
          <w:sz w:val="20"/>
          <w:szCs w:val="20"/>
        </w:rPr>
        <w:t xml:space="preserve">cture is illustrated in Figure </w:t>
      </w:r>
      <w:r w:rsidR="00F000EA">
        <w:rPr>
          <w:rFonts w:ascii="Arial" w:hAnsi="Arial" w:cs="Arial"/>
          <w:sz w:val="20"/>
          <w:szCs w:val="20"/>
        </w:rPr>
        <w:t>17</w:t>
      </w:r>
      <w:r w:rsidRPr="00041291">
        <w:rPr>
          <w:rFonts w:ascii="Arial" w:hAnsi="Arial" w:cs="Arial"/>
          <w:sz w:val="20"/>
          <w:szCs w:val="20"/>
        </w:rPr>
        <w:t>. Dorian is built on top of the Globus Toolkit and runs as a WSRF [14] compliant grid service. Clients communicate with Dorian though its web service interface. All communication between clients and Dorian is secured via Transport Level Security (TLS) or WS-SecureConversation, depending on the deployment configuration.</w:t>
      </w:r>
    </w:p>
    <w:p w:rsidR="003E140D" w:rsidRDefault="003E140D" w:rsidP="003E140D">
      <w:pPr>
        <w:pStyle w:val="NormalWeb"/>
        <w:rPr>
          <w:rFonts w:ascii="Arial" w:hAnsi="Arial" w:cs="Arial"/>
          <w:sz w:val="20"/>
          <w:szCs w:val="20"/>
        </w:rPr>
      </w:pPr>
      <w:r w:rsidRPr="00041291">
        <w:rPr>
          <w:rFonts w:ascii="Arial" w:hAnsi="Arial" w:cs="Arial"/>
          <w:sz w:val="20"/>
          <w:szCs w:val="20"/>
        </w:rPr>
        <w:t>The Dorian architecture consists of two core components: the Identity Federation Service (IFS) and the Dorian Identity Provider (IdP). The IFS component handles all the identity federation and management aspects for Dorian including the management of grid user accounts and Trusted IdPs. Dorian's internal IdP component provides the functionality for registering, authenticating, and managing users. Dorian provides a complete client API which provides complete programmatic access to all operations. Dorian also provides a complete graphical user interface.</w:t>
      </w:r>
    </w:p>
    <w:p w:rsidR="000F5436" w:rsidRDefault="000F5436" w:rsidP="003E140D">
      <w:pPr>
        <w:pStyle w:val="NormalWeb"/>
      </w:pPr>
    </w:p>
    <w:p w:rsidR="003E140D" w:rsidRPr="00041291" w:rsidRDefault="003E140D" w:rsidP="003E140D">
      <w:pPr>
        <w:pStyle w:val="NormalWeb"/>
        <w:rPr>
          <w:rFonts w:ascii="Arial" w:hAnsi="Arial" w:cs="Arial"/>
          <w:sz w:val="20"/>
          <w:szCs w:val="20"/>
        </w:rPr>
      </w:pPr>
    </w:p>
    <w:p w:rsidR="000F5436" w:rsidRDefault="000F5436" w:rsidP="003E140D">
      <w:pPr>
        <w:pStyle w:val="Caption"/>
      </w:pPr>
    </w:p>
    <w:p w:rsidR="000F5436" w:rsidRDefault="000F5436" w:rsidP="003E140D">
      <w:pPr>
        <w:pStyle w:val="Caption"/>
      </w:pPr>
    </w:p>
    <w:p w:rsidR="000F5436" w:rsidRDefault="000F5436" w:rsidP="003E140D">
      <w:pPr>
        <w:pStyle w:val="Caption"/>
      </w:pPr>
    </w:p>
    <w:p w:rsidR="000F5436" w:rsidRDefault="000F5436" w:rsidP="003E140D">
      <w:pPr>
        <w:pStyle w:val="Caption"/>
      </w:pPr>
    </w:p>
    <w:p w:rsidR="00847E53" w:rsidRDefault="00754D31" w:rsidP="00847E53">
      <w:r>
        <w:rPr>
          <w:noProof/>
        </w:rPr>
        <w:lastRenderedPageBreak/>
        <w:pict>
          <v:group id="_x0000_s4142" style="position:absolute;margin-left:0;margin-top:1.1pt;width:528.45pt;height:285.75pt;z-index:251704832;mso-position-horizontal:center" coordorigin="1702,1169" coordsize="10336,5529">
            <v:roundrect id="_x0000_s4143" style="position:absolute;left:4473;top:1350;width:7565;height:5348" arcsize="10923f"/>
            <v:group id="_x0000_s4144" style="position:absolute;left:1702;top:1169;width:10000;height:5236" coordorigin="1702,1169" coordsize="10000,5236">
              <v:shapetype id="_x0000_t202" coordsize="21600,21600" o:spt="202" path="m,l,21600r21600,l21600,xe">
                <v:stroke joinstyle="miter"/>
                <v:path gradientshapeok="t" o:connecttype="rect"/>
              </v:shapetype>
              <v:shape id="_x0000_s4145" type="#_x0000_t202" style="position:absolute;left:1702;top:4023;width:1065;height:412" strokecolor="white [3212]">
                <v:textbox style="mso-next-textbox:#_x0000_s4145">
                  <w:txbxContent>
                    <w:p w:rsidR="00670980" w:rsidRPr="00A33132" w:rsidRDefault="00670980" w:rsidP="00847E53">
                      <w:pPr>
                        <w:rPr>
                          <w:sz w:val="18"/>
                          <w:szCs w:val="18"/>
                        </w:rPr>
                      </w:pPr>
                      <w:r w:rsidRPr="00A33132">
                        <w:rPr>
                          <w:sz w:val="18"/>
                          <w:szCs w:val="18"/>
                        </w:rPr>
                        <w:t>Client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146" type="#_x0000_t75" style="position:absolute;left:1702;top:3551;width:888;height:571">
                <v:imagedata r:id="rId53" o:title=""/>
              </v:shape>
              <v:roundrect id="_x0000_s4147" style="position:absolute;left:3071;top:2510;width:3233;height:2786" arcsize="10923f">
                <o:lock v:ext="edit" aspectratio="t"/>
              </v:roundrect>
              <v:rect id="_x0000_s4148" style="position:absolute;left:4473;top:3409;width:1611;height:1019" fillcolor="#548dd4 [1951]">
                <o:lock v:ext="edit" aspectratio="t"/>
                <v:textbox style="mso-next-textbox:#_x0000_s4148">
                  <w:txbxContent>
                    <w:p w:rsidR="00670980" w:rsidRPr="00AC4A4A" w:rsidRDefault="00670980" w:rsidP="00847E53">
                      <w:pPr>
                        <w:jc w:val="center"/>
                        <w:rPr>
                          <w:sz w:val="20"/>
                        </w:rPr>
                      </w:pPr>
                      <w:r w:rsidRPr="00AC4A4A">
                        <w:rPr>
                          <w:sz w:val="20"/>
                        </w:rPr>
                        <w:t xml:space="preserve">Dorian </w:t>
                      </w:r>
                      <w:r>
                        <w:rPr>
                          <w:sz w:val="20"/>
                        </w:rPr>
                        <w:t xml:space="preserve">          </w:t>
                      </w:r>
                      <w:r w:rsidRPr="00AC4A4A">
                        <w:rPr>
                          <w:sz w:val="20"/>
                        </w:rPr>
                        <w:t>Grid</w:t>
                      </w:r>
                      <w:r>
                        <w:rPr>
                          <w:sz w:val="20"/>
                        </w:rPr>
                        <w:t xml:space="preserve"> S</w:t>
                      </w:r>
                      <w:r w:rsidRPr="00AC4A4A">
                        <w:rPr>
                          <w:sz w:val="20"/>
                        </w:rPr>
                        <w:t>ervice Implementation</w:t>
                      </w:r>
                    </w:p>
                  </w:txbxContent>
                </v:textbox>
              </v:rect>
              <v:rect id="_x0000_s4149" style="position:absolute;left:4173;top:3978;width:507;height:168" fillcolor="#548dd4 [1951]">
                <o:lock v:ext="edit" aspectratio="t"/>
              </v:rect>
              <v:rect id="_x0000_s4150" style="position:absolute;left:4173;top:3589;width:507;height:168" fillcolor="#548dd4 [1951]" strokecolor="black [3213]">
                <o:lock v:ext="edit" aspectratio="t"/>
              </v:rect>
              <v:rect id="_x0000_s4151" style="position:absolute;left:3340;top:2720;width:517;height:2427" fillcolor="white [3201]" strokecolor="#d99594 [1941]" strokeweight="1pt">
                <v:fill color2="#e5b8b7 [1301]" focusposition="1" focussize="" focus="100%" type="gradient"/>
                <v:shadow on="t" type="perspective" color="#622423 [1605]" opacity=".5" offset="1pt" offset2="-3pt"/>
                <o:lock v:ext="edit" aspectratio="t"/>
                <v:textbox style="layout-flow:vertical;mso-layout-flow-alt:bottom-to-top;mso-next-textbox:#_x0000_s4151">
                  <w:txbxContent>
                    <w:p w:rsidR="00670980" w:rsidRDefault="00670980" w:rsidP="00847E53">
                      <w:r w:rsidRPr="00AC4A4A">
                        <w:rPr>
                          <w:sz w:val="20"/>
                        </w:rPr>
                        <w:t>SOAP Handling Framework</w:t>
                      </w:r>
                    </w:p>
                  </w:txbxContent>
                </v:textbox>
              </v:rect>
              <v:shape id="_x0000_s4152" type="#_x0000_t202" style="position:absolute;left:3340;top:2315;width:1722;height:390" strokecolor="white [3212]">
                <o:lock v:ext="edit" aspectratio="t"/>
                <v:textbox style="mso-next-textbox:#_x0000_s4152">
                  <w:txbxContent>
                    <w:p w:rsidR="00670980" w:rsidRPr="00F90E34" w:rsidRDefault="00670980" w:rsidP="00847E53">
                      <w:pPr>
                        <w:rPr>
                          <w:sz w:val="16"/>
                          <w:szCs w:val="16"/>
                        </w:rPr>
                      </w:pPr>
                      <w:r>
                        <w:rPr>
                          <w:sz w:val="16"/>
                          <w:szCs w:val="16"/>
                        </w:rPr>
                        <w:t>Globus Container</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4153" type="#_x0000_t38" style="position:absolute;left:3857;top:2825;width:1464;height:584" o:connectortype="curved" adj="10793,-121329,-52511">
                <v:stroke endarrow="block"/>
                <o:lock v:ext="edit" aspectratio="t"/>
              </v:shape>
              <v:rect id="_x0000_s4154" style="position:absolute;left:7811;top:2810;width:1287;height:932" fillcolor="#548dd4 [1951]">
                <v:textbox style="mso-next-textbox:#_x0000_s4154">
                  <w:txbxContent>
                    <w:p w:rsidR="00670980" w:rsidRPr="0026009A" w:rsidRDefault="00670980" w:rsidP="00847E53">
                      <w:pPr>
                        <w:rPr>
                          <w:b/>
                          <w:sz w:val="18"/>
                          <w:szCs w:val="18"/>
                        </w:rPr>
                      </w:pPr>
                      <w:r w:rsidRPr="0026009A">
                        <w:rPr>
                          <w:b/>
                          <w:sz w:val="18"/>
                          <w:szCs w:val="18"/>
                        </w:rPr>
                        <w:t>Identity Federation Service (IFS)</w:t>
                      </w:r>
                    </w:p>
                  </w:txbxContent>
                </v:textbox>
              </v:rect>
              <v:rect id="_x0000_s4155" style="position:absolute;left:7811;top:4413;width:1404;height:824" fillcolor="#548dd4 [1951]">
                <v:textbox style="mso-next-textbox:#_x0000_s4155">
                  <w:txbxContent>
                    <w:p w:rsidR="00670980" w:rsidRPr="00CC144C" w:rsidRDefault="00670980" w:rsidP="00847E53">
                      <w:pPr>
                        <w:rPr>
                          <w:sz w:val="18"/>
                          <w:szCs w:val="18"/>
                        </w:rPr>
                      </w:pPr>
                      <w:r w:rsidRPr="00CC144C">
                        <w:rPr>
                          <w:sz w:val="18"/>
                          <w:szCs w:val="18"/>
                        </w:rPr>
                        <w:t>Dorian Identity Provider (IDP)</w:t>
                      </w:r>
                    </w:p>
                  </w:txbxContent>
                </v:textbox>
              </v:rect>
              <v:rect id="_x0000_s4156" style="position:absolute;left:9888;top:1543;width:1814;height:622">
                <v:textbox style="mso-next-textbox:#_x0000_s4156">
                  <w:txbxContent>
                    <w:p w:rsidR="00670980" w:rsidRPr="0026009A" w:rsidRDefault="00670980" w:rsidP="00847E53">
                      <w:pPr>
                        <w:rPr>
                          <w:sz w:val="18"/>
                          <w:szCs w:val="18"/>
                        </w:rPr>
                      </w:pPr>
                      <w:r w:rsidRPr="0026009A">
                        <w:rPr>
                          <w:sz w:val="18"/>
                          <w:szCs w:val="18"/>
                        </w:rPr>
                        <w:t xml:space="preserve">Trusted IdP </w:t>
                      </w:r>
                      <w:r>
                        <w:rPr>
                          <w:sz w:val="18"/>
                          <w:szCs w:val="18"/>
                        </w:rPr>
                        <w:t xml:space="preserve"> </w:t>
                      </w:r>
                      <w:r w:rsidRPr="0026009A">
                        <w:rPr>
                          <w:sz w:val="18"/>
                          <w:szCs w:val="18"/>
                        </w:rPr>
                        <w:t>Manager</w:t>
                      </w:r>
                    </w:p>
                  </w:txbxContent>
                </v:textbox>
              </v:rect>
              <v:rect id="_x0000_s4157" style="position:absolute;left:9888;top:2315;width:1814;height:390">
                <v:textbox style="mso-next-textbox:#_x0000_s4157">
                  <w:txbxContent>
                    <w:p w:rsidR="00670980" w:rsidRPr="0026009A" w:rsidRDefault="00670980" w:rsidP="00847E53">
                      <w:pPr>
                        <w:rPr>
                          <w:sz w:val="18"/>
                          <w:szCs w:val="18"/>
                        </w:rPr>
                      </w:pPr>
                      <w:r w:rsidRPr="0026009A">
                        <w:rPr>
                          <w:sz w:val="18"/>
                          <w:szCs w:val="18"/>
                        </w:rPr>
                        <w:t>Grid User Manager</w:t>
                      </w:r>
                    </w:p>
                  </w:txbxContent>
                </v:textbox>
              </v:rect>
              <v:rect id="_x0000_s4158" style="position:absolute;left:9888;top:2945;width:1814;height:629">
                <v:textbox style="mso-next-textbox:#_x0000_s4158">
                  <w:txbxContent>
                    <w:p w:rsidR="00670980" w:rsidRPr="0026009A" w:rsidRDefault="00670980" w:rsidP="00847E53">
                      <w:pPr>
                        <w:rPr>
                          <w:sz w:val="18"/>
                          <w:szCs w:val="18"/>
                        </w:rPr>
                      </w:pPr>
                      <w:r w:rsidRPr="0026009A">
                        <w:rPr>
                          <w:sz w:val="18"/>
                          <w:szCs w:val="18"/>
                        </w:rPr>
                        <w:t>Grid Credentials Manager</w:t>
                      </w:r>
                    </w:p>
                  </w:txbxContent>
                </v:textbox>
              </v:rect>
              <v:rect id="_x0000_s4159" style="position:absolute;left:9888;top:3757;width:1814;height:656">
                <v:textbox style="mso-next-textbox:#_x0000_s4159">
                  <w:txbxContent>
                    <w:p w:rsidR="00670980" w:rsidRPr="0026009A" w:rsidRDefault="00670980" w:rsidP="00847E53">
                      <w:pPr>
                        <w:rPr>
                          <w:sz w:val="18"/>
                          <w:szCs w:val="18"/>
                        </w:rPr>
                      </w:pPr>
                      <w:r w:rsidRPr="0026009A">
                        <w:rPr>
                          <w:sz w:val="18"/>
                          <w:szCs w:val="18"/>
                        </w:rPr>
                        <w:t>Host Certificate Manager</w:t>
                      </w:r>
                    </w:p>
                  </w:txbxContent>
                </v:textbox>
              </v:rect>
              <v:rect id="_x0000_s4160" style="position:absolute;left:9888;top:4652;width:1814;height:420">
                <v:textbox style="mso-next-textbox:#_x0000_s4160">
                  <w:txbxContent>
                    <w:p w:rsidR="00670980" w:rsidRPr="00CC144C" w:rsidRDefault="00670980" w:rsidP="00847E53">
                      <w:pPr>
                        <w:rPr>
                          <w:sz w:val="18"/>
                          <w:szCs w:val="18"/>
                        </w:rPr>
                      </w:pPr>
                      <w:r w:rsidRPr="00CC144C">
                        <w:rPr>
                          <w:sz w:val="18"/>
                          <w:szCs w:val="18"/>
                        </w:rPr>
                        <w:t>Certificate Authority</w:t>
                      </w:r>
                    </w:p>
                  </w:txbxContent>
                </v:textbox>
              </v:rect>
              <v:rect id="_x0000_s4161" style="position:absolute;left:9888;top:5237;width:1814;height:629">
                <v:textbox style="mso-next-textbox:#_x0000_s4161">
                  <w:txbxContent>
                    <w:p w:rsidR="00670980" w:rsidRPr="00CC144C" w:rsidRDefault="00670980" w:rsidP="00847E53">
                      <w:pPr>
                        <w:rPr>
                          <w:sz w:val="18"/>
                          <w:szCs w:val="18"/>
                        </w:rPr>
                      </w:pPr>
                      <w:r w:rsidRPr="00CC144C">
                        <w:rPr>
                          <w:sz w:val="18"/>
                          <w:szCs w:val="18"/>
                        </w:rPr>
                        <w:t>Dorian IdP User Manager</w:t>
                      </w:r>
                    </w:p>
                  </w:txbxContent>
                </v:textbox>
              </v:rect>
              <v:rect id="_x0000_s4162" style="position:absolute;left:9888;top:6051;width:1814;height:354">
                <v:textbox style="mso-next-textbox:#_x0000_s4162">
                  <w:txbxContent>
                    <w:p w:rsidR="00670980" w:rsidRPr="00CC144C" w:rsidRDefault="00670980" w:rsidP="00847E53">
                      <w:pPr>
                        <w:rPr>
                          <w:sz w:val="18"/>
                          <w:szCs w:val="18"/>
                        </w:rPr>
                      </w:pPr>
                      <w:r w:rsidRPr="00CC144C">
                        <w:rPr>
                          <w:sz w:val="18"/>
                          <w:szCs w:val="18"/>
                        </w:rPr>
                        <w:t>SAML Asserter</w:t>
                      </w:r>
                    </w:p>
                  </w:txbxContent>
                </v:textbox>
              </v:rect>
              <v:shape id="_x0000_s4163" type="#_x0000_t32" style="position:absolute;left:9098;top:1854;width:790;height:1422;flip:y" o:connectortype="straight">
                <v:stroke endarrow="block"/>
              </v:shape>
              <v:shape id="_x0000_s4164" type="#_x0000_t32" style="position:absolute;left:9098;top:2510;width:790;height:766;flip:y" o:connectortype="straight">
                <v:stroke endarrow="block"/>
              </v:shape>
              <v:shape id="_x0000_s4165" type="#_x0000_t32" style="position:absolute;left:9098;top:3259;width:790;height:17;flip:y" o:connectortype="straight">
                <v:stroke endarrow="block"/>
              </v:shape>
              <v:shape id="_x0000_s4166" type="#_x0000_t32" style="position:absolute;left:9098;top:3276;width:790;height:809" o:connectortype="straight">
                <v:stroke endarrow="block"/>
              </v:shape>
              <v:shape id="_x0000_s4167" type="#_x0000_t32" style="position:absolute;left:9098;top:3276;width:790;height:1586" o:connectortype="straight">
                <v:stroke endarrow="block"/>
              </v:shape>
              <v:shape id="_x0000_s4168" type="#_x0000_t32" style="position:absolute;left:9215;top:4862;width:673;height:37" o:connectortype="straight">
                <v:stroke endarrow="block"/>
              </v:shape>
              <v:shape id="_x0000_s4169" type="#_x0000_t32" style="position:absolute;left:9215;top:4825;width:673;height:726" o:connectortype="straight">
                <v:stroke endarrow="block"/>
              </v:shape>
              <v:shape id="_x0000_s4170" type="#_x0000_t32" style="position:absolute;left:9215;top:4825;width:673;height:1403" o:connectortype="straight">
                <v:stroke endarrow="block"/>
              </v:shape>
              <v:shape id="_x0000_s4171" type="#_x0000_t32" style="position:absolute;left:6084;top:2967;width:1727;height:790;flip:y" o:connectortype="straight">
                <v:stroke endarrow="block"/>
              </v:shape>
              <v:shape id="_x0000_s4172" type="#_x0000_t32" style="position:absolute;left:6084;top:4085;width:1727;height:907" o:connectortype="straight">
                <v:stroke endarrow="block"/>
              </v:shape>
              <v:shape id="_x0000_s4173" type="#_x0000_t202" style="position:absolute;left:6377;top:2825;width:1039;height:672" strokecolor="white [3212]">
                <v:textbox style="mso-next-textbox:#_x0000_s4173">
                  <w:txbxContent>
                    <w:p w:rsidR="00670980" w:rsidRPr="00CC144C" w:rsidRDefault="00670980" w:rsidP="00847E53">
                      <w:pPr>
                        <w:rPr>
                          <w:sz w:val="18"/>
                          <w:szCs w:val="18"/>
                        </w:rPr>
                      </w:pPr>
                      <w:r w:rsidRPr="00CC144C">
                        <w:rPr>
                          <w:sz w:val="18"/>
                          <w:szCs w:val="18"/>
                        </w:rPr>
                        <w:t>IFS Requests</w:t>
                      </w:r>
                    </w:p>
                  </w:txbxContent>
                </v:textbox>
              </v:shape>
              <v:shape id="_x0000_s4174" type="#_x0000_t202" style="position:absolute;left:6479;top:4488;width:1039;height:808" strokecolor="white [3212]">
                <v:textbox style="mso-next-textbox:#_x0000_s4174">
                  <w:txbxContent>
                    <w:p w:rsidR="00670980" w:rsidRPr="00CC144C" w:rsidRDefault="00670980" w:rsidP="00847E53">
                      <w:pPr>
                        <w:rPr>
                          <w:sz w:val="18"/>
                          <w:szCs w:val="18"/>
                        </w:rPr>
                      </w:pPr>
                      <w:r w:rsidRPr="00CC144C">
                        <w:rPr>
                          <w:sz w:val="18"/>
                          <w:szCs w:val="18"/>
                        </w:rPr>
                        <w:t>IdP Requests</w:t>
                      </w:r>
                    </w:p>
                  </w:txbxContent>
                </v:textbox>
              </v:shape>
              <v:shape id="_x0000_s4175" type="#_x0000_t32" style="position:absolute;left:2590;top:3837;width:481;height:66" o:connectortype="straight">
                <v:stroke endarrow="block"/>
              </v:shape>
              <v:shape id="_x0000_s4176" type="#_x0000_t202" style="position:absolute;left:5886;top:1169;width:2253;height:374" strokecolor="white [3212]">
                <v:textbox style="mso-next-textbox:#_x0000_s4176">
                  <w:txbxContent>
                    <w:p w:rsidR="00670980" w:rsidRDefault="00670980" w:rsidP="00847E53">
                      <w:r>
                        <w:t>Dorian Architecture</w:t>
                      </w:r>
                    </w:p>
                  </w:txbxContent>
                </v:textbox>
              </v:shape>
            </v:group>
          </v:group>
        </w:pict>
      </w:r>
    </w:p>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Default="00847E53" w:rsidP="00847E53"/>
    <w:p w:rsidR="00847E53" w:rsidRPr="00847E53" w:rsidRDefault="00847E53" w:rsidP="00847E53"/>
    <w:p w:rsidR="000F5436" w:rsidRDefault="000F5436" w:rsidP="003E140D">
      <w:pPr>
        <w:pStyle w:val="Caption"/>
      </w:pPr>
    </w:p>
    <w:p w:rsidR="000F5436" w:rsidRDefault="000F5436" w:rsidP="003E140D">
      <w:pPr>
        <w:pStyle w:val="Caption"/>
      </w:pPr>
    </w:p>
    <w:p w:rsidR="000F5436" w:rsidRDefault="000F5436" w:rsidP="003E140D">
      <w:pPr>
        <w:pStyle w:val="Caption"/>
      </w:pPr>
    </w:p>
    <w:p w:rsidR="000F5436" w:rsidRDefault="000F5436" w:rsidP="003E140D">
      <w:pPr>
        <w:pStyle w:val="Caption"/>
      </w:pPr>
    </w:p>
    <w:p w:rsidR="000F5436" w:rsidRDefault="000F5436" w:rsidP="003E140D">
      <w:pPr>
        <w:pStyle w:val="Caption"/>
      </w:pPr>
    </w:p>
    <w:p w:rsidR="00012780" w:rsidRDefault="00012780" w:rsidP="00012780">
      <w:pPr>
        <w:pStyle w:val="Caption"/>
        <w:jc w:val="center"/>
        <w:rPr>
          <w:i/>
          <w:color w:val="000000"/>
        </w:rPr>
      </w:pPr>
    </w:p>
    <w:p w:rsidR="00012780" w:rsidRDefault="00012780" w:rsidP="00012780"/>
    <w:p w:rsidR="00230A60" w:rsidRPr="00230A60" w:rsidRDefault="00230A60" w:rsidP="00230A60">
      <w:pPr>
        <w:pStyle w:val="Caption"/>
        <w:jc w:val="center"/>
        <w:rPr>
          <w:b w:val="0"/>
          <w:i/>
          <w:color w:val="000000" w:themeColor="text1"/>
        </w:rPr>
      </w:pPr>
      <w:bookmarkStart w:id="63" w:name="_Toc247950414"/>
      <w:r w:rsidRPr="00230A60">
        <w:rPr>
          <w:b w:val="0"/>
          <w:i/>
          <w:color w:val="000000" w:themeColor="text1"/>
        </w:rPr>
        <w:t xml:space="preserve">Figure </w:t>
      </w:r>
      <w:r w:rsidR="00754D31" w:rsidRPr="00230A60">
        <w:rPr>
          <w:b w:val="0"/>
          <w:i/>
          <w:color w:val="000000" w:themeColor="text1"/>
        </w:rPr>
        <w:fldChar w:fldCharType="begin"/>
      </w:r>
      <w:r w:rsidRPr="00230A60">
        <w:rPr>
          <w:b w:val="0"/>
          <w:i/>
          <w:color w:val="000000" w:themeColor="text1"/>
        </w:rPr>
        <w:instrText xml:space="preserve"> SEQ Figure \* ARABIC </w:instrText>
      </w:r>
      <w:r w:rsidR="00754D31" w:rsidRPr="00230A60">
        <w:rPr>
          <w:b w:val="0"/>
          <w:i/>
          <w:color w:val="000000" w:themeColor="text1"/>
        </w:rPr>
        <w:fldChar w:fldCharType="separate"/>
      </w:r>
      <w:r w:rsidR="00F000EA">
        <w:rPr>
          <w:b w:val="0"/>
          <w:i/>
          <w:noProof/>
          <w:color w:val="000000" w:themeColor="text1"/>
        </w:rPr>
        <w:t>17</w:t>
      </w:r>
      <w:r w:rsidR="00754D31" w:rsidRPr="00230A60">
        <w:rPr>
          <w:b w:val="0"/>
          <w:i/>
          <w:color w:val="000000" w:themeColor="text1"/>
        </w:rPr>
        <w:fldChar w:fldCharType="end"/>
      </w:r>
      <w:r w:rsidRPr="00230A60">
        <w:rPr>
          <w:b w:val="0"/>
          <w:i/>
          <w:color w:val="000000" w:themeColor="text1"/>
        </w:rPr>
        <w:t xml:space="preserve"> Dorian Architecture</w:t>
      </w:r>
      <w:bookmarkEnd w:id="63"/>
    </w:p>
    <w:p w:rsidR="003E140D" w:rsidRDefault="003E140D" w:rsidP="003E140D">
      <w:pPr>
        <w:pStyle w:val="Heading3"/>
      </w:pPr>
      <w:bookmarkStart w:id="64" w:name="_Toc248115651"/>
      <w:r>
        <w:t>Dorian Service</w:t>
      </w:r>
      <w:bookmarkEnd w:id="64"/>
    </w:p>
    <w:p w:rsidR="00326D31" w:rsidRPr="00012780" w:rsidRDefault="00AF4AE3" w:rsidP="00326D31">
      <w:pPr>
        <w:rPr>
          <w:rFonts w:ascii="Arial" w:hAnsi="Arial" w:cs="Arial"/>
          <w:sz w:val="20"/>
        </w:rPr>
      </w:pPr>
      <w:r>
        <w:rPr>
          <w:rFonts w:ascii="Arial" w:hAnsi="Arial" w:cs="Arial"/>
          <w:sz w:val="20"/>
        </w:rPr>
        <w:t xml:space="preserve">As shown in figure 7, Dorian provides identity management and federation services to the caGrid participants. </w:t>
      </w:r>
      <w:r w:rsidR="00326D31" w:rsidRPr="00012780">
        <w:rPr>
          <w:rFonts w:ascii="Arial" w:hAnsi="Arial" w:cs="Arial"/>
          <w:sz w:val="20"/>
        </w:rPr>
        <w:t xml:space="preserve">Dorian exposes all of its operations through </w:t>
      </w:r>
      <w:r w:rsidR="00A57C34" w:rsidRPr="00012780">
        <w:rPr>
          <w:rFonts w:ascii="Arial" w:hAnsi="Arial" w:cs="Arial"/>
          <w:sz w:val="20"/>
        </w:rPr>
        <w:t>its web service</w:t>
      </w:r>
      <w:r w:rsidR="00326D31" w:rsidRPr="00012780">
        <w:rPr>
          <w:rFonts w:ascii="Arial" w:hAnsi="Arial" w:cs="Arial"/>
          <w:sz w:val="20"/>
        </w:rPr>
        <w:t xml:space="preserve">. It </w:t>
      </w:r>
      <w:r w:rsidR="00BE0E7F" w:rsidRPr="00012780">
        <w:rPr>
          <w:rFonts w:ascii="Arial" w:hAnsi="Arial" w:cs="Arial"/>
          <w:sz w:val="20"/>
        </w:rPr>
        <w:t>encapsulates</w:t>
      </w:r>
      <w:r w:rsidR="00326D31" w:rsidRPr="00012780">
        <w:rPr>
          <w:rFonts w:ascii="Arial" w:hAnsi="Arial" w:cs="Arial"/>
          <w:sz w:val="20"/>
        </w:rPr>
        <w:t xml:space="preserve"> all the functionality from all its subcomponents; </w:t>
      </w:r>
      <w:r w:rsidR="00A57C34" w:rsidRPr="00012780">
        <w:rPr>
          <w:rFonts w:ascii="Arial" w:hAnsi="Arial" w:cs="Arial"/>
          <w:sz w:val="20"/>
        </w:rPr>
        <w:t>Identity Federation and the Dorian Identity Provider</w:t>
      </w:r>
      <w:r w:rsidR="00326D31" w:rsidRPr="00012780">
        <w:rPr>
          <w:rFonts w:ascii="Arial" w:hAnsi="Arial" w:cs="Arial"/>
          <w:sz w:val="20"/>
        </w:rPr>
        <w:t xml:space="preserve">. </w:t>
      </w:r>
    </w:p>
    <w:p w:rsidR="003E140D" w:rsidRDefault="003E140D" w:rsidP="003E140D">
      <w:pPr>
        <w:pStyle w:val="Heading4"/>
      </w:pPr>
      <w:bookmarkStart w:id="65" w:name="_Toc248115652"/>
      <w:r>
        <w:t>Use cases</w:t>
      </w:r>
      <w:bookmarkEnd w:id="65"/>
    </w:p>
    <w:p w:rsidR="003E140D" w:rsidRPr="00012780" w:rsidRDefault="003E140D" w:rsidP="003E140D">
      <w:pPr>
        <w:rPr>
          <w:rFonts w:ascii="Arial" w:hAnsi="Arial" w:cs="Arial"/>
          <w:sz w:val="20"/>
        </w:rPr>
      </w:pPr>
      <w:r w:rsidRPr="00012780">
        <w:rPr>
          <w:rFonts w:ascii="Arial" w:hAnsi="Arial" w:cs="Arial"/>
          <w:sz w:val="20"/>
        </w:rPr>
        <w:t>Following diagram shows different use cases for a user.</w:t>
      </w:r>
    </w:p>
    <w:p w:rsidR="003E140D" w:rsidRDefault="00012780" w:rsidP="003E140D">
      <w:r>
        <w:rPr>
          <w:noProof/>
          <w:sz w:val="18"/>
          <w:szCs w:val="18"/>
        </w:rPr>
        <w:drawing>
          <wp:anchor distT="0" distB="0" distL="114300" distR="114300" simplePos="0" relativeHeight="251703808" behindDoc="0" locked="0" layoutInCell="1" allowOverlap="1">
            <wp:simplePos x="0" y="0"/>
            <wp:positionH relativeFrom="column">
              <wp:posOffset>789305</wp:posOffset>
            </wp:positionH>
            <wp:positionV relativeFrom="paragraph">
              <wp:posOffset>109855</wp:posOffset>
            </wp:positionV>
            <wp:extent cx="4406900" cy="3276600"/>
            <wp:effectExtent l="0" t="0" r="0" b="0"/>
            <wp:wrapNone/>
            <wp:docPr id="9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4406900" cy="3276600"/>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Pr>
        <w:pStyle w:val="Caption"/>
        <w:jc w:val="center"/>
        <w:rPr>
          <w:i/>
          <w:color w:val="000000"/>
        </w:rPr>
      </w:pPr>
      <w:bookmarkStart w:id="66" w:name="_Toc247950415"/>
      <w:r w:rsidRPr="004A49ED">
        <w:rPr>
          <w:i/>
          <w:color w:val="000000"/>
        </w:rPr>
        <w:lastRenderedPageBreak/>
        <w:t xml:space="preserve">Figure </w:t>
      </w:r>
      <w:r w:rsidR="00754D31" w:rsidRPr="004A49ED">
        <w:rPr>
          <w:i/>
          <w:color w:val="000000"/>
        </w:rPr>
        <w:fldChar w:fldCharType="begin"/>
      </w:r>
      <w:r w:rsidRPr="004A49ED">
        <w:rPr>
          <w:i/>
          <w:color w:val="000000"/>
        </w:rPr>
        <w:instrText xml:space="preserve"> SEQ Figure \* ARABIC </w:instrText>
      </w:r>
      <w:r w:rsidR="00754D31" w:rsidRPr="004A49ED">
        <w:rPr>
          <w:i/>
          <w:color w:val="000000"/>
        </w:rPr>
        <w:fldChar w:fldCharType="separate"/>
      </w:r>
      <w:r w:rsidR="000934A8">
        <w:rPr>
          <w:i/>
          <w:noProof/>
          <w:color w:val="000000"/>
        </w:rPr>
        <w:t>18</w:t>
      </w:r>
      <w:r w:rsidR="00754D31" w:rsidRPr="004A49ED">
        <w:rPr>
          <w:i/>
          <w:color w:val="000000"/>
        </w:rPr>
        <w:fldChar w:fldCharType="end"/>
      </w:r>
      <w:r w:rsidRPr="004A49ED">
        <w:rPr>
          <w:i/>
          <w:color w:val="000000"/>
        </w:rPr>
        <w:t xml:space="preserve"> Dorian user use case diagram</w:t>
      </w:r>
      <w:bookmarkEnd w:id="66"/>
    </w:p>
    <w:p w:rsidR="008C028A" w:rsidRPr="008C028A" w:rsidRDefault="008C028A" w:rsidP="008C028A"/>
    <w:p w:rsidR="003E140D" w:rsidRDefault="003E140D" w:rsidP="003E140D">
      <w:r>
        <w:t>Following diagram shows use cases for Dorian Administrator.</w:t>
      </w:r>
    </w:p>
    <w:p w:rsidR="003E140D" w:rsidRDefault="003E140D" w:rsidP="003E140D"/>
    <w:p w:rsidR="003E140D" w:rsidRDefault="003E140D" w:rsidP="003E140D"/>
    <w:p w:rsidR="003E140D" w:rsidRPr="00371A52" w:rsidRDefault="008A54FA" w:rsidP="003E140D">
      <w:pPr>
        <w:jc w:val="center"/>
        <w:rPr>
          <w:i/>
          <w:color w:val="000000"/>
        </w:rPr>
      </w:pPr>
      <w:r>
        <w:rPr>
          <w:i/>
          <w:noProof/>
          <w:color w:val="000000"/>
        </w:rPr>
        <w:drawing>
          <wp:anchor distT="0" distB="0" distL="114300" distR="114300" simplePos="0" relativeHeight="251655680" behindDoc="1" locked="0" layoutInCell="1" allowOverlap="1">
            <wp:simplePos x="0" y="0"/>
            <wp:positionH relativeFrom="column">
              <wp:posOffset>-19050</wp:posOffset>
            </wp:positionH>
            <wp:positionV relativeFrom="paragraph">
              <wp:posOffset>61595</wp:posOffset>
            </wp:positionV>
            <wp:extent cx="5992495" cy="5834380"/>
            <wp:effectExtent l="19050" t="0" r="8255" b="0"/>
            <wp:wrapTight wrapText="bothSides">
              <wp:wrapPolygon edited="0">
                <wp:start x="0" y="71"/>
                <wp:lineTo x="-69" y="21440"/>
                <wp:lineTo x="21630" y="21440"/>
                <wp:lineTo x="21630" y="71"/>
                <wp:lineTo x="0" y="71"/>
              </wp:wrapPolygon>
            </wp:wrapTight>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5" cstate="print"/>
                    <a:srcRect/>
                    <a:stretch>
                      <a:fillRect/>
                    </a:stretch>
                  </pic:blipFill>
                  <pic:spPr bwMode="auto">
                    <a:xfrm>
                      <a:off x="0" y="0"/>
                      <a:ext cx="5992495" cy="5834380"/>
                    </a:xfrm>
                    <a:prstGeom prst="rect">
                      <a:avLst/>
                    </a:prstGeom>
                    <a:noFill/>
                    <a:ln w="9525">
                      <a:noFill/>
                      <a:miter lim="800000"/>
                      <a:headEnd/>
                      <a:tailEnd/>
                    </a:ln>
                  </pic:spPr>
                </pic:pic>
              </a:graphicData>
            </a:graphic>
          </wp:anchor>
        </w:drawing>
      </w:r>
    </w:p>
    <w:p w:rsidR="003E140D" w:rsidRPr="00371A52" w:rsidRDefault="003E140D" w:rsidP="003E140D">
      <w:pPr>
        <w:pStyle w:val="Caption"/>
        <w:jc w:val="center"/>
        <w:rPr>
          <w:i/>
          <w:color w:val="000000"/>
        </w:rPr>
      </w:pPr>
      <w:bookmarkStart w:id="67" w:name="_Toc247950416"/>
      <w:r w:rsidRPr="00371A52">
        <w:rPr>
          <w:i/>
          <w:color w:val="000000"/>
        </w:rPr>
        <w:t xml:space="preserve">Figure </w:t>
      </w:r>
      <w:r w:rsidR="00754D31" w:rsidRPr="00371A52">
        <w:rPr>
          <w:i/>
          <w:color w:val="000000"/>
        </w:rPr>
        <w:fldChar w:fldCharType="begin"/>
      </w:r>
      <w:r w:rsidRPr="00371A52">
        <w:rPr>
          <w:i/>
          <w:color w:val="000000"/>
        </w:rPr>
        <w:instrText xml:space="preserve"> SEQ Figure \* ARABIC </w:instrText>
      </w:r>
      <w:r w:rsidR="00754D31" w:rsidRPr="00371A52">
        <w:rPr>
          <w:i/>
          <w:color w:val="000000"/>
        </w:rPr>
        <w:fldChar w:fldCharType="separate"/>
      </w:r>
      <w:r w:rsidR="000934A8">
        <w:rPr>
          <w:i/>
          <w:noProof/>
          <w:color w:val="000000"/>
        </w:rPr>
        <w:t>19</w:t>
      </w:r>
      <w:r w:rsidR="00754D31" w:rsidRPr="00371A52">
        <w:rPr>
          <w:i/>
          <w:color w:val="000000"/>
        </w:rPr>
        <w:fldChar w:fldCharType="end"/>
      </w:r>
      <w:r w:rsidRPr="00371A52">
        <w:rPr>
          <w:i/>
          <w:color w:val="000000"/>
        </w:rPr>
        <w:t xml:space="preserve"> Dorian Admin use case diagram</w:t>
      </w:r>
      <w:bookmarkEnd w:id="67"/>
    </w:p>
    <w:p w:rsidR="003E140D" w:rsidRDefault="003E140D" w:rsidP="003E140D"/>
    <w:p w:rsidR="003E140D" w:rsidRDefault="009D1287" w:rsidP="003E140D">
      <w:pPr>
        <w:rPr>
          <w:rFonts w:ascii="Arial" w:hAnsi="Arial" w:cs="Arial"/>
          <w:sz w:val="20"/>
        </w:rPr>
      </w:pPr>
      <w:r>
        <w:rPr>
          <w:rFonts w:ascii="Arial" w:hAnsi="Arial" w:cs="Arial"/>
          <w:sz w:val="20"/>
        </w:rPr>
        <w:t xml:space="preserve">As it is mentioned above, Dorian </w:t>
      </w:r>
      <w:r w:rsidRPr="00012780">
        <w:rPr>
          <w:rFonts w:ascii="Arial" w:hAnsi="Arial" w:cs="Arial"/>
          <w:sz w:val="20"/>
        </w:rPr>
        <w:t xml:space="preserve">encapsulates all the functionality from all its subcomponents; Identity Federation and the Dorian Identity Provider. </w:t>
      </w:r>
      <w:r w:rsidR="003E140D" w:rsidRPr="00411494">
        <w:rPr>
          <w:rFonts w:ascii="Arial" w:hAnsi="Arial" w:cs="Arial"/>
          <w:sz w:val="20"/>
        </w:rPr>
        <w:t>Following activity diagram shows the flow of activities involved with in different subcomponents</w:t>
      </w:r>
      <w:r w:rsidR="003E140D">
        <w:rPr>
          <w:rFonts w:ascii="Arial" w:hAnsi="Arial" w:cs="Arial"/>
          <w:sz w:val="20"/>
        </w:rPr>
        <w:t xml:space="preserve"> generating a </w:t>
      </w:r>
      <w:r w:rsidR="00A57C34">
        <w:rPr>
          <w:rFonts w:ascii="Arial" w:hAnsi="Arial" w:cs="Arial"/>
          <w:sz w:val="20"/>
        </w:rPr>
        <w:t>X.509</w:t>
      </w:r>
      <w:r w:rsidR="003E140D">
        <w:rPr>
          <w:rFonts w:ascii="Arial" w:hAnsi="Arial" w:cs="Arial"/>
          <w:sz w:val="20"/>
        </w:rPr>
        <w:t xml:space="preserve"> certificate for a SAML Assertion.</w:t>
      </w:r>
    </w:p>
    <w:p w:rsidR="005A2A1E" w:rsidRDefault="005A2A1E" w:rsidP="003E140D">
      <w:pPr>
        <w:rPr>
          <w:rFonts w:ascii="Arial" w:hAnsi="Arial" w:cs="Arial"/>
          <w:sz w:val="20"/>
        </w:rPr>
      </w:pPr>
    </w:p>
    <w:p w:rsidR="005A2A1E" w:rsidRDefault="005A2A1E" w:rsidP="003E140D">
      <w:pPr>
        <w:rPr>
          <w:rFonts w:ascii="Arial" w:hAnsi="Arial" w:cs="Arial"/>
          <w:sz w:val="20"/>
        </w:rPr>
      </w:pPr>
    </w:p>
    <w:p w:rsidR="005A2A1E" w:rsidRDefault="005A2A1E" w:rsidP="003E140D">
      <w:pPr>
        <w:rPr>
          <w:rFonts w:ascii="Arial" w:hAnsi="Arial" w:cs="Arial"/>
          <w:sz w:val="20"/>
        </w:rPr>
      </w:pPr>
    </w:p>
    <w:p w:rsidR="005A2A1E" w:rsidRDefault="005A2A1E" w:rsidP="003E140D">
      <w:pPr>
        <w:rPr>
          <w:rFonts w:ascii="Arial" w:hAnsi="Arial" w:cs="Arial"/>
          <w:sz w:val="20"/>
        </w:rPr>
      </w:pPr>
    </w:p>
    <w:p w:rsidR="005A2A1E" w:rsidRDefault="005A2A1E" w:rsidP="003E140D">
      <w:pPr>
        <w:rPr>
          <w:rFonts w:ascii="Arial" w:hAnsi="Arial" w:cs="Arial"/>
          <w:sz w:val="20"/>
        </w:rPr>
      </w:pPr>
    </w:p>
    <w:p w:rsidR="00BE0E7F" w:rsidRDefault="00012780" w:rsidP="003E140D">
      <w:pPr>
        <w:rPr>
          <w:rFonts w:ascii="Arial" w:hAnsi="Arial" w:cs="Arial"/>
          <w:sz w:val="20"/>
        </w:rPr>
      </w:pPr>
      <w:r>
        <w:rPr>
          <w:rFonts w:ascii="Arial" w:hAnsi="Arial" w:cs="Arial"/>
          <w:noProof/>
          <w:sz w:val="20"/>
        </w:rPr>
        <w:drawing>
          <wp:anchor distT="0" distB="0" distL="114300" distR="114300" simplePos="0" relativeHeight="251687424" behindDoc="0" locked="0" layoutInCell="1" allowOverlap="1">
            <wp:simplePos x="0" y="0"/>
            <wp:positionH relativeFrom="column">
              <wp:align>center</wp:align>
            </wp:positionH>
            <wp:positionV relativeFrom="paragraph">
              <wp:posOffset>123826</wp:posOffset>
            </wp:positionV>
            <wp:extent cx="4513580" cy="7581900"/>
            <wp:effectExtent l="19050" t="0" r="1270" b="0"/>
            <wp:wrapNone/>
            <wp:docPr id="916" name="Picture 915" descr="doria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2.bmp"/>
                    <pic:cNvPicPr/>
                  </pic:nvPicPr>
                  <pic:blipFill>
                    <a:blip r:embed="rId56" cstate="print"/>
                    <a:stretch>
                      <a:fillRect/>
                    </a:stretch>
                  </pic:blipFill>
                  <pic:spPr>
                    <a:xfrm>
                      <a:off x="0" y="0"/>
                      <a:ext cx="4513580" cy="7581900"/>
                    </a:xfrm>
                    <a:prstGeom prst="rect">
                      <a:avLst/>
                    </a:prstGeom>
                  </pic:spPr>
                </pic:pic>
              </a:graphicData>
            </a:graphic>
          </wp:anchor>
        </w:drawing>
      </w: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BE0E7F" w:rsidRDefault="00BE0E7F" w:rsidP="003E140D"/>
    <w:p w:rsidR="00BE0E7F" w:rsidRDefault="00BE0E7F" w:rsidP="003E140D"/>
    <w:p w:rsidR="003E140D" w:rsidRDefault="003E140D" w:rsidP="003E140D"/>
    <w:p w:rsidR="003E140D" w:rsidRDefault="003E140D" w:rsidP="003E140D">
      <w:pPr>
        <w:pStyle w:val="Caption"/>
        <w:jc w:val="center"/>
        <w:rPr>
          <w:i/>
          <w:color w:val="auto"/>
        </w:rPr>
      </w:pPr>
      <w:bookmarkStart w:id="68" w:name="_Toc247950417"/>
      <w:r w:rsidRPr="009229D3">
        <w:rPr>
          <w:i/>
          <w:color w:val="auto"/>
        </w:rPr>
        <w:lastRenderedPageBreak/>
        <w:t xml:space="preserve">Figure </w:t>
      </w:r>
      <w:r w:rsidR="00754D31" w:rsidRPr="009229D3">
        <w:rPr>
          <w:i/>
          <w:color w:val="auto"/>
        </w:rPr>
        <w:fldChar w:fldCharType="begin"/>
      </w:r>
      <w:r w:rsidRPr="009229D3">
        <w:rPr>
          <w:i/>
          <w:color w:val="auto"/>
        </w:rPr>
        <w:instrText xml:space="preserve"> SEQ Figure \* ARABIC </w:instrText>
      </w:r>
      <w:r w:rsidR="00754D31" w:rsidRPr="009229D3">
        <w:rPr>
          <w:i/>
          <w:color w:val="auto"/>
        </w:rPr>
        <w:fldChar w:fldCharType="separate"/>
      </w:r>
      <w:r w:rsidR="000934A8">
        <w:rPr>
          <w:i/>
          <w:noProof/>
          <w:color w:val="auto"/>
        </w:rPr>
        <w:t>20</w:t>
      </w:r>
      <w:r w:rsidR="00754D31" w:rsidRPr="009229D3">
        <w:rPr>
          <w:i/>
          <w:color w:val="auto"/>
        </w:rPr>
        <w:fldChar w:fldCharType="end"/>
      </w:r>
      <w:r w:rsidRPr="009229D3">
        <w:rPr>
          <w:i/>
          <w:color w:val="auto"/>
        </w:rPr>
        <w:t xml:space="preserve"> IFS Activity diagram</w:t>
      </w:r>
      <w:bookmarkEnd w:id="68"/>
    </w:p>
    <w:p w:rsidR="003E140D" w:rsidRPr="0071195B" w:rsidRDefault="003E140D" w:rsidP="003E140D">
      <w:pPr>
        <w:rPr>
          <w:rFonts w:ascii="Arial" w:hAnsi="Arial" w:cs="Arial"/>
          <w:color w:val="000000"/>
          <w:sz w:val="20"/>
        </w:rPr>
      </w:pPr>
      <w:r w:rsidRPr="0071195B">
        <w:rPr>
          <w:rFonts w:ascii="Arial" w:hAnsi="Arial" w:cs="Arial"/>
          <w:color w:val="000000"/>
          <w:sz w:val="20"/>
        </w:rPr>
        <w:t xml:space="preserve">Users authenticate with grid services using </w:t>
      </w:r>
      <w:r w:rsidR="00A57C34">
        <w:rPr>
          <w:rFonts w:ascii="Arial" w:hAnsi="Arial" w:cs="Arial"/>
          <w:color w:val="000000"/>
          <w:sz w:val="20"/>
        </w:rPr>
        <w:t>a X.509</w:t>
      </w:r>
      <w:r w:rsidRPr="0071195B">
        <w:rPr>
          <w:rFonts w:ascii="Arial" w:hAnsi="Arial" w:cs="Arial"/>
          <w:color w:val="000000"/>
          <w:sz w:val="20"/>
        </w:rPr>
        <w:t xml:space="preserve"> </w:t>
      </w:r>
      <w:r w:rsidR="00A57C34">
        <w:rPr>
          <w:rFonts w:ascii="Arial" w:hAnsi="Arial" w:cs="Arial"/>
          <w:color w:val="000000"/>
          <w:sz w:val="20"/>
        </w:rPr>
        <w:t>credential</w:t>
      </w:r>
      <w:r w:rsidR="00660FFF">
        <w:rPr>
          <w:rFonts w:ascii="Arial" w:hAnsi="Arial" w:cs="Arial"/>
          <w:color w:val="000000"/>
          <w:sz w:val="20"/>
        </w:rPr>
        <w:t>. Such</w:t>
      </w:r>
      <w:r w:rsidRPr="0071195B">
        <w:rPr>
          <w:rFonts w:ascii="Arial" w:hAnsi="Arial" w:cs="Arial"/>
          <w:color w:val="000000"/>
          <w:sz w:val="20"/>
        </w:rPr>
        <w:t xml:space="preserve"> </w:t>
      </w:r>
      <w:r w:rsidR="00A57C34">
        <w:rPr>
          <w:rFonts w:ascii="Arial" w:hAnsi="Arial" w:cs="Arial"/>
          <w:color w:val="000000"/>
          <w:sz w:val="20"/>
        </w:rPr>
        <w:t>“credential”</w:t>
      </w:r>
      <w:r w:rsidR="00D02396">
        <w:rPr>
          <w:rFonts w:ascii="Arial" w:hAnsi="Arial" w:cs="Arial"/>
          <w:color w:val="000000"/>
          <w:sz w:val="20"/>
        </w:rPr>
        <w:t xml:space="preserve"> consists of a private key and corresponding X.509 certificate, which is signed by Dorian’s certificate authority.</w:t>
      </w:r>
      <w:r w:rsidR="00D02396" w:rsidRPr="0071195B" w:rsidDel="00A57C34">
        <w:rPr>
          <w:rFonts w:ascii="Arial" w:hAnsi="Arial" w:cs="Arial"/>
          <w:color w:val="000000"/>
          <w:sz w:val="20"/>
        </w:rPr>
        <w:t xml:space="preserve"> </w:t>
      </w:r>
      <w:r w:rsidR="00D02396">
        <w:rPr>
          <w:rFonts w:ascii="Arial" w:hAnsi="Arial" w:cs="Arial"/>
          <w:color w:val="000000"/>
          <w:sz w:val="20"/>
        </w:rPr>
        <w:t>D</w:t>
      </w:r>
      <w:r w:rsidRPr="0071195B">
        <w:rPr>
          <w:rFonts w:ascii="Arial" w:hAnsi="Arial" w:cs="Arial"/>
          <w:color w:val="000000"/>
          <w:sz w:val="20"/>
        </w:rPr>
        <w:t xml:space="preserve">orian facilitates the creation of </w:t>
      </w:r>
      <w:r w:rsidR="00D02396">
        <w:rPr>
          <w:rFonts w:ascii="Arial" w:hAnsi="Arial" w:cs="Arial"/>
          <w:color w:val="000000"/>
          <w:sz w:val="20"/>
        </w:rPr>
        <w:t>X.509 credentials</w:t>
      </w:r>
      <w:r w:rsidRPr="0071195B">
        <w:rPr>
          <w:rFonts w:ascii="Arial" w:hAnsi="Arial" w:cs="Arial"/>
          <w:color w:val="000000"/>
          <w:sz w:val="20"/>
        </w:rPr>
        <w:t xml:space="preserve"> for its users. To create </w:t>
      </w:r>
      <w:r w:rsidR="00D02396">
        <w:rPr>
          <w:rFonts w:ascii="Arial" w:hAnsi="Arial" w:cs="Arial"/>
          <w:color w:val="000000"/>
          <w:sz w:val="20"/>
        </w:rPr>
        <w:t>credential</w:t>
      </w:r>
      <w:r w:rsidRPr="0071195B">
        <w:rPr>
          <w:rFonts w:ascii="Arial" w:hAnsi="Arial" w:cs="Arial"/>
          <w:color w:val="000000"/>
          <w:sz w:val="20"/>
        </w:rPr>
        <w:t xml:space="preserve"> the user supplies </w:t>
      </w:r>
      <w:r w:rsidR="00D02396">
        <w:rPr>
          <w:rFonts w:ascii="Arial" w:hAnsi="Arial" w:cs="Arial"/>
          <w:color w:val="000000"/>
          <w:sz w:val="20"/>
        </w:rPr>
        <w:t xml:space="preserve">a </w:t>
      </w:r>
      <w:r w:rsidRPr="0071195B">
        <w:rPr>
          <w:rFonts w:ascii="Arial" w:hAnsi="Arial" w:cs="Arial"/>
          <w:color w:val="000000"/>
          <w:sz w:val="20"/>
        </w:rPr>
        <w:t>lifetime</w:t>
      </w:r>
      <w:r w:rsidR="00D02396">
        <w:rPr>
          <w:rFonts w:ascii="Arial" w:hAnsi="Arial" w:cs="Arial"/>
          <w:color w:val="000000"/>
          <w:sz w:val="20"/>
        </w:rPr>
        <w:t xml:space="preserve"> (generally short term)</w:t>
      </w:r>
      <w:r w:rsidRPr="0071195B">
        <w:rPr>
          <w:rFonts w:ascii="Arial" w:hAnsi="Arial" w:cs="Arial"/>
          <w:color w:val="000000"/>
          <w:sz w:val="20"/>
        </w:rPr>
        <w:t xml:space="preserve"> and the SAML assertion provided by their identity provider to the Dorian client. The Dorian client generates a new public/private key pair and sends </w:t>
      </w:r>
      <w:r w:rsidR="00660FFF" w:rsidRPr="0071195B">
        <w:rPr>
          <w:rFonts w:ascii="Arial" w:hAnsi="Arial" w:cs="Arial"/>
          <w:color w:val="000000"/>
          <w:sz w:val="20"/>
        </w:rPr>
        <w:t>the</w:t>
      </w:r>
      <w:r w:rsidR="00660FFF">
        <w:rPr>
          <w:rFonts w:ascii="Arial" w:hAnsi="Arial" w:cs="Arial"/>
          <w:color w:val="000000"/>
          <w:sz w:val="20"/>
        </w:rPr>
        <w:t xml:space="preserve"> </w:t>
      </w:r>
      <w:r w:rsidR="00660FFF" w:rsidRPr="0071195B">
        <w:rPr>
          <w:rFonts w:ascii="Arial" w:hAnsi="Arial" w:cs="Arial"/>
          <w:color w:val="000000"/>
          <w:sz w:val="20"/>
        </w:rPr>
        <w:t>lifetime</w:t>
      </w:r>
      <w:r w:rsidRPr="0071195B">
        <w:rPr>
          <w:rFonts w:ascii="Arial" w:hAnsi="Arial" w:cs="Arial"/>
          <w:color w:val="000000"/>
          <w:sz w:val="20"/>
        </w:rPr>
        <w:t xml:space="preserve">, public key, and SAML assertion to the Dorian Service. The Dorian Service validates the SAML assertion and </w:t>
      </w:r>
      <w:r w:rsidR="00D02396">
        <w:rPr>
          <w:rFonts w:ascii="Arial" w:hAnsi="Arial" w:cs="Arial"/>
          <w:color w:val="000000"/>
          <w:sz w:val="20"/>
        </w:rPr>
        <w:t>creates an X.509 certificate based on the public key provide by the user.  The created certificate is signed by the Dorian certificate authority and returned to the user.</w:t>
      </w:r>
      <w:r w:rsidRPr="0071195B">
        <w:rPr>
          <w:rFonts w:ascii="Arial" w:hAnsi="Arial" w:cs="Arial"/>
          <w:color w:val="000000"/>
          <w:sz w:val="20"/>
        </w:rPr>
        <w:t xml:space="preserve"> The certificate and locally generated private key can then be used as </w:t>
      </w:r>
      <w:r w:rsidR="009D1287" w:rsidRPr="0071195B">
        <w:rPr>
          <w:rFonts w:ascii="Arial" w:hAnsi="Arial" w:cs="Arial"/>
          <w:color w:val="000000"/>
          <w:sz w:val="20"/>
        </w:rPr>
        <w:t>a credential</w:t>
      </w:r>
      <w:r w:rsidRPr="0071195B">
        <w:rPr>
          <w:rFonts w:ascii="Arial" w:hAnsi="Arial" w:cs="Arial"/>
          <w:color w:val="000000"/>
          <w:sz w:val="20"/>
        </w:rPr>
        <w:t xml:space="preserve"> to </w:t>
      </w:r>
      <w:r w:rsidR="00D02396">
        <w:rPr>
          <w:rFonts w:ascii="Arial" w:hAnsi="Arial" w:cs="Arial"/>
          <w:color w:val="000000"/>
          <w:sz w:val="20"/>
        </w:rPr>
        <w:t>authenticate with</w:t>
      </w:r>
      <w:r w:rsidR="00D02396" w:rsidRPr="0071195B">
        <w:rPr>
          <w:rFonts w:ascii="Arial" w:hAnsi="Arial" w:cs="Arial"/>
          <w:color w:val="000000"/>
          <w:sz w:val="20"/>
        </w:rPr>
        <w:t xml:space="preserve"> </w:t>
      </w:r>
      <w:r w:rsidRPr="0071195B">
        <w:rPr>
          <w:rFonts w:ascii="Arial" w:hAnsi="Arial" w:cs="Arial"/>
          <w:color w:val="000000"/>
          <w:sz w:val="20"/>
        </w:rPr>
        <w:t>secure services. It is important to note that throughout this process no sensitive</w:t>
      </w:r>
      <w:r>
        <w:rPr>
          <w:rFonts w:ascii="Arial" w:hAnsi="Arial" w:cs="Arial"/>
          <w:color w:val="000000"/>
          <w:sz w:val="20"/>
        </w:rPr>
        <w:t xml:space="preserve"> information, i.e. private keys</w:t>
      </w:r>
      <w:r w:rsidRPr="0071195B">
        <w:rPr>
          <w:rFonts w:ascii="Arial" w:hAnsi="Arial" w:cs="Arial"/>
          <w:color w:val="000000"/>
          <w:sz w:val="20"/>
        </w:rPr>
        <w:t xml:space="preserve"> are passed over the network.</w:t>
      </w:r>
    </w:p>
    <w:p w:rsidR="003E140D" w:rsidRDefault="003E140D" w:rsidP="003E140D">
      <w:pPr>
        <w:pStyle w:val="Heading4"/>
      </w:pPr>
      <w:bookmarkStart w:id="69" w:name="_Toc248115653"/>
      <w:r>
        <w:t>Interfaces</w:t>
      </w:r>
      <w:bookmarkEnd w:id="69"/>
    </w:p>
    <w:p w:rsidR="003E140D" w:rsidRDefault="003E140D" w:rsidP="003E140D"/>
    <w:p w:rsidR="003E140D" w:rsidRDefault="0030698D" w:rsidP="003E140D">
      <w:pPr>
        <w:rPr>
          <w:rFonts w:ascii="Arial" w:hAnsi="Arial" w:cs="Arial"/>
          <w:sz w:val="20"/>
        </w:rPr>
      </w:pPr>
      <w:r w:rsidRPr="00432584">
        <w:rPr>
          <w:rFonts w:ascii="Arial" w:hAnsi="Arial" w:cs="Arial"/>
          <w:sz w:val="20"/>
        </w:rPr>
        <w:t xml:space="preserve">IFS (Identity Federation Service) and IdP (Identity Provider) services exposes their functionality through Dorian </w:t>
      </w:r>
      <w:r w:rsidR="000E4434">
        <w:rPr>
          <w:rFonts w:ascii="Arial" w:hAnsi="Arial" w:cs="Arial"/>
          <w:sz w:val="20"/>
        </w:rPr>
        <w:t>web</w:t>
      </w:r>
      <w:r w:rsidR="000E4434" w:rsidRPr="00432584">
        <w:rPr>
          <w:rFonts w:ascii="Arial" w:hAnsi="Arial" w:cs="Arial"/>
          <w:sz w:val="20"/>
        </w:rPr>
        <w:t xml:space="preserve"> </w:t>
      </w:r>
      <w:r w:rsidRPr="00432584">
        <w:rPr>
          <w:rFonts w:ascii="Arial" w:hAnsi="Arial" w:cs="Arial"/>
          <w:sz w:val="20"/>
        </w:rPr>
        <w:t xml:space="preserve">service interface. </w:t>
      </w:r>
      <w:r>
        <w:rPr>
          <w:rFonts w:ascii="Arial" w:hAnsi="Arial" w:cs="Arial"/>
          <w:sz w:val="20"/>
        </w:rPr>
        <w:t xml:space="preserve">Following class diagram shows Dorian </w:t>
      </w:r>
      <w:r w:rsidR="000E4434">
        <w:rPr>
          <w:rFonts w:ascii="Arial" w:hAnsi="Arial" w:cs="Arial"/>
          <w:sz w:val="20"/>
        </w:rPr>
        <w:t xml:space="preserve">web </w:t>
      </w:r>
      <w:r>
        <w:rPr>
          <w:rFonts w:ascii="Arial" w:hAnsi="Arial" w:cs="Arial"/>
          <w:sz w:val="20"/>
        </w:rPr>
        <w:t>service relation with its sub components.</w:t>
      </w:r>
      <w:r w:rsidR="00B006A7">
        <w:rPr>
          <w:rFonts w:ascii="Arial" w:hAnsi="Arial" w:cs="Arial"/>
          <w:sz w:val="20"/>
        </w:rPr>
        <w:t xml:space="preserve"> </w:t>
      </w:r>
      <w:r w:rsidR="003E140D" w:rsidRPr="003618C7">
        <w:rPr>
          <w:rFonts w:ascii="Arial" w:hAnsi="Arial" w:cs="Arial"/>
          <w:sz w:val="20"/>
        </w:rPr>
        <w:t>IdentityFederationManager handles all the identity federation and management aspects for Dorian including the management of grid user accounts and Trusted IdPs. IdentityProvider provides the functionality for registering, authenticating, and managing users</w:t>
      </w:r>
      <w:r w:rsidR="003E140D">
        <w:rPr>
          <w:rFonts w:ascii="Arial" w:hAnsi="Arial" w:cs="Arial"/>
          <w:sz w:val="20"/>
        </w:rPr>
        <w:t xml:space="preserve"> using UserManager</w:t>
      </w:r>
      <w:r w:rsidR="003E140D" w:rsidRPr="003618C7">
        <w:rPr>
          <w:rFonts w:ascii="Arial" w:hAnsi="Arial" w:cs="Arial"/>
          <w:sz w:val="20"/>
        </w:rPr>
        <w:t>.</w:t>
      </w:r>
      <w:r w:rsidR="003E140D">
        <w:rPr>
          <w:rFonts w:ascii="Arial" w:hAnsi="Arial" w:cs="Arial"/>
          <w:sz w:val="20"/>
        </w:rPr>
        <w:t xml:space="preserve"> CertificateAuthority is responsible to store user certificates and issue proxy certificates.</w:t>
      </w:r>
    </w:p>
    <w:p w:rsidR="004878BE" w:rsidRDefault="004878BE" w:rsidP="003E140D">
      <w:pPr>
        <w:rPr>
          <w:rFonts w:ascii="Arial" w:hAnsi="Arial" w:cs="Arial"/>
          <w:sz w:val="20"/>
        </w:rPr>
      </w:pPr>
    </w:p>
    <w:p w:rsidR="004878BE" w:rsidRDefault="008A54FA" w:rsidP="003E140D">
      <w:pPr>
        <w:rPr>
          <w:rFonts w:ascii="Arial" w:hAnsi="Arial" w:cs="Arial"/>
          <w:sz w:val="20"/>
        </w:rPr>
      </w:pPr>
      <w:r>
        <w:rPr>
          <w:noProof/>
        </w:rPr>
        <w:drawing>
          <wp:anchor distT="0" distB="0" distL="114300" distR="114300" simplePos="0" relativeHeight="251682304" behindDoc="1" locked="0" layoutInCell="1" allowOverlap="1">
            <wp:simplePos x="0" y="0"/>
            <wp:positionH relativeFrom="column">
              <wp:posOffset>5715</wp:posOffset>
            </wp:positionH>
            <wp:positionV relativeFrom="paragraph">
              <wp:posOffset>69850</wp:posOffset>
            </wp:positionV>
            <wp:extent cx="5840095" cy="4714875"/>
            <wp:effectExtent l="19050" t="0" r="8255" b="0"/>
            <wp:wrapTight wrapText="bothSides">
              <wp:wrapPolygon edited="0">
                <wp:start x="-70" y="87"/>
                <wp:lineTo x="-70" y="21469"/>
                <wp:lineTo x="21631" y="21469"/>
                <wp:lineTo x="21631" y="87"/>
                <wp:lineTo x="-70" y="87"/>
              </wp:wrapPolygon>
            </wp:wrapTight>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7" cstate="print"/>
                    <a:srcRect/>
                    <a:stretch>
                      <a:fillRect/>
                    </a:stretch>
                  </pic:blipFill>
                  <pic:spPr bwMode="auto">
                    <a:xfrm>
                      <a:off x="0" y="0"/>
                      <a:ext cx="5840095" cy="4714875"/>
                    </a:xfrm>
                    <a:prstGeom prst="rect">
                      <a:avLst/>
                    </a:prstGeom>
                    <a:noFill/>
                    <a:ln w="9525">
                      <a:noFill/>
                      <a:miter lim="800000"/>
                      <a:headEnd/>
                      <a:tailEnd/>
                    </a:ln>
                  </pic:spPr>
                </pic:pic>
              </a:graphicData>
            </a:graphic>
          </wp:anchor>
        </w:drawing>
      </w:r>
    </w:p>
    <w:p w:rsidR="003E140D" w:rsidRPr="003618C7" w:rsidRDefault="003E140D" w:rsidP="003E140D">
      <w:pPr>
        <w:rPr>
          <w:rFonts w:ascii="Arial" w:hAnsi="Arial" w:cs="Arial"/>
          <w:sz w:val="20"/>
        </w:r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Pr>
        <w:pStyle w:val="Caption"/>
        <w:jc w:val="center"/>
        <w:rPr>
          <w:i/>
          <w:color w:val="auto"/>
        </w:rPr>
      </w:pPr>
    </w:p>
    <w:p w:rsidR="003E140D" w:rsidRDefault="003E140D" w:rsidP="003E140D">
      <w:pPr>
        <w:pStyle w:val="Caption"/>
        <w:jc w:val="center"/>
        <w:rPr>
          <w:i/>
          <w:color w:val="auto"/>
        </w:rPr>
      </w:pPr>
    </w:p>
    <w:p w:rsidR="004878BE" w:rsidRDefault="004878BE" w:rsidP="004878BE"/>
    <w:p w:rsidR="003E140D" w:rsidRDefault="003E140D" w:rsidP="003E140D">
      <w:pPr>
        <w:pStyle w:val="Caption"/>
        <w:jc w:val="center"/>
        <w:rPr>
          <w:i/>
          <w:color w:val="auto"/>
        </w:rPr>
      </w:pPr>
      <w:bookmarkStart w:id="70" w:name="_Toc247950418"/>
      <w:r w:rsidRPr="004674DE">
        <w:rPr>
          <w:i/>
          <w:color w:val="auto"/>
        </w:rPr>
        <w:t xml:space="preserve">Figure </w:t>
      </w:r>
      <w:r w:rsidR="00754D31" w:rsidRPr="004674DE">
        <w:rPr>
          <w:i/>
          <w:color w:val="auto"/>
        </w:rPr>
        <w:fldChar w:fldCharType="begin"/>
      </w:r>
      <w:r w:rsidRPr="004674DE">
        <w:rPr>
          <w:i/>
          <w:color w:val="auto"/>
        </w:rPr>
        <w:instrText xml:space="preserve"> SEQ Figure \* ARABIC </w:instrText>
      </w:r>
      <w:r w:rsidR="00754D31" w:rsidRPr="004674DE">
        <w:rPr>
          <w:i/>
          <w:color w:val="auto"/>
        </w:rPr>
        <w:fldChar w:fldCharType="separate"/>
      </w:r>
      <w:r w:rsidR="000934A8">
        <w:rPr>
          <w:i/>
          <w:noProof/>
          <w:color w:val="auto"/>
        </w:rPr>
        <w:t>21</w:t>
      </w:r>
      <w:r w:rsidR="00754D31" w:rsidRPr="004674DE">
        <w:rPr>
          <w:i/>
          <w:color w:val="auto"/>
        </w:rPr>
        <w:fldChar w:fldCharType="end"/>
      </w:r>
      <w:r w:rsidRPr="004674DE">
        <w:rPr>
          <w:i/>
          <w:color w:val="auto"/>
        </w:rPr>
        <w:t xml:space="preserve"> Dorian Service class diagram</w:t>
      </w:r>
      <w:bookmarkEnd w:id="70"/>
    </w:p>
    <w:p w:rsidR="009C7F0E" w:rsidRDefault="003D4236" w:rsidP="003D4236">
      <w:pPr>
        <w:pStyle w:val="Heading4"/>
      </w:pPr>
      <w:bookmarkStart w:id="71" w:name="_Toc248115654"/>
      <w:r>
        <w:t>Metadata</w:t>
      </w:r>
      <w:bookmarkEnd w:id="71"/>
    </w:p>
    <w:p w:rsidR="003D4236" w:rsidRPr="003D4236" w:rsidRDefault="003D4236" w:rsidP="003D4236"/>
    <w:p w:rsidR="003D4236" w:rsidRPr="003D4236" w:rsidRDefault="009C7F0E" w:rsidP="003D4236">
      <w:pPr>
        <w:rPr>
          <w:rFonts w:ascii="Arial" w:hAnsi="Arial" w:cs="Arial"/>
          <w:bCs/>
          <w:sz w:val="20"/>
        </w:rPr>
      </w:pPr>
      <w:r w:rsidRPr="003D4236">
        <w:rPr>
          <w:rFonts w:ascii="Arial" w:hAnsi="Arial" w:cs="Arial"/>
          <w:bCs/>
          <w:sz w:val="20"/>
        </w:rPr>
        <w:t>Dorian publishes metadata about the identity providers it trusts</w:t>
      </w:r>
      <w:r w:rsidR="003D4236" w:rsidRPr="003D4236">
        <w:rPr>
          <w:rFonts w:ascii="Arial" w:hAnsi="Arial" w:cs="Arial"/>
          <w:bCs/>
          <w:sz w:val="20"/>
        </w:rPr>
        <w:t xml:space="preserve"> to allow client interfaces to access. </w:t>
      </w:r>
      <w:r w:rsidR="00836A1C">
        <w:rPr>
          <w:rFonts w:ascii="Arial" w:hAnsi="Arial" w:cs="Arial"/>
          <w:bCs/>
          <w:sz w:val="20"/>
        </w:rPr>
        <w:t xml:space="preserve">This also allows client interfaces to automatically include any new trusted identity providers to its list. </w:t>
      </w:r>
      <w:r w:rsidR="003D4236" w:rsidRPr="003D4236">
        <w:rPr>
          <w:rFonts w:ascii="Arial" w:hAnsi="Arial" w:cs="Arial"/>
          <w:bCs/>
          <w:sz w:val="20"/>
        </w:rPr>
        <w:t>Dorian also publishes metadata about AuthenticationProfiles of each trusted identity providers.  This provides client interfaces to present valid authentication mechanism to end user for a selected trusted identity provider.</w:t>
      </w:r>
    </w:p>
    <w:p w:rsidR="009C7F0E" w:rsidRDefault="003D4236" w:rsidP="003D4236">
      <w:pPr>
        <w:rPr>
          <w:b/>
          <w:bCs/>
        </w:rPr>
      </w:pPr>
      <w:r>
        <w:rPr>
          <w:b/>
          <w:bCs/>
        </w:rPr>
        <w:t xml:space="preserve"> </w:t>
      </w:r>
    </w:p>
    <w:p w:rsidR="00836A1C" w:rsidRPr="0044462F" w:rsidRDefault="00836A1C" w:rsidP="003D4236">
      <w:pPr>
        <w:rPr>
          <w:rFonts w:ascii="Arial" w:hAnsi="Arial" w:cs="Arial"/>
          <w:sz w:val="20"/>
        </w:rPr>
      </w:pPr>
      <w:r w:rsidRPr="0044462F">
        <w:rPr>
          <w:rFonts w:ascii="Arial" w:hAnsi="Arial" w:cs="Arial"/>
          <w:bCs/>
          <w:sz w:val="20"/>
        </w:rPr>
        <w:t>Trusted Identity Provider metadata includes following information.</w:t>
      </w:r>
    </w:p>
    <w:p w:rsidR="009C7F0E" w:rsidRPr="0044462F" w:rsidRDefault="009C7F0E" w:rsidP="008E72E8">
      <w:pPr>
        <w:numPr>
          <w:ilvl w:val="1"/>
          <w:numId w:val="59"/>
        </w:numPr>
        <w:rPr>
          <w:rFonts w:ascii="Arial" w:hAnsi="Arial" w:cs="Arial"/>
          <w:sz w:val="20"/>
        </w:rPr>
      </w:pPr>
      <w:r w:rsidRPr="0044462F">
        <w:rPr>
          <w:rFonts w:ascii="Arial" w:hAnsi="Arial" w:cs="Arial"/>
          <w:sz w:val="20"/>
        </w:rPr>
        <w:t>Display Name</w:t>
      </w:r>
    </w:p>
    <w:p w:rsidR="009C7F0E" w:rsidRPr="0044462F" w:rsidRDefault="009C7F0E" w:rsidP="008E72E8">
      <w:pPr>
        <w:numPr>
          <w:ilvl w:val="1"/>
          <w:numId w:val="59"/>
        </w:numPr>
        <w:rPr>
          <w:rFonts w:ascii="Arial" w:hAnsi="Arial" w:cs="Arial"/>
          <w:sz w:val="20"/>
        </w:rPr>
      </w:pPr>
      <w:r w:rsidRPr="0044462F">
        <w:rPr>
          <w:rFonts w:ascii="Arial" w:hAnsi="Arial" w:cs="Arial"/>
          <w:sz w:val="20"/>
        </w:rPr>
        <w:t>Authentication Service URL</w:t>
      </w:r>
    </w:p>
    <w:p w:rsidR="009C7F0E" w:rsidRPr="0044462F" w:rsidRDefault="009C7F0E" w:rsidP="008E72E8">
      <w:pPr>
        <w:numPr>
          <w:ilvl w:val="1"/>
          <w:numId w:val="59"/>
        </w:numPr>
        <w:rPr>
          <w:rFonts w:ascii="Arial" w:hAnsi="Arial" w:cs="Arial"/>
          <w:sz w:val="20"/>
        </w:rPr>
      </w:pPr>
      <w:r w:rsidRPr="0044462F">
        <w:rPr>
          <w:rFonts w:ascii="Arial" w:hAnsi="Arial" w:cs="Arial"/>
          <w:sz w:val="20"/>
        </w:rPr>
        <w:t xml:space="preserve">Authentication Service </w:t>
      </w:r>
      <w:r w:rsidR="00836A1C" w:rsidRPr="0044462F">
        <w:rPr>
          <w:rFonts w:ascii="Arial" w:hAnsi="Arial" w:cs="Arial"/>
          <w:sz w:val="20"/>
        </w:rPr>
        <w:t>Identity</w:t>
      </w:r>
    </w:p>
    <w:p w:rsidR="00836A1C" w:rsidRPr="0044462F" w:rsidRDefault="00836A1C" w:rsidP="00836A1C">
      <w:pPr>
        <w:pStyle w:val="NormalWeb"/>
        <w:rPr>
          <w:rFonts w:ascii="Arial" w:hAnsi="Arial" w:cs="Arial"/>
          <w:sz w:val="20"/>
          <w:szCs w:val="20"/>
        </w:rPr>
      </w:pPr>
      <w:r w:rsidRPr="0044462F">
        <w:rPr>
          <w:rFonts w:ascii="Arial" w:hAnsi="Arial" w:cs="Arial"/>
          <w:sz w:val="20"/>
          <w:szCs w:val="20"/>
        </w:rPr>
        <w:t xml:space="preserve">Following is the schema </w:t>
      </w:r>
      <w:r w:rsidR="00C61519">
        <w:rPr>
          <w:rFonts w:ascii="Arial" w:hAnsi="Arial" w:cs="Arial"/>
          <w:sz w:val="20"/>
          <w:szCs w:val="20"/>
        </w:rPr>
        <w:t xml:space="preserve">and metadata </w:t>
      </w:r>
      <w:r w:rsidRPr="0044462F">
        <w:rPr>
          <w:rFonts w:ascii="Arial" w:hAnsi="Arial" w:cs="Arial"/>
          <w:sz w:val="20"/>
          <w:szCs w:val="20"/>
        </w:rPr>
        <w:t>of Trusted Identity P</w:t>
      </w:r>
      <w:r w:rsidR="00C61519">
        <w:rPr>
          <w:rFonts w:ascii="Arial" w:hAnsi="Arial" w:cs="Arial"/>
          <w:sz w:val="20"/>
          <w:szCs w:val="20"/>
        </w:rPr>
        <w:t>rovider.</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QName: TrustedIdentityProvider</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Namespace: http://cagrid.nci.nih.gov/1/dorian-ifs</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Schema type: TrustedIdentityProvider</w:t>
      </w:r>
    </w:p>
    <w:p w:rsidR="00836A1C" w:rsidRPr="0044462F" w:rsidRDefault="00836A1C" w:rsidP="00836A1C">
      <w:pPr>
        <w:autoSpaceDE w:val="0"/>
        <w:autoSpaceDN w:val="0"/>
        <w:adjustRightInd w:val="0"/>
        <w:spacing w:line="240" w:lineRule="auto"/>
        <w:rPr>
          <w:rFonts w:ascii="Arial" w:hAnsi="Arial" w:cs="Arial"/>
          <w:sz w:val="20"/>
        </w:rPr>
      </w:pP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t>&lt;xsd:element name=</w:t>
      </w:r>
      <w:r w:rsidRPr="0044462F">
        <w:rPr>
          <w:rFonts w:ascii="Arial" w:hAnsi="Arial" w:cs="Arial"/>
          <w:i/>
          <w:iCs/>
          <w:sz w:val="20"/>
        </w:rPr>
        <w:t>"TrustedIdentityProvider"</w:t>
      </w:r>
      <w:r w:rsidRPr="0044462F">
        <w:rPr>
          <w:rFonts w:ascii="Arial" w:hAnsi="Arial" w:cs="Arial"/>
          <w:sz w:val="20"/>
        </w:rPr>
        <w:t xml:space="preserve"> type=</w:t>
      </w:r>
      <w:r w:rsidRPr="0044462F">
        <w:rPr>
          <w:rFonts w:ascii="Arial" w:hAnsi="Arial" w:cs="Arial"/>
          <w:i/>
          <w:iCs/>
          <w:sz w:val="20"/>
        </w:rPr>
        <w:t>"federation:TrustedIdentityProvider"</w:t>
      </w:r>
      <w:r w:rsidRPr="0044462F">
        <w:rPr>
          <w:rFonts w:ascii="Arial" w:hAnsi="Arial" w:cs="Arial"/>
          <w:sz w:val="20"/>
        </w:rPr>
        <w:t xml:space="preserve"> /&gt;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t>&lt;xsd:complexType name=</w:t>
      </w:r>
      <w:r w:rsidRPr="0044462F">
        <w:rPr>
          <w:rFonts w:ascii="Arial" w:hAnsi="Arial" w:cs="Arial"/>
          <w:i/>
          <w:iCs/>
          <w:sz w:val="20"/>
        </w:rPr>
        <w:t>"TrustedIdentityProvider"</w:t>
      </w:r>
      <w:r w:rsidRPr="0044462F">
        <w:rPr>
          <w:rFonts w:ascii="Arial" w:hAnsi="Arial" w:cs="Arial"/>
          <w:sz w:val="20"/>
        </w:rPr>
        <w:t>&gt;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t>&lt;xsd:sequence&gt;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t>&lt;xsd:element name=</w:t>
      </w:r>
      <w:r w:rsidRPr="0044462F">
        <w:rPr>
          <w:rFonts w:ascii="Arial" w:hAnsi="Arial" w:cs="Arial"/>
          <w:i/>
          <w:iCs/>
          <w:sz w:val="20"/>
        </w:rPr>
        <w:t>"name"</w:t>
      </w:r>
      <w:r w:rsidRPr="0044462F">
        <w:rPr>
          <w:rFonts w:ascii="Arial" w:hAnsi="Arial" w:cs="Arial"/>
          <w:sz w:val="20"/>
        </w:rPr>
        <w:t xml:space="preserve"> type=</w:t>
      </w:r>
      <w:r w:rsidRPr="0044462F">
        <w:rPr>
          <w:rFonts w:ascii="Arial" w:hAnsi="Arial" w:cs="Arial"/>
          <w:i/>
          <w:iCs/>
          <w:sz w:val="20"/>
        </w:rPr>
        <w:t>"xsd:string"</w:t>
      </w:r>
      <w:r w:rsidRPr="0044462F">
        <w:rPr>
          <w:rFonts w:ascii="Arial" w:hAnsi="Arial" w:cs="Arial"/>
          <w:sz w:val="20"/>
        </w:rPr>
        <w:t xml:space="preserve"> /&gt;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t>&lt;xsd:element name=</w:t>
      </w:r>
      <w:r w:rsidRPr="0044462F">
        <w:rPr>
          <w:rFonts w:ascii="Arial" w:hAnsi="Arial" w:cs="Arial"/>
          <w:i/>
          <w:iCs/>
          <w:sz w:val="20"/>
        </w:rPr>
        <w:t>"displayName"</w:t>
      </w:r>
      <w:r w:rsidRPr="0044462F">
        <w:rPr>
          <w:rFonts w:ascii="Arial" w:hAnsi="Arial" w:cs="Arial"/>
          <w:sz w:val="20"/>
        </w:rPr>
        <w:t xml:space="preserve"> type=</w:t>
      </w:r>
      <w:r w:rsidRPr="0044462F">
        <w:rPr>
          <w:rFonts w:ascii="Arial" w:hAnsi="Arial" w:cs="Arial"/>
          <w:i/>
          <w:iCs/>
          <w:sz w:val="20"/>
        </w:rPr>
        <w:t>"xsd:string"</w:t>
      </w:r>
      <w:r w:rsidRPr="0044462F">
        <w:rPr>
          <w:rFonts w:ascii="Arial" w:hAnsi="Arial" w:cs="Arial"/>
          <w:sz w:val="20"/>
        </w:rPr>
        <w:t xml:space="preserve"> /&gt;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t>&lt;xsd:element name=</w:t>
      </w:r>
      <w:r w:rsidRPr="0044462F">
        <w:rPr>
          <w:rFonts w:ascii="Arial" w:hAnsi="Arial" w:cs="Arial"/>
          <w:i/>
          <w:iCs/>
          <w:sz w:val="20"/>
        </w:rPr>
        <w:t>"authenticationServiceURL"</w:t>
      </w:r>
      <w:r w:rsidRPr="0044462F">
        <w:rPr>
          <w:rFonts w:ascii="Arial" w:hAnsi="Arial" w:cs="Arial"/>
          <w:sz w:val="20"/>
        </w:rPr>
        <w:t xml:space="preserve"> type=</w:t>
      </w:r>
      <w:r w:rsidRPr="0044462F">
        <w:rPr>
          <w:rFonts w:ascii="Arial" w:hAnsi="Arial" w:cs="Arial"/>
          <w:i/>
          <w:iCs/>
          <w:sz w:val="20"/>
        </w:rPr>
        <w:t>"xsd:string"</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r>
      <w:r w:rsidRPr="0044462F">
        <w:rPr>
          <w:rFonts w:ascii="Arial" w:hAnsi="Arial" w:cs="Arial"/>
          <w:sz w:val="20"/>
        </w:rPr>
        <w:tab/>
        <w:t>minOccurs=</w:t>
      </w:r>
      <w:r w:rsidRPr="0044462F">
        <w:rPr>
          <w:rFonts w:ascii="Arial" w:hAnsi="Arial" w:cs="Arial"/>
          <w:i/>
          <w:iCs/>
          <w:sz w:val="20"/>
        </w:rPr>
        <w:t>"0"</w:t>
      </w:r>
      <w:r w:rsidRPr="0044462F">
        <w:rPr>
          <w:rFonts w:ascii="Arial" w:hAnsi="Arial" w:cs="Arial"/>
          <w:sz w:val="20"/>
        </w:rPr>
        <w:t xml:space="preserve"> /&gt;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t>&lt;xsd:element name=</w:t>
      </w:r>
      <w:r w:rsidRPr="0044462F">
        <w:rPr>
          <w:rFonts w:ascii="Arial" w:hAnsi="Arial" w:cs="Arial"/>
          <w:i/>
          <w:iCs/>
          <w:sz w:val="20"/>
        </w:rPr>
        <w:t>"authenticationServiceIdentity"</w:t>
      </w:r>
      <w:r w:rsidRPr="0044462F">
        <w:rPr>
          <w:rFonts w:ascii="Arial" w:hAnsi="Arial" w:cs="Arial"/>
          <w:sz w:val="20"/>
        </w:rPr>
        <w:t xml:space="preserve"> type=</w:t>
      </w:r>
      <w:r w:rsidRPr="0044462F">
        <w:rPr>
          <w:rFonts w:ascii="Arial" w:hAnsi="Arial" w:cs="Arial"/>
          <w:i/>
          <w:iCs/>
          <w:sz w:val="20"/>
        </w:rPr>
        <w:t>"xsd:string"</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r>
      <w:r w:rsidRPr="0044462F">
        <w:rPr>
          <w:rFonts w:ascii="Arial" w:hAnsi="Arial" w:cs="Arial"/>
          <w:sz w:val="20"/>
        </w:rPr>
        <w:tab/>
      </w:r>
      <w:r w:rsidRPr="0044462F">
        <w:rPr>
          <w:rFonts w:ascii="Arial" w:hAnsi="Arial" w:cs="Arial"/>
          <w:sz w:val="20"/>
        </w:rPr>
        <w:tab/>
        <w:t>minOccurs=</w:t>
      </w:r>
      <w:r w:rsidRPr="0044462F">
        <w:rPr>
          <w:rFonts w:ascii="Arial" w:hAnsi="Arial" w:cs="Arial"/>
          <w:i/>
          <w:iCs/>
          <w:sz w:val="20"/>
        </w:rPr>
        <w:t>"0"</w:t>
      </w:r>
      <w:r w:rsidRPr="0044462F">
        <w:rPr>
          <w:rFonts w:ascii="Arial" w:hAnsi="Arial" w:cs="Arial"/>
          <w:sz w:val="20"/>
        </w:rPr>
        <w:t xml:space="preserve"> /&gt;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r>
      <w:r w:rsidRPr="0044462F">
        <w:rPr>
          <w:rFonts w:ascii="Arial" w:hAnsi="Arial" w:cs="Arial"/>
          <w:sz w:val="20"/>
        </w:rPr>
        <w:tab/>
        <w:t>&lt;/xsd:sequence&gt;</w:t>
      </w:r>
    </w:p>
    <w:p w:rsidR="00836A1C" w:rsidRPr="0044462F" w:rsidRDefault="00836A1C" w:rsidP="00836A1C">
      <w:pPr>
        <w:autoSpaceDE w:val="0"/>
        <w:autoSpaceDN w:val="0"/>
        <w:adjustRightInd w:val="0"/>
        <w:spacing w:line="240" w:lineRule="auto"/>
        <w:rPr>
          <w:rFonts w:ascii="Arial" w:hAnsi="Arial" w:cs="Arial"/>
          <w:sz w:val="20"/>
        </w:rPr>
      </w:pPr>
      <w:r w:rsidRPr="0044462F">
        <w:rPr>
          <w:rFonts w:ascii="Arial" w:hAnsi="Arial" w:cs="Arial"/>
          <w:sz w:val="20"/>
        </w:rPr>
        <w:tab/>
        <w:t>&lt;/xsd:complexType&gt;</w:t>
      </w:r>
    </w:p>
    <w:p w:rsidR="00836A1C" w:rsidRPr="0044462F" w:rsidRDefault="00836A1C" w:rsidP="00836A1C">
      <w:pPr>
        <w:autoSpaceDE w:val="0"/>
        <w:autoSpaceDN w:val="0"/>
        <w:adjustRightInd w:val="0"/>
        <w:spacing w:line="240" w:lineRule="auto"/>
        <w:rPr>
          <w:rFonts w:ascii="Arial" w:hAnsi="Arial" w:cs="Arial"/>
          <w:sz w:val="20"/>
        </w:rPr>
      </w:pPr>
    </w:p>
    <w:p w:rsidR="00836A1C" w:rsidRPr="0044462F" w:rsidRDefault="00836A1C" w:rsidP="00836A1C">
      <w:pPr>
        <w:autoSpaceDE w:val="0"/>
        <w:autoSpaceDN w:val="0"/>
        <w:adjustRightInd w:val="0"/>
        <w:spacing w:line="240" w:lineRule="auto"/>
        <w:rPr>
          <w:rFonts w:ascii="Arial" w:hAnsi="Arial" w:cs="Arial"/>
          <w:sz w:val="20"/>
        </w:rPr>
      </w:pPr>
    </w:p>
    <w:p w:rsidR="00836A1C" w:rsidRPr="0044462F" w:rsidRDefault="00836A1C" w:rsidP="00836A1C">
      <w:pPr>
        <w:autoSpaceDE w:val="0"/>
        <w:autoSpaceDN w:val="0"/>
        <w:adjustRightInd w:val="0"/>
        <w:spacing w:line="240" w:lineRule="auto"/>
        <w:rPr>
          <w:rFonts w:ascii="Arial" w:hAnsi="Arial" w:cs="Arial"/>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Following is the AuthenticationProfiles schema</w:t>
      </w:r>
      <w:r w:rsidR="00314D0F">
        <w:rPr>
          <w:rFonts w:ascii="Arial" w:hAnsi="Arial" w:cs="Arial"/>
          <w:color w:val="000000" w:themeColor="text1"/>
          <w:sz w:val="20"/>
        </w:rPr>
        <w:t xml:space="preserve"> and metadata</w:t>
      </w:r>
      <w:r w:rsidRPr="0044462F">
        <w:rPr>
          <w:rFonts w:ascii="Arial" w:hAnsi="Arial" w:cs="Arial"/>
          <w:color w:val="000000" w:themeColor="text1"/>
          <w:sz w:val="20"/>
        </w:rPr>
        <w:t>.</w:t>
      </w: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 xml:space="preserve"> &lt;xs:complexType name="AuthenticationProfiles"&gt;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t>&lt;xs:sequence&gt;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t>&lt;xs:element name="profile" minOccurs="1" maxOccurs="unbounded" type="xs:QName"/&gt;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t>&lt;/xs:sequence&gt;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&lt;/xs:complexType&gt;</w:t>
      </w: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Following are the details on supported profiles by AuthenticationService:</w:t>
      </w: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QName: BASIC_AUTHENTICATION</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Namespace: http://gaards.cagrid.org/authentication</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Schema type: BasicAuthentication</w:t>
      </w: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t>&lt;xs:complexType name="BasicAuthentication"&gt;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t>&lt;xs:complexContent&gt;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r>
      <w:r w:rsidRPr="0044462F">
        <w:rPr>
          <w:rFonts w:ascii="Arial" w:hAnsi="Arial" w:cs="Arial"/>
          <w:color w:val="000000" w:themeColor="text1"/>
          <w:sz w:val="20"/>
        </w:rPr>
        <w:tab/>
        <w:t>&lt;xs:extension base="gaards:Credential"&gt;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r>
      <w:r w:rsidRPr="0044462F">
        <w:rPr>
          <w:rFonts w:ascii="Arial" w:hAnsi="Arial" w:cs="Arial"/>
          <w:color w:val="000000" w:themeColor="text1"/>
          <w:sz w:val="20"/>
        </w:rPr>
        <w:tab/>
      </w:r>
      <w:r w:rsidRPr="0044462F">
        <w:rPr>
          <w:rFonts w:ascii="Arial" w:hAnsi="Arial" w:cs="Arial"/>
          <w:color w:val="000000" w:themeColor="text1"/>
          <w:sz w:val="20"/>
        </w:rPr>
        <w:tab/>
        <w:t>&lt;xs:attribute name="userId" use="required" type="xs:string" /&gt;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t xml:space="preserve">        &lt;xs:attribute name="password" use="required" type="xs:string" /&gt;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lastRenderedPageBreak/>
        <w:tab/>
      </w:r>
      <w:r w:rsidRPr="0044462F">
        <w:rPr>
          <w:rFonts w:ascii="Arial" w:hAnsi="Arial" w:cs="Arial"/>
          <w:color w:val="000000" w:themeColor="text1"/>
          <w:sz w:val="20"/>
        </w:rPr>
        <w:tab/>
      </w:r>
      <w:r w:rsidRPr="0044462F">
        <w:rPr>
          <w:rFonts w:ascii="Arial" w:hAnsi="Arial" w:cs="Arial"/>
          <w:color w:val="000000" w:themeColor="text1"/>
          <w:sz w:val="20"/>
        </w:rPr>
        <w:tab/>
        <w:t>&lt;/xs:extension&gt;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r>
      <w:r w:rsidRPr="0044462F">
        <w:rPr>
          <w:rFonts w:ascii="Arial" w:hAnsi="Arial" w:cs="Arial"/>
          <w:color w:val="000000" w:themeColor="text1"/>
          <w:sz w:val="20"/>
        </w:rPr>
        <w:tab/>
        <w:t>&lt;/xs:complexContent&gt;</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ab/>
        <w:t>&lt;/xs:complexType&gt;</w:t>
      </w: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 xml:space="preserve">QName: </w:t>
      </w:r>
      <w:r w:rsidRPr="0044462F">
        <w:rPr>
          <w:rFonts w:ascii="Arial" w:hAnsi="Arial" w:cs="Arial"/>
          <w:i/>
          <w:iCs/>
          <w:color w:val="000000" w:themeColor="text1"/>
          <w:sz w:val="20"/>
        </w:rPr>
        <w:t>ONE_TIME_PASSWORD</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Namespace: http://gaards.cagrid.org/authentication</w:t>
      </w:r>
    </w:p>
    <w:p w:rsidR="00836A1C" w:rsidRPr="0044462F" w:rsidRDefault="00836A1C" w:rsidP="00836A1C">
      <w:pPr>
        <w:rPr>
          <w:rFonts w:ascii="Arial" w:hAnsi="Arial" w:cs="Arial"/>
          <w:color w:val="000000" w:themeColor="text1"/>
          <w:sz w:val="20"/>
        </w:rPr>
      </w:pPr>
      <w:r w:rsidRPr="0044462F">
        <w:rPr>
          <w:rFonts w:ascii="Arial" w:hAnsi="Arial" w:cs="Arial"/>
          <w:color w:val="000000" w:themeColor="text1"/>
          <w:sz w:val="20"/>
        </w:rPr>
        <w:t>Schema type: OneTimePassword</w:t>
      </w:r>
    </w:p>
    <w:p w:rsidR="00836A1C" w:rsidRPr="0044462F" w:rsidRDefault="00836A1C" w:rsidP="00836A1C">
      <w:pPr>
        <w:spacing w:line="228" w:lineRule="atLeast"/>
        <w:rPr>
          <w:rFonts w:ascii="Arial" w:hAnsi="Arial" w:cs="Arial"/>
          <w:color w:val="000000"/>
          <w:sz w:val="20"/>
        </w:rPr>
      </w:pP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t>&lt;xs:complexType name="OneTimePassword"&gt;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t>&lt;xs:complexContent&gt;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t>&lt;xs:extension base="gaards:Credential"&gt;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r>
      <w:r w:rsidRPr="0044462F">
        <w:rPr>
          <w:rFonts w:ascii="Arial" w:hAnsi="Arial" w:cs="Arial"/>
          <w:color w:val="000000"/>
          <w:sz w:val="20"/>
        </w:rPr>
        <w:tab/>
      </w:r>
      <w:r w:rsidRPr="0044462F">
        <w:rPr>
          <w:rFonts w:ascii="Arial" w:hAnsi="Arial" w:cs="Arial"/>
          <w:color w:val="000000"/>
          <w:sz w:val="20"/>
        </w:rPr>
        <w:tab/>
        <w:t>&lt;xs:attribute name="userId" use="required" type="xs:string" /&gt;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t xml:space="preserve">        &lt;xs:attribute name="oneTimePassword" use="required" type="xs:string" /&gt;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r>
      <w:r w:rsidRPr="0044462F">
        <w:rPr>
          <w:rFonts w:ascii="Arial" w:hAnsi="Arial" w:cs="Arial"/>
          <w:color w:val="000000"/>
          <w:sz w:val="20"/>
        </w:rPr>
        <w:tab/>
        <w:t>&lt;/xs:extension&gt;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r>
      <w:r w:rsidRPr="0044462F">
        <w:rPr>
          <w:rFonts w:ascii="Arial" w:hAnsi="Arial" w:cs="Arial"/>
          <w:color w:val="000000"/>
          <w:sz w:val="20"/>
        </w:rPr>
        <w:tab/>
        <w:t>&lt;/xs:complexContent&gt;</w:t>
      </w:r>
    </w:p>
    <w:p w:rsidR="00836A1C" w:rsidRPr="0044462F" w:rsidRDefault="00836A1C" w:rsidP="00836A1C">
      <w:pPr>
        <w:spacing w:line="228" w:lineRule="atLeast"/>
        <w:rPr>
          <w:rFonts w:ascii="Arial" w:hAnsi="Arial" w:cs="Arial"/>
          <w:color w:val="000000"/>
          <w:sz w:val="20"/>
        </w:rPr>
      </w:pPr>
      <w:r w:rsidRPr="0044462F">
        <w:rPr>
          <w:rFonts w:ascii="Arial" w:hAnsi="Arial" w:cs="Arial"/>
          <w:color w:val="000000"/>
          <w:sz w:val="20"/>
        </w:rPr>
        <w:tab/>
        <w:t>&lt;/xs:complexType&gt;</w:t>
      </w:r>
    </w:p>
    <w:p w:rsidR="009C7F0E" w:rsidRPr="009C7F0E" w:rsidRDefault="009C7F0E" w:rsidP="009C7F0E"/>
    <w:p w:rsidR="003E140D" w:rsidRDefault="003E140D" w:rsidP="003E140D">
      <w:pPr>
        <w:pStyle w:val="Heading4"/>
      </w:pPr>
      <w:bookmarkStart w:id="72" w:name="_Toc248115655"/>
      <w:r>
        <w:t>Operations</w:t>
      </w:r>
      <w:bookmarkEnd w:id="72"/>
    </w:p>
    <w:p w:rsidR="003E140D" w:rsidRDefault="003E140D" w:rsidP="003E140D"/>
    <w:p w:rsidR="003E140D" w:rsidRDefault="003E140D" w:rsidP="003E140D">
      <w:r>
        <w:t>Following are the operations a Dorian service provides.</w:t>
      </w:r>
    </w:p>
    <w:p w:rsidR="003E140D" w:rsidRDefault="003E140D" w:rsidP="003E140D"/>
    <w:p w:rsidR="003E140D" w:rsidRPr="00226B6F" w:rsidRDefault="003E140D" w:rsidP="003E140D">
      <w:pPr>
        <w:rPr>
          <w:rFonts w:ascii="Arial" w:hAnsi="Arial" w:cs="Arial"/>
          <w:sz w:val="20"/>
        </w:rPr>
      </w:pPr>
      <w:r w:rsidRPr="00226B6F">
        <w:rPr>
          <w:rFonts w:ascii="Arial" w:hAnsi="Arial" w:cs="Arial"/>
          <w:sz w:val="20"/>
        </w:rPr>
        <w:t>createProxy()</w:t>
      </w:r>
      <w:r w:rsidR="00B15925">
        <w:rPr>
          <w:rFonts w:ascii="Arial" w:hAnsi="Arial" w:cs="Arial"/>
          <w:sz w:val="20"/>
        </w:rPr>
        <w:t xml:space="preserve"> - </w:t>
      </w:r>
      <w:r w:rsidR="00B15925" w:rsidRPr="00B15925">
        <w:rPr>
          <w:rFonts w:ascii="Arial" w:hAnsi="Arial" w:cs="Arial"/>
          <w:b/>
          <w:sz w:val="20"/>
        </w:rPr>
        <w:t>DEPRECATED</w:t>
      </w:r>
    </w:p>
    <w:p w:rsidR="003E140D" w:rsidRPr="00226B6F" w:rsidRDefault="003E140D" w:rsidP="003E140D">
      <w:pPr>
        <w:ind w:left="720"/>
        <w:rPr>
          <w:rFonts w:ascii="Arial" w:hAnsi="Arial" w:cs="Arial"/>
          <w:sz w:val="20"/>
        </w:rPr>
      </w:pPr>
      <w:r w:rsidRPr="00226B6F">
        <w:rPr>
          <w:rFonts w:ascii="Arial" w:hAnsi="Arial" w:cs="Arial"/>
          <w:b/>
          <w:sz w:val="20"/>
        </w:rPr>
        <w:t>Description</w:t>
      </w:r>
      <w:r w:rsidRPr="00226B6F">
        <w:rPr>
          <w:rFonts w:ascii="Arial" w:hAnsi="Arial" w:cs="Arial"/>
          <w:sz w:val="20"/>
        </w:rPr>
        <w:t xml:space="preserve">: Generates a </w:t>
      </w:r>
      <w:r w:rsidR="00C40E81">
        <w:rPr>
          <w:rFonts w:ascii="Arial" w:hAnsi="Arial" w:cs="Arial"/>
          <w:sz w:val="20"/>
        </w:rPr>
        <w:t>X.509</w:t>
      </w:r>
      <w:r w:rsidRPr="00226B6F">
        <w:rPr>
          <w:rFonts w:ascii="Arial" w:hAnsi="Arial" w:cs="Arial"/>
          <w:sz w:val="20"/>
        </w:rPr>
        <w:t xml:space="preserve"> certificate for user supplied public key and proxy life time after validating SAMLAssertion.</w:t>
      </w:r>
      <w:r w:rsidR="00C40E81">
        <w:rPr>
          <w:rFonts w:ascii="Arial" w:hAnsi="Arial" w:cs="Arial"/>
          <w:sz w:val="20"/>
        </w:rPr>
        <w:t xml:space="preserve"> </w:t>
      </w:r>
    </w:p>
    <w:p w:rsidR="003E140D" w:rsidRDefault="003E140D" w:rsidP="003E140D">
      <w:pPr>
        <w:ind w:left="720"/>
        <w:rPr>
          <w:rFonts w:ascii="Arial" w:hAnsi="Arial" w:cs="Arial"/>
          <w:sz w:val="20"/>
        </w:rPr>
      </w:pPr>
      <w:r w:rsidRPr="00226B6F">
        <w:rPr>
          <w:rFonts w:ascii="Arial" w:hAnsi="Arial" w:cs="Arial"/>
          <w:b/>
          <w:sz w:val="20"/>
        </w:rPr>
        <w:t>Input</w:t>
      </w:r>
      <w:r w:rsidRPr="00226B6F">
        <w:rPr>
          <w:rFonts w:ascii="Arial" w:hAnsi="Arial" w:cs="Arial"/>
          <w:sz w:val="20"/>
        </w:rPr>
        <w:t xml:space="preserve">: </w:t>
      </w:r>
      <w:r w:rsidR="00E5205A">
        <w:rPr>
          <w:rFonts w:ascii="Arial" w:hAnsi="Arial" w:cs="Arial"/>
          <w:sz w:val="20"/>
        </w:rPr>
        <w:t xml:space="preserve">  </w:t>
      </w:r>
      <w:r w:rsidRPr="00226B6F">
        <w:rPr>
          <w:rFonts w:ascii="Arial" w:hAnsi="Arial" w:cs="Arial"/>
          <w:sz w:val="20"/>
        </w:rPr>
        <w:t xml:space="preserve">org.cagrid.gaards.dorian.SAMLAssertion  </w:t>
      </w:r>
    </w:p>
    <w:p w:rsidR="00E5205A" w:rsidRDefault="00E5205A" w:rsidP="003E140D">
      <w:pPr>
        <w:ind w:left="720"/>
        <w:rPr>
          <w:rFonts w:ascii="Arial" w:hAnsi="Arial" w:cs="Arial"/>
          <w:sz w:val="20"/>
        </w:rPr>
      </w:pPr>
      <w:r>
        <w:rPr>
          <w:rFonts w:ascii="Arial" w:hAnsi="Arial" w:cs="Arial"/>
          <w:b/>
          <w:sz w:val="20"/>
        </w:rPr>
        <w:tab/>
      </w:r>
      <w:r>
        <w:rPr>
          <w:rFonts w:ascii="Arial" w:hAnsi="Arial" w:cs="Arial"/>
          <w:b/>
          <w:sz w:val="20"/>
        </w:rPr>
        <w:tab/>
        <w:t>Namespace</w:t>
      </w:r>
      <w:r w:rsidRPr="00E5205A">
        <w:rPr>
          <w:rFonts w:ascii="Arial" w:hAnsi="Arial" w:cs="Arial"/>
          <w:sz w:val="20"/>
        </w:rPr>
        <w:t>:</w:t>
      </w:r>
      <w:r w:rsidR="00166E6A" w:rsidRPr="00166E6A">
        <w:rPr>
          <w:rFonts w:ascii="Arial" w:hAnsi="Arial" w:cs="Arial"/>
          <w:color w:val="000000" w:themeColor="text1"/>
          <w:sz w:val="20"/>
        </w:rPr>
        <w:t xml:space="preserve"> </w:t>
      </w:r>
      <w:hyperlink r:id="rId58" w:history="1">
        <w:r w:rsidR="00166E6A" w:rsidRPr="00166E6A">
          <w:rPr>
            <w:rStyle w:val="nobr1"/>
            <w:rFonts w:ascii="Arial" w:hAnsi="Arial" w:cs="Arial"/>
            <w:bCs/>
            <w:color w:val="000000" w:themeColor="text1"/>
            <w:sz w:val="20"/>
          </w:rPr>
          <w:t>http://cagrid.nci.nih.gov/1/dorian-common</w:t>
        </w:r>
      </w:hyperlink>
    </w:p>
    <w:p w:rsidR="00E5205A" w:rsidRPr="00226B6F" w:rsidRDefault="00E5205A" w:rsidP="003E140D">
      <w:pPr>
        <w:ind w:left="720"/>
        <w:rPr>
          <w:rFonts w:ascii="Arial" w:hAnsi="Arial" w:cs="Arial"/>
          <w:sz w:val="20"/>
        </w:rPr>
      </w:pPr>
      <w:r>
        <w:rPr>
          <w:rFonts w:ascii="Arial" w:hAnsi="Arial" w:cs="Arial"/>
          <w:b/>
          <w:sz w:val="20"/>
        </w:rPr>
        <w:tab/>
      </w:r>
      <w:r>
        <w:rPr>
          <w:rFonts w:ascii="Arial" w:hAnsi="Arial" w:cs="Arial"/>
          <w:b/>
          <w:sz w:val="20"/>
        </w:rPr>
        <w:tab/>
        <w:t>Schema type</w:t>
      </w:r>
      <w:r w:rsidRPr="00E5205A">
        <w:rPr>
          <w:rFonts w:ascii="Arial" w:hAnsi="Arial" w:cs="Arial"/>
          <w:sz w:val="20"/>
        </w:rPr>
        <w:t>:</w:t>
      </w:r>
      <w:r w:rsidR="00166E6A">
        <w:rPr>
          <w:rFonts w:ascii="Arial" w:hAnsi="Arial" w:cs="Arial"/>
          <w:sz w:val="20"/>
        </w:rPr>
        <w:t xml:space="preserve"> </w:t>
      </w:r>
      <w:r w:rsidR="00AE4836">
        <w:rPr>
          <w:rFonts w:ascii="Arial" w:hAnsi="Arial" w:cs="Arial"/>
          <w:sz w:val="20"/>
        </w:rPr>
        <w:t>SAMLAssertion</w:t>
      </w:r>
    </w:p>
    <w:p w:rsidR="003E140D" w:rsidRDefault="003E140D" w:rsidP="003E140D">
      <w:pPr>
        <w:ind w:left="720" w:firstLine="720"/>
        <w:rPr>
          <w:rFonts w:ascii="Arial" w:hAnsi="Arial" w:cs="Arial"/>
          <w:sz w:val="20"/>
        </w:rPr>
      </w:pPr>
      <w:r w:rsidRPr="00226B6F">
        <w:rPr>
          <w:rFonts w:ascii="Arial" w:hAnsi="Arial" w:cs="Arial"/>
          <w:sz w:val="20"/>
        </w:rPr>
        <w:t xml:space="preserve">org.cagrid.gaards.dorian.federation.PublicKey </w:t>
      </w:r>
    </w:p>
    <w:p w:rsidR="00E5205A" w:rsidRDefault="00E5205A" w:rsidP="003E140D">
      <w:pPr>
        <w:ind w:left="720" w:firstLine="720"/>
        <w:rPr>
          <w:rFonts w:ascii="Arial" w:hAnsi="Arial" w:cs="Arial"/>
          <w:b/>
          <w:sz w:val="20"/>
        </w:rPr>
      </w:pPr>
      <w:r w:rsidRPr="00E5205A">
        <w:rPr>
          <w:rFonts w:ascii="Arial" w:hAnsi="Arial" w:cs="Arial"/>
          <w:b/>
          <w:sz w:val="20"/>
        </w:rPr>
        <w:tab/>
        <w:t>Namespace:</w:t>
      </w:r>
      <w:r w:rsidR="00AE4836">
        <w:rPr>
          <w:rFonts w:ascii="Arial" w:hAnsi="Arial" w:cs="Arial"/>
          <w:b/>
          <w:sz w:val="20"/>
        </w:rPr>
        <w:t xml:space="preserve"> </w:t>
      </w:r>
      <w:r w:rsidR="00AE4836" w:rsidRPr="00AE4836">
        <w:rPr>
          <w:rStyle w:val="nobr1"/>
          <w:rFonts w:ascii="Arial" w:hAnsi="Arial" w:cs="Arial"/>
          <w:bCs/>
          <w:color w:val="000000" w:themeColor="text1"/>
          <w:sz w:val="20"/>
        </w:rPr>
        <w:t>http://cagrid.nci.nih.gov/1/dorian-i</w:t>
      </w:r>
      <w:r w:rsidR="00AE4836" w:rsidRPr="00AE4836">
        <w:rPr>
          <w:rStyle w:val="nobr1"/>
          <w:rFonts w:ascii="Arial" w:hAnsi="Arial" w:cs="Arial"/>
          <w:color w:val="000000" w:themeColor="text1"/>
          <w:sz w:val="20"/>
        </w:rPr>
        <w:t>fs</w:t>
      </w:r>
    </w:p>
    <w:p w:rsidR="00E5205A" w:rsidRPr="00E5205A" w:rsidRDefault="00E5205A" w:rsidP="003E140D">
      <w:pPr>
        <w:ind w:left="720" w:firstLine="720"/>
        <w:rPr>
          <w:rFonts w:ascii="Arial" w:hAnsi="Arial" w:cs="Arial"/>
          <w:b/>
          <w:sz w:val="20"/>
        </w:rPr>
      </w:pPr>
      <w:r>
        <w:rPr>
          <w:rFonts w:ascii="Arial" w:hAnsi="Arial" w:cs="Arial"/>
          <w:b/>
          <w:sz w:val="20"/>
        </w:rPr>
        <w:tab/>
        <w:t>Schema type:</w:t>
      </w:r>
      <w:r w:rsidR="00AE4836">
        <w:rPr>
          <w:rFonts w:ascii="Arial" w:hAnsi="Arial" w:cs="Arial"/>
          <w:b/>
          <w:sz w:val="20"/>
        </w:rPr>
        <w:t xml:space="preserve"> </w:t>
      </w:r>
      <w:r w:rsidR="00AE4836" w:rsidRPr="00226B6F">
        <w:rPr>
          <w:rFonts w:ascii="Arial" w:hAnsi="Arial" w:cs="Arial"/>
          <w:sz w:val="20"/>
        </w:rPr>
        <w:t>PublicKey</w:t>
      </w:r>
    </w:p>
    <w:p w:rsidR="003E140D" w:rsidRDefault="003E140D" w:rsidP="003E140D">
      <w:pPr>
        <w:ind w:left="720" w:firstLine="720"/>
        <w:rPr>
          <w:rFonts w:ascii="Arial" w:hAnsi="Arial" w:cs="Arial"/>
          <w:sz w:val="20"/>
        </w:rPr>
      </w:pPr>
      <w:r w:rsidRPr="00226B6F">
        <w:rPr>
          <w:rFonts w:ascii="Arial" w:hAnsi="Arial" w:cs="Arial"/>
          <w:sz w:val="20"/>
        </w:rPr>
        <w:t xml:space="preserve">org.cagrid.gaards.dorian.federation.ProxyLifetime </w:t>
      </w:r>
    </w:p>
    <w:p w:rsidR="000829B9" w:rsidRDefault="000829B9" w:rsidP="000829B9">
      <w:pPr>
        <w:ind w:left="720" w:firstLine="720"/>
        <w:rPr>
          <w:rFonts w:ascii="Arial" w:hAnsi="Arial" w:cs="Arial"/>
          <w:b/>
          <w:sz w:val="20"/>
        </w:rPr>
      </w:pPr>
      <w:r w:rsidRPr="00E5205A">
        <w:rPr>
          <w:rFonts w:ascii="Arial" w:hAnsi="Arial" w:cs="Arial"/>
          <w:b/>
          <w:sz w:val="20"/>
        </w:rPr>
        <w:tab/>
        <w:t>Namespace:</w:t>
      </w:r>
      <w:r>
        <w:rPr>
          <w:rFonts w:ascii="Arial" w:hAnsi="Arial" w:cs="Arial"/>
          <w:b/>
          <w:sz w:val="20"/>
        </w:rPr>
        <w:t xml:space="preserve"> </w:t>
      </w:r>
      <w:r w:rsidRPr="00AE4836">
        <w:rPr>
          <w:rStyle w:val="nobr1"/>
          <w:rFonts w:ascii="Arial" w:hAnsi="Arial" w:cs="Arial"/>
          <w:bCs/>
          <w:color w:val="000000" w:themeColor="text1"/>
          <w:sz w:val="20"/>
        </w:rPr>
        <w:t>http://cagrid.nci.nih.gov/1/dorian-i</w:t>
      </w:r>
      <w:r w:rsidRPr="00AE4836">
        <w:rPr>
          <w:rStyle w:val="nobr1"/>
          <w:rFonts w:ascii="Arial" w:hAnsi="Arial" w:cs="Arial"/>
          <w:color w:val="000000" w:themeColor="text1"/>
          <w:sz w:val="20"/>
        </w:rPr>
        <w:t>fs</w:t>
      </w:r>
    </w:p>
    <w:p w:rsidR="00E5205A" w:rsidRPr="00E5205A" w:rsidRDefault="00E5205A" w:rsidP="003E140D">
      <w:pPr>
        <w:ind w:left="720" w:firstLine="720"/>
        <w:rPr>
          <w:rFonts w:ascii="Arial" w:hAnsi="Arial" w:cs="Arial"/>
          <w:b/>
          <w:sz w:val="20"/>
        </w:rPr>
      </w:pPr>
      <w:r>
        <w:rPr>
          <w:rFonts w:ascii="Arial" w:hAnsi="Arial" w:cs="Arial"/>
          <w:b/>
          <w:sz w:val="20"/>
        </w:rPr>
        <w:tab/>
        <w:t>Schema type:</w:t>
      </w:r>
      <w:r w:rsidR="000829B9">
        <w:rPr>
          <w:rFonts w:ascii="Arial" w:hAnsi="Arial" w:cs="Arial"/>
          <w:b/>
          <w:sz w:val="20"/>
        </w:rPr>
        <w:t xml:space="preserve"> </w:t>
      </w:r>
      <w:r w:rsidR="000829B9" w:rsidRPr="00226B6F">
        <w:rPr>
          <w:rFonts w:ascii="Arial" w:hAnsi="Arial" w:cs="Arial"/>
          <w:sz w:val="20"/>
        </w:rPr>
        <w:t>ProxyLifetime</w:t>
      </w:r>
    </w:p>
    <w:p w:rsidR="003E140D" w:rsidRDefault="003E140D" w:rsidP="003E140D">
      <w:pPr>
        <w:rPr>
          <w:rFonts w:ascii="Arial" w:hAnsi="Arial" w:cs="Arial"/>
          <w:sz w:val="20"/>
        </w:rPr>
      </w:pPr>
      <w:r w:rsidRPr="00226B6F">
        <w:rPr>
          <w:rFonts w:ascii="Arial" w:hAnsi="Arial" w:cs="Arial"/>
          <w:b/>
          <w:sz w:val="20"/>
        </w:rPr>
        <w:tab/>
        <w:t>Output</w:t>
      </w:r>
      <w:r w:rsidRPr="00226B6F">
        <w:rPr>
          <w:rFonts w:ascii="Arial" w:hAnsi="Arial" w:cs="Arial"/>
          <w:sz w:val="20"/>
        </w:rPr>
        <w:t>: org.cagrid.gaards.dorian.X509Certificate[]</w:t>
      </w:r>
    </w:p>
    <w:p w:rsidR="00CE5EC5" w:rsidRDefault="003E140D" w:rsidP="00CE5EC5">
      <w:pPr>
        <w:ind w:left="720"/>
        <w:rPr>
          <w:rFonts w:ascii="Arial" w:hAnsi="Arial" w:cs="Arial"/>
          <w:sz w:val="20"/>
        </w:rPr>
      </w:pPr>
      <w:r>
        <w:rPr>
          <w:rFonts w:ascii="Arial" w:hAnsi="Arial" w:cs="Arial"/>
          <w:sz w:val="20"/>
        </w:rPr>
        <w:tab/>
      </w:r>
      <w:r w:rsidR="00CE5EC5">
        <w:rPr>
          <w:rFonts w:ascii="Arial" w:hAnsi="Arial" w:cs="Arial"/>
          <w:b/>
          <w:sz w:val="20"/>
        </w:rPr>
        <w:tab/>
        <w:t>Namespace</w:t>
      </w:r>
      <w:r w:rsidR="00CE5EC5" w:rsidRPr="00E5205A">
        <w:rPr>
          <w:rFonts w:ascii="Arial" w:hAnsi="Arial" w:cs="Arial"/>
          <w:sz w:val="20"/>
        </w:rPr>
        <w:t>:</w:t>
      </w:r>
      <w:r w:rsidR="00CE5EC5" w:rsidRPr="00166E6A">
        <w:rPr>
          <w:rFonts w:ascii="Arial" w:hAnsi="Arial" w:cs="Arial"/>
          <w:color w:val="000000" w:themeColor="text1"/>
          <w:sz w:val="20"/>
        </w:rPr>
        <w:t xml:space="preserve"> </w:t>
      </w:r>
      <w:hyperlink r:id="rId59" w:history="1">
        <w:r w:rsidR="00CE5EC5" w:rsidRPr="00166E6A">
          <w:rPr>
            <w:rStyle w:val="nobr1"/>
            <w:rFonts w:ascii="Arial" w:hAnsi="Arial" w:cs="Arial"/>
            <w:bCs/>
            <w:color w:val="000000" w:themeColor="text1"/>
            <w:sz w:val="20"/>
          </w:rPr>
          <w:t>http://cagrid.nci.nih.gov/1/dorian-common</w:t>
        </w:r>
      </w:hyperlink>
    </w:p>
    <w:p w:rsidR="00CE5EC5" w:rsidRPr="00226B6F" w:rsidRDefault="00CE5EC5" w:rsidP="00CE5EC5">
      <w:pPr>
        <w:ind w:left="720"/>
        <w:rPr>
          <w:rFonts w:ascii="Arial" w:hAnsi="Arial" w:cs="Arial"/>
          <w:sz w:val="20"/>
        </w:rPr>
      </w:pPr>
      <w:r>
        <w:rPr>
          <w:rFonts w:ascii="Arial" w:hAnsi="Arial" w:cs="Arial"/>
          <w:b/>
          <w:sz w:val="20"/>
        </w:rPr>
        <w:tab/>
      </w:r>
      <w:r>
        <w:rPr>
          <w:rFonts w:ascii="Arial" w:hAnsi="Arial" w:cs="Arial"/>
          <w:b/>
          <w:sz w:val="20"/>
        </w:rPr>
        <w:tab/>
        <w:t>Schema type</w:t>
      </w:r>
      <w:r w:rsidRPr="00E5205A">
        <w:rPr>
          <w:rFonts w:ascii="Arial" w:hAnsi="Arial" w:cs="Arial"/>
          <w:sz w:val="20"/>
        </w:rPr>
        <w:t>:</w:t>
      </w:r>
      <w:r>
        <w:rPr>
          <w:rFonts w:ascii="Arial" w:hAnsi="Arial" w:cs="Arial"/>
          <w:sz w:val="20"/>
        </w:rPr>
        <w:t xml:space="preserve"> </w:t>
      </w:r>
      <w:r w:rsidRPr="00226B6F">
        <w:rPr>
          <w:rFonts w:ascii="Arial" w:hAnsi="Arial" w:cs="Arial"/>
          <w:sz w:val="20"/>
        </w:rPr>
        <w:t>X509Certificate</w:t>
      </w:r>
    </w:p>
    <w:p w:rsidR="003E140D" w:rsidRPr="00226B6F" w:rsidRDefault="003E140D" w:rsidP="00CE5EC5">
      <w:pPr>
        <w:ind w:firstLine="720"/>
        <w:rPr>
          <w:rFonts w:ascii="Arial" w:hAnsi="Arial" w:cs="Arial"/>
          <w:sz w:val="20"/>
        </w:rPr>
      </w:pPr>
      <w:r w:rsidRPr="00930CEA">
        <w:rPr>
          <w:rFonts w:ascii="Arial" w:hAnsi="Arial" w:cs="Arial"/>
          <w:b/>
          <w:sz w:val="20"/>
        </w:rPr>
        <w:t>Actors:</w:t>
      </w:r>
      <w:r>
        <w:rPr>
          <w:rFonts w:ascii="Arial" w:hAnsi="Arial" w:cs="Arial"/>
          <w:sz w:val="20"/>
        </w:rPr>
        <w:t xml:space="preserve"> User, Service</w:t>
      </w:r>
    </w:p>
    <w:p w:rsidR="003E140D" w:rsidRPr="00226B6F" w:rsidRDefault="003E140D" w:rsidP="003E140D">
      <w:pPr>
        <w:ind w:left="720"/>
        <w:rPr>
          <w:rFonts w:ascii="Arial" w:hAnsi="Arial" w:cs="Arial"/>
          <w:sz w:val="20"/>
        </w:rPr>
      </w:pPr>
      <w:r w:rsidRPr="00226B6F">
        <w:rPr>
          <w:rFonts w:ascii="Arial" w:hAnsi="Arial" w:cs="Arial"/>
          <w:b/>
          <w:sz w:val="20"/>
        </w:rPr>
        <w:t>Exceptions</w:t>
      </w:r>
      <w:r w:rsidRPr="00226B6F">
        <w:rPr>
          <w:rFonts w:ascii="Arial" w:hAnsi="Arial" w:cs="Arial"/>
          <w:sz w:val="20"/>
        </w:rPr>
        <w:t>: DorianInternalFault</w:t>
      </w:r>
    </w:p>
    <w:p w:rsidR="003E140D" w:rsidRPr="00226B6F" w:rsidRDefault="003E140D" w:rsidP="003E140D">
      <w:pPr>
        <w:ind w:left="1440"/>
        <w:rPr>
          <w:rFonts w:ascii="Arial" w:hAnsi="Arial" w:cs="Arial"/>
          <w:sz w:val="20"/>
        </w:rPr>
      </w:pPr>
      <w:r w:rsidRPr="00226B6F">
        <w:rPr>
          <w:rFonts w:ascii="Arial" w:hAnsi="Arial" w:cs="Arial"/>
          <w:sz w:val="20"/>
        </w:rPr>
        <w:t xml:space="preserve">         InvalidAssertionFault</w:t>
      </w:r>
    </w:p>
    <w:p w:rsidR="003E140D" w:rsidRPr="00226B6F" w:rsidRDefault="003E140D" w:rsidP="003E140D">
      <w:pPr>
        <w:ind w:left="1440"/>
        <w:rPr>
          <w:rFonts w:ascii="Arial" w:hAnsi="Arial" w:cs="Arial"/>
          <w:sz w:val="20"/>
        </w:rPr>
      </w:pPr>
      <w:r w:rsidRPr="00226B6F">
        <w:rPr>
          <w:rFonts w:ascii="Arial" w:hAnsi="Arial" w:cs="Arial"/>
          <w:sz w:val="20"/>
        </w:rPr>
        <w:t xml:space="preserve">         InvalidProxyFault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UserPolicyFault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PermissionDeniedFault</w:t>
      </w:r>
    </w:p>
    <w:p w:rsidR="009A23A8" w:rsidRDefault="00065CE8" w:rsidP="003E140D">
      <w:pPr>
        <w:rPr>
          <w:rFonts w:ascii="Arial" w:hAnsi="Arial" w:cs="Arial"/>
          <w:b/>
          <w:sz w:val="20"/>
        </w:rPr>
      </w:pPr>
      <w:r w:rsidRPr="003351F2">
        <w:rPr>
          <w:rFonts w:ascii="Arial" w:hAnsi="Arial" w:cs="Arial"/>
          <w:b/>
          <w:sz w:val="20"/>
        </w:rPr>
        <w:tab/>
        <w:t xml:space="preserve">Pre-condition: </w:t>
      </w:r>
      <w:r w:rsidR="003351F2" w:rsidRPr="003351F2">
        <w:rPr>
          <w:rFonts w:ascii="Arial" w:hAnsi="Arial" w:cs="Arial"/>
          <w:b/>
          <w:sz w:val="20"/>
        </w:rPr>
        <w:t xml:space="preserve"> </w:t>
      </w:r>
    </w:p>
    <w:p w:rsidR="0046380D" w:rsidRDefault="0046380D" w:rsidP="008E72E8">
      <w:pPr>
        <w:pStyle w:val="ListParagraph"/>
        <w:numPr>
          <w:ilvl w:val="2"/>
          <w:numId w:val="58"/>
        </w:numPr>
        <w:rPr>
          <w:rFonts w:ascii="Arial" w:hAnsi="Arial" w:cs="Arial"/>
          <w:sz w:val="20"/>
        </w:rPr>
      </w:pPr>
      <w:r>
        <w:rPr>
          <w:rFonts w:ascii="Arial" w:hAnsi="Arial" w:cs="Arial"/>
          <w:sz w:val="20"/>
        </w:rPr>
        <w:t xml:space="preserve">Identity provider </w:t>
      </w:r>
      <w:r w:rsidR="002B2114">
        <w:rPr>
          <w:rFonts w:ascii="Arial" w:hAnsi="Arial" w:cs="Arial"/>
          <w:sz w:val="20"/>
        </w:rPr>
        <w:t>is</w:t>
      </w:r>
      <w:r>
        <w:rPr>
          <w:rFonts w:ascii="Arial" w:hAnsi="Arial" w:cs="Arial"/>
          <w:sz w:val="20"/>
        </w:rPr>
        <w:t xml:space="preserve"> registered with Dorian as trusted.</w:t>
      </w:r>
    </w:p>
    <w:p w:rsidR="0046380D" w:rsidRPr="009A23A8" w:rsidRDefault="0046380D" w:rsidP="008E72E8">
      <w:pPr>
        <w:pStyle w:val="ListParagraph"/>
        <w:numPr>
          <w:ilvl w:val="2"/>
          <w:numId w:val="58"/>
        </w:numPr>
        <w:rPr>
          <w:rFonts w:ascii="Arial" w:hAnsi="Arial" w:cs="Arial"/>
          <w:sz w:val="20"/>
        </w:rPr>
      </w:pPr>
      <w:r>
        <w:rPr>
          <w:rFonts w:ascii="Arial" w:hAnsi="Arial" w:cs="Arial"/>
          <w:sz w:val="20"/>
        </w:rPr>
        <w:t>Account approval policy has been setup for new users.</w:t>
      </w:r>
    </w:p>
    <w:p w:rsidR="003E140D" w:rsidRPr="009A23A8" w:rsidRDefault="003351F2" w:rsidP="008E72E8">
      <w:pPr>
        <w:pStyle w:val="ListParagraph"/>
        <w:numPr>
          <w:ilvl w:val="2"/>
          <w:numId w:val="58"/>
        </w:numPr>
        <w:rPr>
          <w:rFonts w:ascii="Arial" w:hAnsi="Arial" w:cs="Arial"/>
          <w:sz w:val="20"/>
        </w:rPr>
      </w:pPr>
      <w:r w:rsidRPr="009A23A8">
        <w:rPr>
          <w:rFonts w:ascii="Arial" w:hAnsi="Arial" w:cs="Arial"/>
          <w:sz w:val="20"/>
        </w:rPr>
        <w:t>User is authenticated with external authentication service</w:t>
      </w:r>
      <w:r w:rsidR="009032AB" w:rsidRPr="009A23A8">
        <w:rPr>
          <w:rFonts w:ascii="Arial" w:hAnsi="Arial" w:cs="Arial"/>
          <w:sz w:val="20"/>
        </w:rPr>
        <w:t>.</w:t>
      </w:r>
    </w:p>
    <w:p w:rsidR="003351F2" w:rsidRDefault="00D92F10" w:rsidP="008E72E8">
      <w:pPr>
        <w:pStyle w:val="ListParagraph"/>
        <w:numPr>
          <w:ilvl w:val="2"/>
          <w:numId w:val="58"/>
        </w:numPr>
        <w:rPr>
          <w:rFonts w:ascii="Arial" w:hAnsi="Arial" w:cs="Arial"/>
          <w:sz w:val="20"/>
        </w:rPr>
      </w:pPr>
      <w:r>
        <w:rPr>
          <w:rFonts w:ascii="Arial" w:hAnsi="Arial" w:cs="Arial"/>
          <w:sz w:val="20"/>
        </w:rPr>
        <w:t xml:space="preserve">Signed </w:t>
      </w:r>
      <w:r w:rsidR="003351F2" w:rsidRPr="009A23A8">
        <w:rPr>
          <w:rFonts w:ascii="Arial" w:hAnsi="Arial" w:cs="Arial"/>
          <w:sz w:val="20"/>
        </w:rPr>
        <w:t>SAML assertion with required user attributes has been created</w:t>
      </w:r>
      <w:r w:rsidR="009032AB" w:rsidRPr="009A23A8">
        <w:rPr>
          <w:rFonts w:ascii="Arial" w:hAnsi="Arial" w:cs="Arial"/>
          <w:sz w:val="20"/>
        </w:rPr>
        <w:t>.</w:t>
      </w:r>
    </w:p>
    <w:p w:rsidR="003351F2" w:rsidRDefault="00D75D9B" w:rsidP="008E72E8">
      <w:pPr>
        <w:pStyle w:val="ListParagraph"/>
        <w:numPr>
          <w:ilvl w:val="2"/>
          <w:numId w:val="58"/>
        </w:numPr>
        <w:rPr>
          <w:rFonts w:ascii="Arial" w:hAnsi="Arial" w:cs="Arial"/>
          <w:sz w:val="20"/>
        </w:rPr>
      </w:pPr>
      <w:r>
        <w:rPr>
          <w:rFonts w:ascii="Arial" w:hAnsi="Arial" w:cs="Arial"/>
          <w:sz w:val="20"/>
        </w:rPr>
        <w:t>Public key of trusted identity provider</w:t>
      </w:r>
      <w:r w:rsidR="003351F2" w:rsidRPr="009A23A8">
        <w:rPr>
          <w:rFonts w:ascii="Arial" w:hAnsi="Arial" w:cs="Arial"/>
          <w:sz w:val="20"/>
        </w:rPr>
        <w:t xml:space="preserve"> </w:t>
      </w:r>
      <w:r w:rsidR="00D92F10">
        <w:rPr>
          <w:rFonts w:ascii="Arial" w:hAnsi="Arial" w:cs="Arial"/>
          <w:sz w:val="20"/>
        </w:rPr>
        <w:t xml:space="preserve">that signed SAML Assertion </w:t>
      </w:r>
      <w:r w:rsidR="003351F2" w:rsidRPr="009A23A8">
        <w:rPr>
          <w:rFonts w:ascii="Arial" w:hAnsi="Arial" w:cs="Arial"/>
          <w:sz w:val="20"/>
        </w:rPr>
        <w:t>and life time of requested certificate is provided</w:t>
      </w:r>
      <w:r w:rsidR="009032AB" w:rsidRPr="009A23A8">
        <w:rPr>
          <w:rFonts w:ascii="Arial" w:hAnsi="Arial" w:cs="Arial"/>
          <w:sz w:val="20"/>
        </w:rPr>
        <w:t>.</w:t>
      </w:r>
    </w:p>
    <w:p w:rsidR="00065CE8" w:rsidRDefault="00065CE8" w:rsidP="003E140D">
      <w:pPr>
        <w:rPr>
          <w:rFonts w:ascii="Arial" w:hAnsi="Arial" w:cs="Arial"/>
          <w:b/>
          <w:sz w:val="20"/>
        </w:rPr>
      </w:pPr>
      <w:r w:rsidRPr="00065CE8">
        <w:rPr>
          <w:rFonts w:ascii="Arial" w:hAnsi="Arial" w:cs="Arial"/>
          <w:b/>
          <w:sz w:val="20"/>
        </w:rPr>
        <w:tab/>
        <w:t>Post-condition:</w:t>
      </w:r>
    </w:p>
    <w:p w:rsidR="009A23A8" w:rsidRPr="008E117A" w:rsidRDefault="008E117A" w:rsidP="00CA7151">
      <w:pPr>
        <w:pStyle w:val="ListParagraph"/>
        <w:numPr>
          <w:ilvl w:val="0"/>
          <w:numId w:val="40"/>
        </w:numPr>
        <w:rPr>
          <w:rFonts w:ascii="Arial" w:hAnsi="Arial" w:cs="Arial"/>
          <w:sz w:val="20"/>
          <w:szCs w:val="20"/>
        </w:rPr>
      </w:pPr>
      <w:r w:rsidRPr="008E117A">
        <w:rPr>
          <w:rFonts w:ascii="Arial" w:hAnsi="Arial" w:cs="Arial"/>
          <w:sz w:val="20"/>
          <w:szCs w:val="20"/>
        </w:rPr>
        <w:t xml:space="preserve">With “Auto Approval” account policy, </w:t>
      </w:r>
      <w:r w:rsidRPr="008E117A">
        <w:rPr>
          <w:rFonts w:ascii="Arial" w:hAnsi="Arial" w:cs="Arial"/>
          <w:color w:val="000000"/>
          <w:sz w:val="20"/>
          <w:szCs w:val="20"/>
        </w:rPr>
        <w:t xml:space="preserve">a new user is automatically registered and given access to the grid. With “Manual Approval” policy, </w:t>
      </w:r>
      <w:r w:rsidR="00D82BF1">
        <w:rPr>
          <w:rFonts w:ascii="Arial" w:hAnsi="Arial" w:cs="Arial"/>
          <w:color w:val="000000"/>
          <w:sz w:val="20"/>
          <w:szCs w:val="20"/>
        </w:rPr>
        <w:t xml:space="preserve">a </w:t>
      </w:r>
      <w:r w:rsidRPr="008E117A">
        <w:rPr>
          <w:rFonts w:ascii="Arial" w:hAnsi="Arial" w:cs="Arial"/>
          <w:color w:val="000000"/>
          <w:sz w:val="20"/>
          <w:szCs w:val="20"/>
        </w:rPr>
        <w:t xml:space="preserve">new user is automatically </w:t>
      </w:r>
      <w:r w:rsidRPr="008E117A">
        <w:rPr>
          <w:rFonts w:ascii="Arial" w:hAnsi="Arial" w:cs="Arial"/>
          <w:color w:val="000000"/>
          <w:sz w:val="20"/>
          <w:szCs w:val="20"/>
        </w:rPr>
        <w:lastRenderedPageBreak/>
        <w:t>registered but not granted access, an administrator is r</w:t>
      </w:r>
      <w:r>
        <w:rPr>
          <w:rFonts w:ascii="Arial" w:hAnsi="Arial" w:cs="Arial"/>
          <w:color w:val="000000"/>
          <w:sz w:val="20"/>
          <w:szCs w:val="20"/>
        </w:rPr>
        <w:t>equired to grant access. (User</w:t>
      </w:r>
      <w:r w:rsidRPr="008E117A">
        <w:rPr>
          <w:rFonts w:ascii="Arial" w:hAnsi="Arial" w:cs="Arial"/>
          <w:color w:val="000000"/>
          <w:sz w:val="20"/>
          <w:szCs w:val="20"/>
        </w:rPr>
        <w:t xml:space="preserve"> status is </w:t>
      </w:r>
      <w:r>
        <w:rPr>
          <w:rFonts w:ascii="Arial" w:hAnsi="Arial" w:cs="Arial"/>
          <w:color w:val="000000"/>
          <w:sz w:val="20"/>
          <w:szCs w:val="20"/>
        </w:rPr>
        <w:t xml:space="preserve">set to </w:t>
      </w:r>
      <w:r w:rsidRPr="008E117A">
        <w:rPr>
          <w:rFonts w:ascii="Arial" w:hAnsi="Arial" w:cs="Arial"/>
          <w:color w:val="000000"/>
          <w:sz w:val="20"/>
          <w:szCs w:val="20"/>
        </w:rPr>
        <w:t>pending when their account is created).</w:t>
      </w:r>
    </w:p>
    <w:p w:rsidR="00D75D9B" w:rsidRPr="008E117A" w:rsidRDefault="008E117A" w:rsidP="00CA7151">
      <w:pPr>
        <w:pStyle w:val="ListParagraph"/>
        <w:numPr>
          <w:ilvl w:val="0"/>
          <w:numId w:val="40"/>
        </w:numPr>
        <w:rPr>
          <w:rFonts w:ascii="Arial" w:hAnsi="Arial" w:cs="Arial"/>
          <w:sz w:val="20"/>
          <w:szCs w:val="20"/>
        </w:rPr>
      </w:pPr>
      <w:r w:rsidRPr="008E117A">
        <w:rPr>
          <w:rFonts w:ascii="Arial" w:hAnsi="Arial" w:cs="Arial"/>
          <w:sz w:val="20"/>
          <w:szCs w:val="20"/>
        </w:rPr>
        <w:t>Existing u</w:t>
      </w:r>
      <w:r w:rsidR="009A23A8" w:rsidRPr="008E117A">
        <w:rPr>
          <w:rFonts w:ascii="Arial" w:hAnsi="Arial" w:cs="Arial"/>
          <w:sz w:val="20"/>
          <w:szCs w:val="20"/>
        </w:rPr>
        <w:t>ser account is updated with any changes in user attributes.</w:t>
      </w:r>
    </w:p>
    <w:p w:rsidR="00F11941" w:rsidRPr="008E117A" w:rsidRDefault="00F11941" w:rsidP="00CA7151">
      <w:pPr>
        <w:pStyle w:val="ListParagraph"/>
        <w:numPr>
          <w:ilvl w:val="0"/>
          <w:numId w:val="40"/>
        </w:numPr>
        <w:rPr>
          <w:rFonts w:ascii="Arial" w:hAnsi="Arial" w:cs="Arial"/>
          <w:sz w:val="20"/>
          <w:szCs w:val="20"/>
        </w:rPr>
      </w:pPr>
      <w:r w:rsidRPr="008E117A">
        <w:rPr>
          <w:rFonts w:ascii="Arial" w:hAnsi="Arial" w:cs="Arial"/>
          <w:sz w:val="20"/>
          <w:szCs w:val="20"/>
        </w:rPr>
        <w:t>Proxy certificate for requested life time and signed with requestor public key is returned.</w:t>
      </w:r>
      <w:r w:rsidR="0076357C" w:rsidRPr="008E117A">
        <w:rPr>
          <w:rFonts w:ascii="Arial" w:hAnsi="Arial" w:cs="Arial"/>
          <w:sz w:val="20"/>
          <w:szCs w:val="20"/>
        </w:rPr>
        <w:t xml:space="preserve"> </w:t>
      </w:r>
    </w:p>
    <w:p w:rsidR="0076357C" w:rsidRDefault="0076357C" w:rsidP="00CA7151">
      <w:pPr>
        <w:pStyle w:val="ListParagraph"/>
        <w:numPr>
          <w:ilvl w:val="0"/>
          <w:numId w:val="40"/>
        </w:numPr>
        <w:rPr>
          <w:rFonts w:ascii="Arial" w:hAnsi="Arial" w:cs="Arial"/>
          <w:sz w:val="20"/>
        </w:rPr>
      </w:pPr>
      <w:r w:rsidRPr="008E117A">
        <w:rPr>
          <w:rFonts w:ascii="Arial" w:hAnsi="Arial" w:cs="Arial"/>
          <w:sz w:val="20"/>
          <w:szCs w:val="20"/>
        </w:rPr>
        <w:t xml:space="preserve">Fault code is returned </w:t>
      </w:r>
      <w:r w:rsidR="004B767A">
        <w:rPr>
          <w:rFonts w:ascii="Arial" w:hAnsi="Arial" w:cs="Arial"/>
          <w:sz w:val="20"/>
          <w:szCs w:val="20"/>
        </w:rPr>
        <w:t>if there is any error in processing the request</w:t>
      </w:r>
      <w:r w:rsidRPr="008E117A">
        <w:rPr>
          <w:rFonts w:ascii="Arial" w:hAnsi="Arial" w:cs="Arial"/>
          <w:sz w:val="20"/>
          <w:szCs w:val="20"/>
        </w:rPr>
        <w:t>. Please see “Error Handling” section</w:t>
      </w:r>
      <w:r w:rsidR="00247B04" w:rsidRPr="008E117A">
        <w:rPr>
          <w:rFonts w:ascii="Arial" w:hAnsi="Arial" w:cs="Arial"/>
          <w:sz w:val="20"/>
          <w:szCs w:val="20"/>
        </w:rPr>
        <w:t xml:space="preserve"> for Dorian fault codes</w:t>
      </w:r>
      <w:r w:rsidRPr="009A23A8">
        <w:rPr>
          <w:rFonts w:ascii="Arial" w:hAnsi="Arial" w:cs="Arial"/>
          <w:sz w:val="20"/>
        </w:rPr>
        <w:t>.</w:t>
      </w:r>
    </w:p>
    <w:p w:rsidR="001D3F84" w:rsidRPr="009A23A8" w:rsidRDefault="001D3F84" w:rsidP="001D3F84">
      <w:pPr>
        <w:pStyle w:val="ListParagraph"/>
        <w:ind w:left="2160"/>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getCACertificate()</w:t>
      </w:r>
    </w:p>
    <w:p w:rsidR="003E140D" w:rsidRPr="00226B6F" w:rsidRDefault="003E140D" w:rsidP="003E140D">
      <w:pPr>
        <w:rPr>
          <w:rFonts w:ascii="Arial" w:hAnsi="Arial" w:cs="Arial"/>
          <w:sz w:val="20"/>
        </w:rPr>
      </w:pPr>
      <w:r w:rsidRPr="00226B6F">
        <w:rPr>
          <w:rFonts w:ascii="Arial" w:hAnsi="Arial" w:cs="Arial"/>
          <w:b/>
          <w:sz w:val="20"/>
        </w:rPr>
        <w:tab/>
        <w:t xml:space="preserve">Description: </w:t>
      </w:r>
      <w:r w:rsidRPr="00226B6F">
        <w:rPr>
          <w:rFonts w:ascii="Arial" w:hAnsi="Arial" w:cs="Arial"/>
          <w:sz w:val="20"/>
        </w:rPr>
        <w:t>Return Dorian CA pubic certificate</w:t>
      </w:r>
    </w:p>
    <w:p w:rsidR="003E140D" w:rsidRPr="00226B6F" w:rsidRDefault="003E140D" w:rsidP="003E140D">
      <w:pPr>
        <w:rPr>
          <w:rFonts w:ascii="Arial" w:hAnsi="Arial" w:cs="Arial"/>
          <w:b/>
          <w:sz w:val="20"/>
        </w:rPr>
      </w:pPr>
      <w:r w:rsidRPr="00226B6F">
        <w:rPr>
          <w:rFonts w:ascii="Arial" w:hAnsi="Arial" w:cs="Arial"/>
          <w:b/>
          <w:sz w:val="20"/>
        </w:rPr>
        <w:tab/>
        <w:t xml:space="preserve">Input: </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org.cagrid.gaards.dorian.X509Certificate</w:t>
      </w:r>
    </w:p>
    <w:p w:rsidR="00AF025A" w:rsidRDefault="00AF025A" w:rsidP="00AF025A">
      <w:pPr>
        <w:ind w:left="720"/>
        <w:rPr>
          <w:rFonts w:ascii="Arial" w:hAnsi="Arial" w:cs="Arial"/>
          <w:sz w:val="20"/>
        </w:rPr>
      </w:pPr>
      <w:r>
        <w:rPr>
          <w:rFonts w:ascii="Arial" w:hAnsi="Arial" w:cs="Arial"/>
          <w:b/>
          <w:sz w:val="20"/>
        </w:rPr>
        <w:tab/>
        <w:t>Namespace</w:t>
      </w:r>
      <w:r w:rsidRPr="00E5205A">
        <w:rPr>
          <w:rFonts w:ascii="Arial" w:hAnsi="Arial" w:cs="Arial"/>
          <w:sz w:val="20"/>
        </w:rPr>
        <w:t>:</w:t>
      </w:r>
      <w:r w:rsidRPr="00166E6A">
        <w:rPr>
          <w:rFonts w:ascii="Arial" w:hAnsi="Arial" w:cs="Arial"/>
          <w:color w:val="000000" w:themeColor="text1"/>
          <w:sz w:val="20"/>
        </w:rPr>
        <w:t xml:space="preserve"> </w:t>
      </w:r>
      <w:hyperlink r:id="rId60" w:history="1">
        <w:r w:rsidRPr="00166E6A">
          <w:rPr>
            <w:rStyle w:val="nobr1"/>
            <w:rFonts w:ascii="Arial" w:hAnsi="Arial" w:cs="Arial"/>
            <w:bCs/>
            <w:color w:val="000000" w:themeColor="text1"/>
            <w:sz w:val="20"/>
          </w:rPr>
          <w:t>http://cagrid.nci.nih.gov/1/dorian-common</w:t>
        </w:r>
      </w:hyperlink>
    </w:p>
    <w:p w:rsidR="00AF025A" w:rsidRPr="00226B6F" w:rsidRDefault="00AF025A" w:rsidP="00AF025A">
      <w:pPr>
        <w:ind w:left="720"/>
        <w:rPr>
          <w:rFonts w:ascii="Arial" w:hAnsi="Arial" w:cs="Arial"/>
          <w:sz w:val="20"/>
        </w:rPr>
      </w:pPr>
      <w:r>
        <w:rPr>
          <w:rFonts w:ascii="Arial" w:hAnsi="Arial" w:cs="Arial"/>
          <w:b/>
          <w:sz w:val="20"/>
        </w:rPr>
        <w:tab/>
        <w:t>Schema type</w:t>
      </w:r>
      <w:r w:rsidRPr="00E5205A">
        <w:rPr>
          <w:rFonts w:ascii="Arial" w:hAnsi="Arial" w:cs="Arial"/>
          <w:sz w:val="20"/>
        </w:rPr>
        <w:t>:</w:t>
      </w:r>
      <w:r>
        <w:rPr>
          <w:rFonts w:ascii="Arial" w:hAnsi="Arial" w:cs="Arial"/>
          <w:sz w:val="20"/>
        </w:rPr>
        <w:t xml:space="preserve"> </w:t>
      </w:r>
      <w:r w:rsidRPr="00226B6F">
        <w:rPr>
          <w:rFonts w:ascii="Arial" w:hAnsi="Arial" w:cs="Arial"/>
          <w:sz w:val="20"/>
        </w:rPr>
        <w:t>X509Certificate</w:t>
      </w:r>
    </w:p>
    <w:p w:rsidR="003E140D" w:rsidRPr="00226B6F" w:rsidRDefault="003E140D" w:rsidP="00AF025A">
      <w:pPr>
        <w:ind w:firstLine="720"/>
        <w:rPr>
          <w:rFonts w:ascii="Arial" w:hAnsi="Arial" w:cs="Arial"/>
          <w:b/>
          <w:sz w:val="20"/>
        </w:rPr>
      </w:pPr>
      <w:r w:rsidRPr="00283E9B">
        <w:rPr>
          <w:rFonts w:ascii="Arial" w:hAnsi="Arial" w:cs="Arial"/>
          <w:b/>
          <w:sz w:val="20"/>
        </w:rPr>
        <w:t>Actors</w:t>
      </w:r>
      <w:r>
        <w:rPr>
          <w:rFonts w:ascii="Arial" w:hAnsi="Arial" w:cs="Arial"/>
          <w:sz w:val="20"/>
        </w:rPr>
        <w:t>: 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1A27FB" w:rsidRPr="00327B9E" w:rsidRDefault="000B6DCD" w:rsidP="008E72E8">
      <w:pPr>
        <w:pStyle w:val="ListParagraph"/>
        <w:numPr>
          <w:ilvl w:val="0"/>
          <w:numId w:val="45"/>
        </w:numPr>
        <w:rPr>
          <w:rFonts w:ascii="Arial" w:hAnsi="Arial" w:cs="Arial"/>
          <w:sz w:val="20"/>
        </w:rPr>
      </w:pPr>
      <w:r w:rsidRPr="00327B9E">
        <w:rPr>
          <w:rFonts w:ascii="Arial" w:hAnsi="Arial" w:cs="Arial"/>
          <w:sz w:val="20"/>
        </w:rPr>
        <w:t xml:space="preserve">None </w:t>
      </w:r>
    </w:p>
    <w:p w:rsidR="0074441E" w:rsidRPr="00065CE8" w:rsidRDefault="0074441E" w:rsidP="0074441E">
      <w:pPr>
        <w:rPr>
          <w:rFonts w:ascii="Arial" w:hAnsi="Arial" w:cs="Arial"/>
          <w:b/>
          <w:sz w:val="20"/>
        </w:rPr>
      </w:pPr>
      <w:r w:rsidRPr="00065CE8">
        <w:rPr>
          <w:rFonts w:ascii="Arial" w:hAnsi="Arial" w:cs="Arial"/>
          <w:b/>
          <w:sz w:val="20"/>
        </w:rPr>
        <w:tab/>
        <w:t>Post-condition:</w:t>
      </w:r>
    </w:p>
    <w:p w:rsidR="003E140D" w:rsidRPr="00D92F10" w:rsidRDefault="000B6DCD" w:rsidP="008E72E8">
      <w:pPr>
        <w:pStyle w:val="ListParagraph"/>
        <w:numPr>
          <w:ilvl w:val="0"/>
          <w:numId w:val="41"/>
        </w:numPr>
        <w:rPr>
          <w:rFonts w:ascii="Arial" w:hAnsi="Arial" w:cs="Arial"/>
          <w:sz w:val="20"/>
        </w:rPr>
      </w:pPr>
      <w:r w:rsidRPr="00D92F10">
        <w:rPr>
          <w:rFonts w:ascii="Arial" w:hAnsi="Arial" w:cs="Arial"/>
          <w:sz w:val="20"/>
        </w:rPr>
        <w:t xml:space="preserve">Dorian CA public certificate is returned. </w:t>
      </w:r>
    </w:p>
    <w:p w:rsidR="004B767A" w:rsidRDefault="004B767A" w:rsidP="008E72E8">
      <w:pPr>
        <w:pStyle w:val="ListParagraph"/>
        <w:numPr>
          <w:ilvl w:val="0"/>
          <w:numId w:val="41"/>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F8009B" w:rsidRDefault="00F8009B" w:rsidP="003E140D">
      <w:pPr>
        <w:rPr>
          <w:rFonts w:ascii="Arial" w:hAnsi="Arial" w:cs="Arial"/>
          <w:sz w:val="20"/>
        </w:rPr>
      </w:pPr>
    </w:p>
    <w:p w:rsidR="003E140D" w:rsidRDefault="003E140D" w:rsidP="003E140D">
      <w:pPr>
        <w:rPr>
          <w:rFonts w:ascii="Arial" w:hAnsi="Arial" w:cs="Arial"/>
          <w:sz w:val="20"/>
        </w:rPr>
      </w:pPr>
      <w:r w:rsidRPr="00226B6F">
        <w:rPr>
          <w:rFonts w:ascii="Arial" w:hAnsi="Arial" w:cs="Arial"/>
          <w:sz w:val="20"/>
        </w:rPr>
        <w:t>getTrustedIdPs()</w:t>
      </w:r>
    </w:p>
    <w:p w:rsidR="00401E45" w:rsidRPr="00401E45" w:rsidRDefault="00401E45" w:rsidP="003E140D">
      <w:pPr>
        <w:rPr>
          <w:rFonts w:ascii="Arial" w:hAnsi="Arial" w:cs="Arial"/>
          <w:color w:val="000000" w:themeColor="text1"/>
          <w:sz w:val="20"/>
        </w:rPr>
      </w:pPr>
      <w:r>
        <w:rPr>
          <w:rFonts w:ascii="Arial" w:hAnsi="Arial" w:cs="Arial"/>
          <w:sz w:val="20"/>
        </w:rPr>
        <w:tab/>
        <w:t xml:space="preserve">Namespace: </w:t>
      </w:r>
    </w:p>
    <w:p w:rsidR="003E140D" w:rsidRPr="00226B6F" w:rsidRDefault="003E140D" w:rsidP="003E140D">
      <w:pPr>
        <w:rPr>
          <w:rFonts w:ascii="Arial" w:hAnsi="Arial" w:cs="Arial"/>
          <w:sz w:val="20"/>
        </w:rPr>
      </w:pPr>
      <w:r w:rsidRPr="00226B6F">
        <w:rPr>
          <w:rFonts w:ascii="Arial" w:hAnsi="Arial" w:cs="Arial"/>
          <w:b/>
          <w:sz w:val="20"/>
        </w:rPr>
        <w:tab/>
        <w:t xml:space="preserve">Description: </w:t>
      </w:r>
      <w:r w:rsidRPr="00226B6F">
        <w:rPr>
          <w:rFonts w:ascii="Arial" w:hAnsi="Arial" w:cs="Arial"/>
          <w:sz w:val="20"/>
        </w:rPr>
        <w:t>Returns trusted identity providers registered with Dorian</w:t>
      </w:r>
    </w:p>
    <w:p w:rsidR="003E140D" w:rsidRPr="00226B6F" w:rsidRDefault="003E140D" w:rsidP="003E140D">
      <w:pPr>
        <w:rPr>
          <w:rFonts w:ascii="Arial" w:hAnsi="Arial" w:cs="Arial"/>
          <w:b/>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org.cagrid.gaards.dorian.federation.TrustedIdP[]</w:t>
      </w:r>
    </w:p>
    <w:p w:rsidR="007969D7" w:rsidRPr="007969D7" w:rsidRDefault="007969D7" w:rsidP="003E140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Namespace:</w:t>
      </w:r>
      <w:r>
        <w:rPr>
          <w:rFonts w:ascii="Arial" w:hAnsi="Arial" w:cs="Arial"/>
          <w:b/>
          <w:sz w:val="20"/>
        </w:rPr>
        <w:t xml:space="preserve"> </w:t>
      </w:r>
      <w:r w:rsidRPr="00401E45">
        <w:rPr>
          <w:rStyle w:val="nobr1"/>
          <w:rFonts w:ascii="Arial" w:hAnsi="Arial" w:cs="Arial"/>
          <w:bCs/>
          <w:color w:val="000000" w:themeColor="text1"/>
          <w:sz w:val="20"/>
        </w:rPr>
        <w:t>http://cagrid.nci.nih.gov/1/dorian-</w:t>
      </w:r>
      <w:r w:rsidRPr="00401E45">
        <w:rPr>
          <w:rStyle w:val="nobr1"/>
          <w:rFonts w:ascii="Arial" w:hAnsi="Arial" w:cs="Arial"/>
          <w:color w:val="000000" w:themeColor="text1"/>
          <w:sz w:val="20"/>
        </w:rPr>
        <w:t>ifs</w:t>
      </w:r>
    </w:p>
    <w:p w:rsidR="007969D7" w:rsidRPr="007969D7" w:rsidRDefault="007969D7" w:rsidP="003E140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 xml:space="preserve">Schema Type: </w:t>
      </w:r>
      <w:r w:rsidRPr="00226B6F">
        <w:rPr>
          <w:rFonts w:ascii="Arial" w:hAnsi="Arial" w:cs="Arial"/>
          <w:sz w:val="20"/>
        </w:rPr>
        <w:t>TrustedIdP</w:t>
      </w:r>
    </w:p>
    <w:p w:rsidR="003E140D" w:rsidRPr="00226B6F" w:rsidRDefault="003E140D" w:rsidP="003E140D">
      <w:pPr>
        <w:rPr>
          <w:rFonts w:ascii="Arial" w:hAnsi="Arial" w:cs="Arial"/>
          <w:sz w:val="20"/>
        </w:rPr>
      </w:pPr>
      <w:r>
        <w:rPr>
          <w:rFonts w:ascii="Arial" w:hAnsi="Arial" w:cs="Arial"/>
          <w:sz w:val="20"/>
        </w:rPr>
        <w:tab/>
      </w:r>
      <w:r w:rsidRPr="007861D3">
        <w:rPr>
          <w:rFonts w:ascii="Arial" w:hAnsi="Arial" w:cs="Arial"/>
          <w:b/>
          <w:sz w:val="20"/>
        </w:rPr>
        <w:t>Actors:</w:t>
      </w:r>
      <w:r>
        <w:rPr>
          <w:rFonts w:ascii="Arial" w:hAnsi="Arial" w:cs="Arial"/>
          <w:sz w:val="20"/>
        </w:rPr>
        <w:t xml:space="preserve"> Admin</w:t>
      </w:r>
      <w:r>
        <w:rPr>
          <w:rFonts w:ascii="Arial" w:hAnsi="Arial" w:cs="Arial"/>
          <w:sz w:val="20"/>
        </w:rPr>
        <w:tab/>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1440"/>
        <w:rPr>
          <w:rFonts w:ascii="Arial" w:hAnsi="Arial" w:cs="Arial"/>
          <w:b/>
          <w:sz w:val="20"/>
        </w:rPr>
      </w:pPr>
      <w:r w:rsidRPr="00226B6F">
        <w:rPr>
          <w:rFonts w:ascii="Arial" w:hAnsi="Arial" w:cs="Arial"/>
          <w:sz w:val="20"/>
        </w:rPr>
        <w:t xml:space="preserve">         PermissionDeniedFault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327B9E" w:rsidRPr="006A0898" w:rsidRDefault="00327B9E" w:rsidP="008E72E8">
      <w:pPr>
        <w:pStyle w:val="ListParagraph"/>
        <w:numPr>
          <w:ilvl w:val="0"/>
          <w:numId w:val="41"/>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74441E" w:rsidRDefault="0074441E" w:rsidP="0074441E">
      <w:pPr>
        <w:rPr>
          <w:rFonts w:ascii="Arial" w:hAnsi="Arial" w:cs="Arial"/>
          <w:b/>
          <w:sz w:val="20"/>
        </w:rPr>
      </w:pPr>
      <w:r w:rsidRPr="00065CE8">
        <w:rPr>
          <w:rFonts w:ascii="Arial" w:hAnsi="Arial" w:cs="Arial"/>
          <w:b/>
          <w:sz w:val="20"/>
        </w:rPr>
        <w:tab/>
        <w:t>Post-condition:</w:t>
      </w:r>
    </w:p>
    <w:p w:rsidR="000B6DCD" w:rsidRPr="00D92F10" w:rsidRDefault="000B6DCD" w:rsidP="008E72E8">
      <w:pPr>
        <w:pStyle w:val="ListParagraph"/>
        <w:numPr>
          <w:ilvl w:val="0"/>
          <w:numId w:val="42"/>
        </w:numPr>
        <w:rPr>
          <w:rFonts w:ascii="Arial" w:hAnsi="Arial" w:cs="Arial"/>
          <w:sz w:val="20"/>
        </w:rPr>
      </w:pPr>
      <w:r w:rsidRPr="00D92F10">
        <w:rPr>
          <w:rFonts w:ascii="Arial" w:hAnsi="Arial" w:cs="Arial"/>
          <w:sz w:val="20"/>
        </w:rPr>
        <w:t>Return all identity providers registered with Dorian for identity federation.</w:t>
      </w:r>
    </w:p>
    <w:p w:rsidR="004B767A" w:rsidRDefault="004B767A" w:rsidP="008E72E8">
      <w:pPr>
        <w:pStyle w:val="ListParagraph"/>
        <w:numPr>
          <w:ilvl w:val="0"/>
          <w:numId w:val="42"/>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addTrustedIdP()</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Add a trusted identity provider to Dorian</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org.cagrid.gaards.dorian.federation.TrustedIdP</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org.cagrid.gaards.dorian.federation.TrustedIdP</w:t>
      </w:r>
    </w:p>
    <w:p w:rsidR="003E140D" w:rsidRPr="00226B6F" w:rsidRDefault="003E140D" w:rsidP="003E140D">
      <w:pPr>
        <w:rPr>
          <w:rFonts w:ascii="Arial" w:hAnsi="Arial" w:cs="Arial"/>
          <w:b/>
          <w:sz w:val="20"/>
        </w:rPr>
      </w:pPr>
      <w:r>
        <w:rPr>
          <w:rFonts w:ascii="Arial" w:hAnsi="Arial" w:cs="Arial"/>
          <w:sz w:val="20"/>
        </w:rPr>
        <w:tab/>
      </w:r>
      <w:r w:rsidRPr="007861D3">
        <w:rPr>
          <w:rFonts w:ascii="Arial" w:hAnsi="Arial" w:cs="Arial"/>
          <w:b/>
          <w:sz w:val="20"/>
        </w:rPr>
        <w:t>Actors:</w:t>
      </w:r>
      <w:r>
        <w:rPr>
          <w:rFonts w:ascii="Arial" w:hAnsi="Arial" w:cs="Arial"/>
          <w:sz w:val="20"/>
        </w:rPr>
        <w:t xml:space="preserve"> Admin</w:t>
      </w:r>
      <w:r>
        <w:rPr>
          <w:rFonts w:ascii="Arial" w:hAnsi="Arial" w:cs="Arial"/>
          <w:sz w:val="20"/>
        </w:rPr>
        <w:tab/>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InvalidTrustedIdPFault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74441E" w:rsidRPr="00065CE8" w:rsidRDefault="0074441E" w:rsidP="0074441E">
      <w:pPr>
        <w:rPr>
          <w:rFonts w:ascii="Arial" w:hAnsi="Arial" w:cs="Arial"/>
          <w:b/>
          <w:sz w:val="20"/>
        </w:rPr>
      </w:pPr>
      <w:r w:rsidRPr="00065CE8">
        <w:rPr>
          <w:rFonts w:ascii="Arial" w:hAnsi="Arial" w:cs="Arial"/>
          <w:b/>
          <w:sz w:val="20"/>
        </w:rPr>
        <w:tab/>
        <w:t xml:space="preserve">Pre-condition: </w:t>
      </w:r>
    </w:p>
    <w:p w:rsidR="00327B9E" w:rsidRPr="006A0898" w:rsidRDefault="00327B9E" w:rsidP="008E72E8">
      <w:pPr>
        <w:pStyle w:val="ListParagraph"/>
        <w:numPr>
          <w:ilvl w:val="0"/>
          <w:numId w:val="41"/>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D75D9B" w:rsidRPr="006A0898" w:rsidRDefault="00D75D9B" w:rsidP="008E72E8">
      <w:pPr>
        <w:pStyle w:val="ListParagraph"/>
        <w:numPr>
          <w:ilvl w:val="0"/>
          <w:numId w:val="41"/>
        </w:numPr>
        <w:rPr>
          <w:rFonts w:ascii="Arial" w:hAnsi="Arial" w:cs="Arial"/>
          <w:sz w:val="20"/>
        </w:rPr>
      </w:pPr>
      <w:r w:rsidRPr="006A0898">
        <w:rPr>
          <w:rFonts w:ascii="Arial" w:hAnsi="Arial" w:cs="Arial"/>
          <w:sz w:val="20"/>
        </w:rPr>
        <w:t>Implement and operate AuthenticationService to authenticate locally and generate SAML assertions.</w:t>
      </w:r>
    </w:p>
    <w:p w:rsidR="0074441E" w:rsidRPr="00065CE8" w:rsidRDefault="0074441E" w:rsidP="0074441E">
      <w:pPr>
        <w:rPr>
          <w:rFonts w:ascii="Arial" w:hAnsi="Arial" w:cs="Arial"/>
          <w:b/>
          <w:sz w:val="20"/>
        </w:rPr>
      </w:pPr>
      <w:r w:rsidRPr="00065CE8">
        <w:rPr>
          <w:rFonts w:ascii="Arial" w:hAnsi="Arial" w:cs="Arial"/>
          <w:b/>
          <w:sz w:val="20"/>
        </w:rPr>
        <w:tab/>
        <w:t>Post-condition:</w:t>
      </w:r>
    </w:p>
    <w:p w:rsidR="00765F57" w:rsidRPr="006A0898" w:rsidRDefault="00765F57" w:rsidP="008E72E8">
      <w:pPr>
        <w:pStyle w:val="ListParagraph"/>
        <w:numPr>
          <w:ilvl w:val="0"/>
          <w:numId w:val="43"/>
        </w:numPr>
        <w:rPr>
          <w:rFonts w:ascii="Arial" w:hAnsi="Arial" w:cs="Arial"/>
          <w:sz w:val="20"/>
        </w:rPr>
      </w:pPr>
      <w:r w:rsidRPr="006A0898">
        <w:rPr>
          <w:rFonts w:ascii="Arial" w:hAnsi="Arial" w:cs="Arial"/>
          <w:sz w:val="20"/>
        </w:rPr>
        <w:t>IdentityProvider is added to Dorian as trusted.</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updateTrustedIdP()</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Update a trusted identity provider exists in Dorian</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org.cagrid.gaards.dorian.federation.TrustedIdP</w:t>
      </w:r>
    </w:p>
    <w:p w:rsidR="001F36AD" w:rsidRPr="007969D7" w:rsidRDefault="001F36AD" w:rsidP="001F36A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Namespace:</w:t>
      </w:r>
      <w:r>
        <w:rPr>
          <w:rFonts w:ascii="Arial" w:hAnsi="Arial" w:cs="Arial"/>
          <w:b/>
          <w:sz w:val="20"/>
        </w:rPr>
        <w:t xml:space="preserve"> </w:t>
      </w:r>
      <w:r w:rsidRPr="00401E45">
        <w:rPr>
          <w:rStyle w:val="nobr1"/>
          <w:rFonts w:ascii="Arial" w:hAnsi="Arial" w:cs="Arial"/>
          <w:bCs/>
          <w:color w:val="000000" w:themeColor="text1"/>
          <w:sz w:val="20"/>
        </w:rPr>
        <w:t>http://cagrid.nci.nih.gov/1/dorian-</w:t>
      </w:r>
      <w:r w:rsidRPr="00401E45">
        <w:rPr>
          <w:rStyle w:val="nobr1"/>
          <w:rFonts w:ascii="Arial" w:hAnsi="Arial" w:cs="Arial"/>
          <w:color w:val="000000" w:themeColor="text1"/>
          <w:sz w:val="20"/>
        </w:rPr>
        <w:t>ifs</w:t>
      </w:r>
    </w:p>
    <w:p w:rsidR="001F36AD" w:rsidRPr="007969D7" w:rsidRDefault="001F36AD" w:rsidP="001F36A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 xml:space="preserve">Schema Type: </w:t>
      </w:r>
      <w:r w:rsidRPr="00226B6F">
        <w:rPr>
          <w:rFonts w:ascii="Arial" w:hAnsi="Arial" w:cs="Arial"/>
          <w:sz w:val="20"/>
        </w:rPr>
        <w:t>TrustedIdP</w:t>
      </w:r>
    </w:p>
    <w:p w:rsidR="003E140D" w:rsidRDefault="003E140D" w:rsidP="003E140D">
      <w:pPr>
        <w:rPr>
          <w:rFonts w:ascii="Arial" w:hAnsi="Arial" w:cs="Arial"/>
          <w:b/>
          <w:sz w:val="20"/>
        </w:rPr>
      </w:pPr>
      <w:r w:rsidRPr="00226B6F">
        <w:rPr>
          <w:rFonts w:ascii="Arial" w:hAnsi="Arial" w:cs="Arial"/>
          <w:b/>
          <w:sz w:val="20"/>
        </w:rPr>
        <w:tab/>
        <w:t xml:space="preserve">Output: </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InvalidTrustedIdPFault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6A0898" w:rsidRPr="00065CE8" w:rsidRDefault="006A0898" w:rsidP="006A0898">
      <w:pPr>
        <w:rPr>
          <w:rFonts w:ascii="Arial" w:hAnsi="Arial" w:cs="Arial"/>
          <w:b/>
          <w:sz w:val="20"/>
        </w:rPr>
      </w:pPr>
      <w:r w:rsidRPr="00065CE8">
        <w:rPr>
          <w:rFonts w:ascii="Arial" w:hAnsi="Arial" w:cs="Arial"/>
          <w:b/>
          <w:sz w:val="20"/>
        </w:rPr>
        <w:tab/>
        <w:t xml:space="preserve">Pre-condition: </w:t>
      </w:r>
    </w:p>
    <w:p w:rsidR="00327B9E" w:rsidRPr="006A0898" w:rsidRDefault="00327B9E" w:rsidP="008E72E8">
      <w:pPr>
        <w:pStyle w:val="ListParagraph"/>
        <w:numPr>
          <w:ilvl w:val="0"/>
          <w:numId w:val="41"/>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6A0898" w:rsidRPr="006A0898" w:rsidRDefault="006A0898" w:rsidP="008E72E8">
      <w:pPr>
        <w:pStyle w:val="ListParagraph"/>
        <w:numPr>
          <w:ilvl w:val="0"/>
          <w:numId w:val="41"/>
        </w:numPr>
        <w:rPr>
          <w:rFonts w:ascii="Arial" w:hAnsi="Arial" w:cs="Arial"/>
          <w:sz w:val="20"/>
        </w:rPr>
      </w:pPr>
      <w:r w:rsidRPr="006A0898">
        <w:rPr>
          <w:rFonts w:ascii="Arial" w:hAnsi="Arial" w:cs="Arial"/>
          <w:sz w:val="20"/>
        </w:rPr>
        <w:t>Implement and operate AuthenticationService to authenticate locally and generate SAML assertions.</w:t>
      </w:r>
    </w:p>
    <w:p w:rsidR="006A0898" w:rsidRPr="00065CE8" w:rsidRDefault="006A0898" w:rsidP="006A0898">
      <w:pPr>
        <w:rPr>
          <w:rFonts w:ascii="Arial" w:hAnsi="Arial" w:cs="Arial"/>
          <w:b/>
          <w:sz w:val="20"/>
        </w:rPr>
      </w:pPr>
      <w:r w:rsidRPr="00065CE8">
        <w:rPr>
          <w:rFonts w:ascii="Arial" w:hAnsi="Arial" w:cs="Arial"/>
          <w:b/>
          <w:sz w:val="20"/>
        </w:rPr>
        <w:tab/>
        <w:t>Post-condition:</w:t>
      </w:r>
    </w:p>
    <w:p w:rsidR="006A0898" w:rsidRPr="006A0898" w:rsidRDefault="006A0898" w:rsidP="008E72E8">
      <w:pPr>
        <w:pStyle w:val="ListParagraph"/>
        <w:numPr>
          <w:ilvl w:val="0"/>
          <w:numId w:val="44"/>
        </w:numPr>
        <w:rPr>
          <w:rFonts w:ascii="Arial" w:hAnsi="Arial" w:cs="Arial"/>
          <w:sz w:val="20"/>
        </w:rPr>
      </w:pPr>
      <w:r w:rsidRPr="006A0898">
        <w:rPr>
          <w:rFonts w:ascii="Arial" w:hAnsi="Arial" w:cs="Arial"/>
          <w:sz w:val="20"/>
        </w:rPr>
        <w:t>IdentityProvider has been updated with given details.</w:t>
      </w:r>
    </w:p>
    <w:p w:rsidR="004B767A" w:rsidRDefault="004B767A" w:rsidP="008E72E8">
      <w:pPr>
        <w:pStyle w:val="ListParagraph"/>
        <w:numPr>
          <w:ilvl w:val="0"/>
          <w:numId w:val="4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removeTrustedIdP()</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Remove a trusted identity provider exists in Dorian</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org.cagrid.gaards.dorian.federation.TrustedIdP</w:t>
      </w:r>
    </w:p>
    <w:p w:rsidR="001F36AD" w:rsidRPr="007969D7" w:rsidRDefault="001F36AD" w:rsidP="001F36A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Namespace:</w:t>
      </w:r>
      <w:r>
        <w:rPr>
          <w:rFonts w:ascii="Arial" w:hAnsi="Arial" w:cs="Arial"/>
          <w:b/>
          <w:sz w:val="20"/>
        </w:rPr>
        <w:t xml:space="preserve"> </w:t>
      </w:r>
      <w:r w:rsidRPr="00401E45">
        <w:rPr>
          <w:rStyle w:val="nobr1"/>
          <w:rFonts w:ascii="Arial" w:hAnsi="Arial" w:cs="Arial"/>
          <w:bCs/>
          <w:color w:val="000000" w:themeColor="text1"/>
          <w:sz w:val="20"/>
        </w:rPr>
        <w:t>http://cagrid.nci.nih.gov/1/dorian-</w:t>
      </w:r>
      <w:r w:rsidRPr="00401E45">
        <w:rPr>
          <w:rStyle w:val="nobr1"/>
          <w:rFonts w:ascii="Arial" w:hAnsi="Arial" w:cs="Arial"/>
          <w:color w:val="000000" w:themeColor="text1"/>
          <w:sz w:val="20"/>
        </w:rPr>
        <w:t>ifs</w:t>
      </w:r>
    </w:p>
    <w:p w:rsidR="001F36AD" w:rsidRPr="007969D7" w:rsidRDefault="001F36AD" w:rsidP="001F36AD">
      <w:pPr>
        <w:rPr>
          <w:rFonts w:ascii="Arial" w:hAnsi="Arial" w:cs="Arial"/>
          <w:b/>
          <w:sz w:val="20"/>
        </w:rPr>
      </w:pPr>
      <w:r>
        <w:rPr>
          <w:rFonts w:ascii="Arial" w:hAnsi="Arial" w:cs="Arial"/>
          <w:sz w:val="20"/>
        </w:rPr>
        <w:tab/>
      </w:r>
      <w:r>
        <w:rPr>
          <w:rFonts w:ascii="Arial" w:hAnsi="Arial" w:cs="Arial"/>
          <w:sz w:val="20"/>
        </w:rPr>
        <w:tab/>
      </w:r>
      <w:r w:rsidRPr="007969D7">
        <w:rPr>
          <w:rFonts w:ascii="Arial" w:hAnsi="Arial" w:cs="Arial"/>
          <w:b/>
          <w:sz w:val="20"/>
        </w:rPr>
        <w:t xml:space="preserve">Schema Type: </w:t>
      </w:r>
      <w:r w:rsidRPr="00226B6F">
        <w:rPr>
          <w:rFonts w:ascii="Arial" w:hAnsi="Arial" w:cs="Arial"/>
          <w:sz w:val="20"/>
        </w:rPr>
        <w:t>TrustedIdP</w:t>
      </w:r>
    </w:p>
    <w:p w:rsidR="003E140D" w:rsidRDefault="003E140D" w:rsidP="003E140D">
      <w:pPr>
        <w:rPr>
          <w:rFonts w:ascii="Arial" w:hAnsi="Arial" w:cs="Arial"/>
          <w:b/>
          <w:sz w:val="20"/>
        </w:rPr>
      </w:pPr>
      <w:r w:rsidRPr="00226B6F">
        <w:rPr>
          <w:rFonts w:ascii="Arial" w:hAnsi="Arial" w:cs="Arial"/>
          <w:b/>
          <w:sz w:val="20"/>
        </w:rPr>
        <w:tab/>
        <w:t xml:space="preserve">Output: </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InvalidTrustedIdPFault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DD705F" w:rsidRPr="00065CE8" w:rsidRDefault="00DD705F" w:rsidP="00DD705F">
      <w:pPr>
        <w:rPr>
          <w:rFonts w:ascii="Arial" w:hAnsi="Arial" w:cs="Arial"/>
          <w:b/>
          <w:sz w:val="20"/>
        </w:rPr>
      </w:pPr>
      <w:r w:rsidRPr="00065CE8">
        <w:rPr>
          <w:rFonts w:ascii="Arial" w:hAnsi="Arial" w:cs="Arial"/>
          <w:b/>
          <w:sz w:val="20"/>
        </w:rPr>
        <w:tab/>
        <w:t xml:space="preserve">Pre-condition: </w:t>
      </w:r>
    </w:p>
    <w:p w:rsidR="00DD705F" w:rsidRPr="006A0898" w:rsidRDefault="00DD705F" w:rsidP="008E72E8">
      <w:pPr>
        <w:pStyle w:val="ListParagraph"/>
        <w:numPr>
          <w:ilvl w:val="0"/>
          <w:numId w:val="41"/>
        </w:numPr>
        <w:rPr>
          <w:rFonts w:ascii="Arial" w:hAnsi="Arial" w:cs="Arial"/>
          <w:sz w:val="20"/>
        </w:rPr>
      </w:pPr>
      <w:r w:rsidRPr="006A0898">
        <w:rPr>
          <w:rFonts w:ascii="Arial" w:hAnsi="Arial" w:cs="Arial"/>
          <w:sz w:val="20"/>
        </w:rPr>
        <w:t xml:space="preserve">Caller </w:t>
      </w:r>
      <w:r w:rsidR="00327B9E">
        <w:rPr>
          <w:rFonts w:ascii="Arial" w:hAnsi="Arial" w:cs="Arial"/>
          <w:sz w:val="20"/>
        </w:rPr>
        <w:t>has</w:t>
      </w:r>
      <w:r w:rsidRPr="006A0898">
        <w:rPr>
          <w:rFonts w:ascii="Arial" w:hAnsi="Arial" w:cs="Arial"/>
          <w:sz w:val="20"/>
        </w:rPr>
        <w:t xml:space="preserve"> active grid user account with admin privileges.</w:t>
      </w:r>
    </w:p>
    <w:p w:rsidR="00DD705F" w:rsidRPr="006A0898" w:rsidRDefault="00DD705F" w:rsidP="008E72E8">
      <w:pPr>
        <w:pStyle w:val="ListParagraph"/>
        <w:numPr>
          <w:ilvl w:val="0"/>
          <w:numId w:val="41"/>
        </w:numPr>
        <w:rPr>
          <w:rFonts w:ascii="Arial" w:hAnsi="Arial" w:cs="Arial"/>
          <w:sz w:val="20"/>
        </w:rPr>
      </w:pPr>
      <w:r w:rsidRPr="006A0898">
        <w:rPr>
          <w:rFonts w:ascii="Arial" w:hAnsi="Arial" w:cs="Arial"/>
          <w:sz w:val="20"/>
        </w:rPr>
        <w:t>Implement and operate AuthenticationService to authenticate locally and generate SAML assertions.</w:t>
      </w:r>
    </w:p>
    <w:p w:rsidR="00DD705F" w:rsidRPr="00065CE8" w:rsidRDefault="00DD705F" w:rsidP="00DD705F">
      <w:pPr>
        <w:rPr>
          <w:rFonts w:ascii="Arial" w:hAnsi="Arial" w:cs="Arial"/>
          <w:b/>
          <w:sz w:val="20"/>
        </w:rPr>
      </w:pPr>
      <w:r w:rsidRPr="00065CE8">
        <w:rPr>
          <w:rFonts w:ascii="Arial" w:hAnsi="Arial" w:cs="Arial"/>
          <w:b/>
          <w:sz w:val="20"/>
        </w:rPr>
        <w:tab/>
        <w:t>Post-condition:</w:t>
      </w:r>
    </w:p>
    <w:p w:rsidR="00DD705F" w:rsidRDefault="00DD705F" w:rsidP="008E72E8">
      <w:pPr>
        <w:pStyle w:val="ListParagraph"/>
        <w:numPr>
          <w:ilvl w:val="0"/>
          <w:numId w:val="44"/>
        </w:numPr>
        <w:rPr>
          <w:rFonts w:ascii="Arial" w:hAnsi="Arial" w:cs="Arial"/>
          <w:sz w:val="20"/>
        </w:rPr>
      </w:pPr>
      <w:r w:rsidRPr="006A0898">
        <w:rPr>
          <w:rFonts w:ascii="Arial" w:hAnsi="Arial" w:cs="Arial"/>
          <w:sz w:val="20"/>
        </w:rPr>
        <w:t>Identity</w:t>
      </w:r>
      <w:r w:rsidR="00AD64FD">
        <w:rPr>
          <w:rFonts w:ascii="Arial" w:hAnsi="Arial" w:cs="Arial"/>
          <w:sz w:val="20"/>
        </w:rPr>
        <w:t xml:space="preserve"> </w:t>
      </w:r>
      <w:r w:rsidRPr="006A0898">
        <w:rPr>
          <w:rFonts w:ascii="Arial" w:hAnsi="Arial" w:cs="Arial"/>
          <w:sz w:val="20"/>
        </w:rPr>
        <w:t xml:space="preserve">Provider has been </w:t>
      </w:r>
      <w:r>
        <w:rPr>
          <w:rFonts w:ascii="Arial" w:hAnsi="Arial" w:cs="Arial"/>
          <w:sz w:val="20"/>
        </w:rPr>
        <w:t>removed from Dorian</w:t>
      </w:r>
      <w:r w:rsidRPr="006A0898">
        <w:rPr>
          <w:rFonts w:ascii="Arial" w:hAnsi="Arial" w:cs="Arial"/>
          <w:sz w:val="20"/>
        </w:rPr>
        <w:t>.</w:t>
      </w:r>
    </w:p>
    <w:p w:rsidR="00AD64FD" w:rsidRDefault="00E0484D" w:rsidP="008E72E8">
      <w:pPr>
        <w:pStyle w:val="ListParagraph"/>
        <w:numPr>
          <w:ilvl w:val="0"/>
          <w:numId w:val="44"/>
        </w:numPr>
        <w:rPr>
          <w:rFonts w:ascii="Arial" w:hAnsi="Arial" w:cs="Arial"/>
          <w:sz w:val="20"/>
        </w:rPr>
      </w:pPr>
      <w:r>
        <w:rPr>
          <w:rFonts w:ascii="Arial" w:hAnsi="Arial" w:cs="Arial"/>
          <w:sz w:val="20"/>
        </w:rPr>
        <w:t>A</w:t>
      </w:r>
      <w:r w:rsidR="00AD64FD">
        <w:rPr>
          <w:rFonts w:ascii="Arial" w:hAnsi="Arial" w:cs="Arial"/>
          <w:sz w:val="20"/>
        </w:rPr>
        <w:t>ll accounts associated with identity provider</w:t>
      </w:r>
      <w:r>
        <w:rPr>
          <w:rFonts w:ascii="Arial" w:hAnsi="Arial" w:cs="Arial"/>
          <w:sz w:val="20"/>
        </w:rPr>
        <w:t xml:space="preserve"> have been removed</w:t>
      </w:r>
      <w:r w:rsidR="00AD64FD">
        <w:rPr>
          <w:rFonts w:ascii="Arial" w:hAnsi="Arial" w:cs="Arial"/>
          <w:sz w:val="20"/>
        </w:rPr>
        <w:t>.</w:t>
      </w:r>
    </w:p>
    <w:p w:rsidR="00AD64FD" w:rsidRPr="00AD64FD" w:rsidRDefault="00AD64FD" w:rsidP="008E72E8">
      <w:pPr>
        <w:pStyle w:val="ListParagraph"/>
        <w:numPr>
          <w:ilvl w:val="0"/>
          <w:numId w:val="44"/>
        </w:numPr>
        <w:rPr>
          <w:rFonts w:ascii="Arial" w:hAnsi="Arial" w:cs="Arial"/>
          <w:sz w:val="20"/>
          <w:szCs w:val="20"/>
        </w:rPr>
      </w:pPr>
      <w:r w:rsidRPr="00AD64FD">
        <w:rPr>
          <w:rFonts w:ascii="Arial" w:hAnsi="Arial" w:cs="Arial"/>
          <w:color w:val="000000"/>
          <w:sz w:val="20"/>
          <w:szCs w:val="20"/>
        </w:rPr>
        <w:t xml:space="preserve">User certificates that were revoked at the time the identity provider was deleted </w:t>
      </w:r>
      <w:r w:rsidR="00E0484D">
        <w:rPr>
          <w:rFonts w:ascii="Arial" w:hAnsi="Arial" w:cs="Arial"/>
          <w:color w:val="000000"/>
          <w:sz w:val="20"/>
          <w:szCs w:val="20"/>
        </w:rPr>
        <w:t>have been</w:t>
      </w:r>
      <w:r w:rsidRPr="00AD64FD">
        <w:rPr>
          <w:rFonts w:ascii="Arial" w:hAnsi="Arial" w:cs="Arial"/>
          <w:color w:val="000000"/>
          <w:sz w:val="20"/>
          <w:szCs w:val="20"/>
        </w:rPr>
        <w:t xml:space="preserve"> added permanently to Dorian's CRL</w:t>
      </w:r>
    </w:p>
    <w:p w:rsidR="00AD64FD" w:rsidRPr="00AD64FD" w:rsidRDefault="00AD64FD" w:rsidP="008E72E8">
      <w:pPr>
        <w:pStyle w:val="ListParagraph"/>
        <w:numPr>
          <w:ilvl w:val="0"/>
          <w:numId w:val="44"/>
        </w:numPr>
        <w:rPr>
          <w:rFonts w:ascii="Arial" w:hAnsi="Arial" w:cs="Arial"/>
          <w:sz w:val="20"/>
          <w:szCs w:val="20"/>
        </w:rPr>
      </w:pPr>
      <w:r w:rsidRPr="00AD64FD">
        <w:rPr>
          <w:rFonts w:ascii="Arial" w:hAnsi="Arial" w:cs="Arial"/>
          <w:color w:val="000000"/>
          <w:sz w:val="20"/>
          <w:szCs w:val="20"/>
        </w:rPr>
        <w:t xml:space="preserve">Host certificates issued by Dorian associated with the identity provider </w:t>
      </w:r>
      <w:r w:rsidR="00E0484D">
        <w:rPr>
          <w:rFonts w:ascii="Arial" w:hAnsi="Arial" w:cs="Arial"/>
          <w:color w:val="000000"/>
          <w:sz w:val="20"/>
          <w:szCs w:val="20"/>
        </w:rPr>
        <w:t>have been</w:t>
      </w:r>
      <w:r>
        <w:rPr>
          <w:rFonts w:ascii="Arial" w:hAnsi="Arial" w:cs="Arial"/>
          <w:color w:val="000000"/>
          <w:sz w:val="20"/>
          <w:szCs w:val="20"/>
        </w:rPr>
        <w:t xml:space="preserve"> </w:t>
      </w:r>
      <w:r w:rsidRPr="00AD64FD">
        <w:rPr>
          <w:rFonts w:ascii="Arial" w:hAnsi="Arial" w:cs="Arial"/>
          <w:color w:val="000000"/>
          <w:sz w:val="20"/>
          <w:szCs w:val="20"/>
        </w:rPr>
        <w:t>permanently revoked.</w:t>
      </w:r>
    </w:p>
    <w:p w:rsidR="004B767A" w:rsidRDefault="004B767A" w:rsidP="008E72E8">
      <w:pPr>
        <w:pStyle w:val="ListParagraph"/>
        <w:numPr>
          <w:ilvl w:val="0"/>
          <w:numId w:val="4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0E4434" w:rsidP="003E140D">
      <w:pPr>
        <w:rPr>
          <w:rFonts w:ascii="Arial" w:hAnsi="Arial" w:cs="Arial"/>
          <w:sz w:val="20"/>
        </w:rPr>
      </w:pPr>
      <w:r>
        <w:rPr>
          <w:rFonts w:ascii="Arial" w:hAnsi="Arial" w:cs="Arial"/>
          <w:sz w:val="20"/>
        </w:rPr>
        <w:t>a</w:t>
      </w:r>
      <w:r w:rsidR="003E140D" w:rsidRPr="00226B6F">
        <w:rPr>
          <w:rFonts w:ascii="Arial" w:hAnsi="Arial" w:cs="Arial"/>
          <w:sz w:val="20"/>
        </w:rPr>
        <w:t>uthenticate()</w:t>
      </w:r>
      <w:r w:rsidR="001F36AD">
        <w:rPr>
          <w:rFonts w:ascii="Arial" w:hAnsi="Arial" w:cs="Arial"/>
          <w:sz w:val="20"/>
        </w:rPr>
        <w:t xml:space="preserve"> - </w:t>
      </w:r>
      <w:r w:rsidR="001F36AD" w:rsidRPr="001F36AD">
        <w:rPr>
          <w:rFonts w:ascii="Arial" w:hAnsi="Arial" w:cs="Arial"/>
          <w:b/>
          <w:sz w:val="20"/>
        </w:rPr>
        <w:t>DEPRECATED</w:t>
      </w:r>
    </w:p>
    <w:p w:rsidR="003E140D" w:rsidRPr="00226B6F" w:rsidRDefault="003E140D" w:rsidP="003E140D">
      <w:pPr>
        <w:ind w:left="720"/>
        <w:rPr>
          <w:rFonts w:ascii="Arial" w:hAnsi="Arial" w:cs="Arial"/>
          <w:sz w:val="20"/>
        </w:rPr>
      </w:pPr>
      <w:r w:rsidRPr="00226B6F">
        <w:rPr>
          <w:rFonts w:ascii="Arial" w:hAnsi="Arial" w:cs="Arial"/>
          <w:b/>
          <w:sz w:val="20"/>
        </w:rPr>
        <w:t xml:space="preserve">Description: </w:t>
      </w:r>
      <w:r w:rsidRPr="00226B6F">
        <w:rPr>
          <w:rFonts w:ascii="Arial" w:hAnsi="Arial" w:cs="Arial"/>
          <w:sz w:val="20"/>
        </w:rPr>
        <w:t>Authenticate a Dorian local user using authentication service. Dorian provides identity provider services for users registered with Dorian directly. This method has been deprecated in version 1.3.</w:t>
      </w:r>
    </w:p>
    <w:p w:rsidR="003E140D"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gov.nih.nci.cagrid.authentica</w:t>
      </w:r>
      <w:r w:rsidR="001F36AD">
        <w:rPr>
          <w:rFonts w:ascii="Arial" w:hAnsi="Arial" w:cs="Arial"/>
          <w:sz w:val="20"/>
        </w:rPr>
        <w:t>tion.bean.Credential</w:t>
      </w:r>
    </w:p>
    <w:p w:rsidR="001F36AD" w:rsidRDefault="001F36AD" w:rsidP="003E140D">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1F36AD">
        <w:rPr>
          <w:rFonts w:ascii="Arial" w:hAnsi="Arial" w:cs="Arial"/>
          <w:sz w:val="20"/>
        </w:rPr>
        <w:t>http://cagrid.nci.nih.gov/1/authentication-service</w:t>
      </w:r>
    </w:p>
    <w:p w:rsidR="001F36AD" w:rsidRPr="00226B6F" w:rsidRDefault="001F36AD" w:rsidP="003E140D">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1F36AD">
        <w:rPr>
          <w:rFonts w:ascii="Arial" w:hAnsi="Arial" w:cs="Arial"/>
          <w:sz w:val="20"/>
        </w:rPr>
        <w:t>Credential</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gov.nih.nci.cagrid.authentication.bean.SAMLAssertion</w:t>
      </w:r>
    </w:p>
    <w:p w:rsidR="001F36AD" w:rsidRDefault="001F36AD" w:rsidP="001F36AD">
      <w:pPr>
        <w:ind w:left="720"/>
        <w:rPr>
          <w:rFonts w:ascii="Arial" w:hAnsi="Arial" w:cs="Arial"/>
          <w:sz w:val="20"/>
        </w:rPr>
      </w:pPr>
      <w:r>
        <w:rPr>
          <w:rFonts w:ascii="Arial" w:hAnsi="Arial" w:cs="Arial"/>
          <w:b/>
          <w:sz w:val="20"/>
        </w:rPr>
        <w:lastRenderedPageBreak/>
        <w:tab/>
        <w:t>Namespace</w:t>
      </w:r>
      <w:r w:rsidRPr="00E5205A">
        <w:rPr>
          <w:rFonts w:ascii="Arial" w:hAnsi="Arial" w:cs="Arial"/>
          <w:sz w:val="20"/>
        </w:rPr>
        <w:t>:</w:t>
      </w:r>
      <w:r w:rsidRPr="00166E6A">
        <w:rPr>
          <w:rFonts w:ascii="Arial" w:hAnsi="Arial" w:cs="Arial"/>
          <w:color w:val="000000" w:themeColor="text1"/>
          <w:sz w:val="20"/>
        </w:rPr>
        <w:t xml:space="preserve"> </w:t>
      </w:r>
      <w:hyperlink r:id="rId61" w:history="1">
        <w:r w:rsidRPr="00166E6A">
          <w:rPr>
            <w:rStyle w:val="nobr1"/>
            <w:rFonts w:ascii="Arial" w:hAnsi="Arial" w:cs="Arial"/>
            <w:bCs/>
            <w:color w:val="000000" w:themeColor="text1"/>
            <w:sz w:val="20"/>
          </w:rPr>
          <w:t>http://cagrid.nci.nih.gov/1/dorian-common</w:t>
        </w:r>
      </w:hyperlink>
    </w:p>
    <w:p w:rsidR="001F36AD" w:rsidRPr="00226B6F" w:rsidRDefault="001F36AD" w:rsidP="001F36AD">
      <w:pPr>
        <w:ind w:left="720"/>
        <w:rPr>
          <w:rFonts w:ascii="Arial" w:hAnsi="Arial" w:cs="Arial"/>
          <w:sz w:val="20"/>
        </w:rPr>
      </w:pPr>
      <w:r>
        <w:rPr>
          <w:rFonts w:ascii="Arial" w:hAnsi="Arial" w:cs="Arial"/>
          <w:b/>
          <w:sz w:val="20"/>
        </w:rPr>
        <w:tab/>
        <w:t>Schema type</w:t>
      </w:r>
      <w:r w:rsidRPr="00E5205A">
        <w:rPr>
          <w:rFonts w:ascii="Arial" w:hAnsi="Arial" w:cs="Arial"/>
          <w:sz w:val="20"/>
        </w:rPr>
        <w:t>:</w:t>
      </w:r>
      <w:r>
        <w:rPr>
          <w:rFonts w:ascii="Arial" w:hAnsi="Arial" w:cs="Arial"/>
          <w:sz w:val="20"/>
        </w:rPr>
        <w:t xml:space="preserve"> SAMLAssertion</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Pr>
          <w:rFonts w:ascii="Arial" w:hAnsi="Arial" w:cs="Arial"/>
          <w:sz w:val="20"/>
        </w:rPr>
        <w:t>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InvalidCredentialFault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InsufficientAttributeFault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AuthenticationProviderFault</w:t>
      </w:r>
    </w:p>
    <w:p w:rsidR="00A23370" w:rsidRDefault="00A23370" w:rsidP="00A23370">
      <w:pPr>
        <w:rPr>
          <w:rFonts w:ascii="Arial" w:hAnsi="Arial" w:cs="Arial"/>
          <w:b/>
          <w:sz w:val="20"/>
        </w:rPr>
      </w:pPr>
      <w:r>
        <w:rPr>
          <w:rFonts w:ascii="Arial" w:hAnsi="Arial" w:cs="Arial"/>
          <w:sz w:val="20"/>
        </w:rPr>
        <w:tab/>
      </w:r>
      <w:r w:rsidRPr="00C4520C">
        <w:rPr>
          <w:rFonts w:ascii="Arial" w:hAnsi="Arial" w:cs="Arial"/>
          <w:b/>
          <w:sz w:val="20"/>
        </w:rPr>
        <w:t>Pre-condition:</w:t>
      </w:r>
    </w:p>
    <w:p w:rsidR="00A23370" w:rsidRPr="00A878E5" w:rsidRDefault="00A23370" w:rsidP="008E72E8">
      <w:pPr>
        <w:pStyle w:val="ListParagraph"/>
        <w:numPr>
          <w:ilvl w:val="0"/>
          <w:numId w:val="43"/>
        </w:numPr>
        <w:rPr>
          <w:rFonts w:ascii="Arial" w:hAnsi="Arial" w:cs="Arial"/>
          <w:sz w:val="20"/>
        </w:rPr>
      </w:pPr>
      <w:r w:rsidRPr="00A878E5">
        <w:rPr>
          <w:rFonts w:ascii="Arial" w:hAnsi="Arial" w:cs="Arial"/>
          <w:sz w:val="20"/>
        </w:rPr>
        <w:t xml:space="preserve">User </w:t>
      </w:r>
      <w:r w:rsidR="006022D2" w:rsidRPr="00A878E5">
        <w:rPr>
          <w:rFonts w:ascii="Arial" w:hAnsi="Arial" w:cs="Arial"/>
          <w:sz w:val="20"/>
        </w:rPr>
        <w:t>has</w:t>
      </w:r>
      <w:r w:rsidRPr="00A878E5">
        <w:rPr>
          <w:rFonts w:ascii="Arial" w:hAnsi="Arial" w:cs="Arial"/>
          <w:sz w:val="20"/>
        </w:rPr>
        <w:t xml:space="preserve"> valid account with local authentication facility</w:t>
      </w:r>
      <w:r w:rsidR="006022D2" w:rsidRPr="00A878E5">
        <w:rPr>
          <w:rFonts w:ascii="Arial" w:hAnsi="Arial" w:cs="Arial"/>
          <w:sz w:val="20"/>
        </w:rPr>
        <w:t>.</w:t>
      </w:r>
    </w:p>
    <w:p w:rsidR="00A23370" w:rsidRPr="00A878E5" w:rsidRDefault="00A23370" w:rsidP="008E72E8">
      <w:pPr>
        <w:pStyle w:val="ListParagraph"/>
        <w:numPr>
          <w:ilvl w:val="0"/>
          <w:numId w:val="43"/>
        </w:numPr>
        <w:rPr>
          <w:rFonts w:ascii="Arial" w:hAnsi="Arial" w:cs="Arial"/>
          <w:sz w:val="20"/>
        </w:rPr>
      </w:pPr>
      <w:r w:rsidRPr="00A878E5">
        <w:rPr>
          <w:rFonts w:ascii="Arial" w:hAnsi="Arial" w:cs="Arial"/>
          <w:sz w:val="20"/>
        </w:rPr>
        <w:t xml:space="preserve">Credential confirming AuthenticationProfiles metadata </w:t>
      </w:r>
      <w:r w:rsidR="006022D2" w:rsidRPr="00A878E5">
        <w:rPr>
          <w:rFonts w:ascii="Arial" w:hAnsi="Arial" w:cs="Arial"/>
          <w:sz w:val="20"/>
        </w:rPr>
        <w:t>is</w:t>
      </w:r>
      <w:r w:rsidRPr="00A878E5">
        <w:rPr>
          <w:rFonts w:ascii="Arial" w:hAnsi="Arial" w:cs="Arial"/>
          <w:sz w:val="20"/>
        </w:rPr>
        <w:t xml:space="preserve"> supplied as input</w:t>
      </w:r>
      <w:r w:rsidR="006022D2" w:rsidRPr="00A878E5">
        <w:rPr>
          <w:rFonts w:ascii="Arial" w:hAnsi="Arial" w:cs="Arial"/>
          <w:sz w:val="20"/>
        </w:rPr>
        <w:t>.</w:t>
      </w:r>
    </w:p>
    <w:p w:rsidR="00A23370" w:rsidRPr="00C4520C" w:rsidRDefault="00A23370" w:rsidP="00A23370">
      <w:pPr>
        <w:rPr>
          <w:rFonts w:ascii="Arial" w:hAnsi="Arial" w:cs="Arial"/>
          <w:b/>
          <w:sz w:val="20"/>
        </w:rPr>
      </w:pPr>
      <w:r>
        <w:rPr>
          <w:rFonts w:ascii="Arial" w:hAnsi="Arial" w:cs="Arial"/>
          <w:sz w:val="20"/>
        </w:rPr>
        <w:tab/>
      </w:r>
      <w:r w:rsidRPr="00C4520C">
        <w:rPr>
          <w:rFonts w:ascii="Arial" w:hAnsi="Arial" w:cs="Arial"/>
          <w:b/>
          <w:sz w:val="20"/>
        </w:rPr>
        <w:t>Post-condition:</w:t>
      </w:r>
    </w:p>
    <w:p w:rsidR="00A23370" w:rsidRPr="00A878E5" w:rsidRDefault="00A23370" w:rsidP="008E72E8">
      <w:pPr>
        <w:pStyle w:val="ListParagraph"/>
        <w:numPr>
          <w:ilvl w:val="0"/>
          <w:numId w:val="46"/>
        </w:numPr>
        <w:rPr>
          <w:rFonts w:ascii="Arial" w:hAnsi="Arial" w:cs="Arial"/>
          <w:sz w:val="20"/>
        </w:rPr>
      </w:pPr>
      <w:r w:rsidRPr="00A878E5">
        <w:rPr>
          <w:rFonts w:ascii="Arial" w:hAnsi="Arial" w:cs="Arial"/>
          <w:sz w:val="20"/>
        </w:rPr>
        <w:t>User authentication is done locally</w:t>
      </w:r>
      <w:r w:rsidR="006022D2" w:rsidRPr="00A878E5">
        <w:rPr>
          <w:rFonts w:ascii="Arial" w:hAnsi="Arial" w:cs="Arial"/>
          <w:sz w:val="20"/>
        </w:rPr>
        <w:t>.</w:t>
      </w:r>
    </w:p>
    <w:p w:rsidR="00A23370" w:rsidRPr="00A878E5" w:rsidRDefault="00A23370" w:rsidP="008E72E8">
      <w:pPr>
        <w:pStyle w:val="ListParagraph"/>
        <w:numPr>
          <w:ilvl w:val="0"/>
          <w:numId w:val="46"/>
        </w:numPr>
        <w:rPr>
          <w:rFonts w:ascii="Arial" w:hAnsi="Arial" w:cs="Arial"/>
          <w:sz w:val="20"/>
        </w:rPr>
      </w:pPr>
      <w:r w:rsidRPr="00A878E5">
        <w:rPr>
          <w:rFonts w:ascii="Arial" w:hAnsi="Arial" w:cs="Arial"/>
          <w:sz w:val="20"/>
        </w:rPr>
        <w:t>SAMLAssertion is returned with attributes containing user information</w:t>
      </w:r>
      <w:r w:rsidR="006022D2" w:rsidRPr="00A878E5">
        <w:rPr>
          <w:rFonts w:ascii="Arial" w:hAnsi="Arial" w:cs="Arial"/>
          <w:sz w:val="20"/>
        </w:rPr>
        <w:t>.</w:t>
      </w:r>
    </w:p>
    <w:p w:rsidR="004B767A" w:rsidRDefault="004B767A" w:rsidP="008E72E8">
      <w:pPr>
        <w:pStyle w:val="ListParagraph"/>
        <w:numPr>
          <w:ilvl w:val="0"/>
          <w:numId w:val="4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A23370" w:rsidRPr="00226B6F" w:rsidRDefault="00A23370"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addAdmin()</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Add a grid user to Dorian administrator group.</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java.lang.String - gridIdentity</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rPr>
          <w:rFonts w:ascii="Arial" w:hAnsi="Arial" w:cs="Arial"/>
          <w:b/>
          <w:sz w:val="20"/>
        </w:rPr>
      </w:pPr>
      <w:r w:rsidRPr="00226B6F">
        <w:rPr>
          <w:rFonts w:ascii="Arial" w:hAnsi="Arial" w:cs="Arial"/>
          <w:sz w:val="20"/>
        </w:rPr>
        <w:t xml:space="preserve">   </w:t>
      </w:r>
      <w:r w:rsidRPr="00226B6F">
        <w:rPr>
          <w:rFonts w:ascii="Arial" w:hAnsi="Arial" w:cs="Arial"/>
          <w:sz w:val="20"/>
        </w:rPr>
        <w:tab/>
      </w:r>
      <w:r w:rsidRPr="00226B6F">
        <w:rPr>
          <w:rFonts w:ascii="Arial" w:hAnsi="Arial" w:cs="Arial"/>
          <w:sz w:val="20"/>
        </w:rPr>
        <w:tab/>
        <w:t xml:space="preserve">         PermissionDeniedFault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672D89" w:rsidRPr="00202ED4" w:rsidRDefault="00754181" w:rsidP="008E72E8">
      <w:pPr>
        <w:pStyle w:val="ListParagraph"/>
        <w:numPr>
          <w:ilvl w:val="0"/>
          <w:numId w:val="43"/>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74441E" w:rsidRDefault="0074441E" w:rsidP="0074441E">
      <w:pPr>
        <w:rPr>
          <w:rFonts w:ascii="Arial" w:hAnsi="Arial" w:cs="Arial"/>
          <w:b/>
          <w:sz w:val="20"/>
        </w:rPr>
      </w:pPr>
      <w:r w:rsidRPr="00065CE8">
        <w:rPr>
          <w:rFonts w:ascii="Arial" w:hAnsi="Arial" w:cs="Arial"/>
          <w:b/>
          <w:sz w:val="20"/>
        </w:rPr>
        <w:tab/>
        <w:t>Post-condition:</w:t>
      </w:r>
    </w:p>
    <w:p w:rsidR="00202ED4" w:rsidRPr="00202ED4" w:rsidRDefault="00202ED4" w:rsidP="008E72E8">
      <w:pPr>
        <w:pStyle w:val="ListParagraph"/>
        <w:numPr>
          <w:ilvl w:val="0"/>
          <w:numId w:val="43"/>
        </w:numPr>
        <w:rPr>
          <w:rFonts w:ascii="Arial" w:hAnsi="Arial" w:cs="Arial"/>
          <w:sz w:val="20"/>
        </w:rPr>
      </w:pPr>
      <w:r w:rsidRPr="00202ED4">
        <w:rPr>
          <w:rFonts w:ascii="Arial" w:hAnsi="Arial" w:cs="Arial"/>
          <w:sz w:val="20"/>
        </w:rPr>
        <w:t xml:space="preserve">User has been </w:t>
      </w:r>
      <w:r w:rsidR="00817697">
        <w:rPr>
          <w:rFonts w:ascii="Arial" w:hAnsi="Arial" w:cs="Arial"/>
          <w:sz w:val="20"/>
        </w:rPr>
        <w:t>granted</w:t>
      </w:r>
      <w:r w:rsidRPr="00202ED4">
        <w:rPr>
          <w:rFonts w:ascii="Arial" w:hAnsi="Arial" w:cs="Arial"/>
          <w:sz w:val="20"/>
        </w:rPr>
        <w:t xml:space="preserve"> with Administrator privileges.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202ED4" w:rsidP="003E140D">
      <w:pPr>
        <w:rPr>
          <w:rFonts w:ascii="Arial" w:hAnsi="Arial" w:cs="Arial"/>
          <w:b/>
          <w:sz w:val="20"/>
        </w:rPr>
      </w:pPr>
      <w:r>
        <w:rPr>
          <w:rFonts w:ascii="Arial" w:hAnsi="Arial" w:cs="Arial"/>
          <w:b/>
          <w:sz w:val="20"/>
        </w:rPr>
        <w:tab/>
      </w:r>
    </w:p>
    <w:p w:rsidR="003E140D" w:rsidRPr="00226B6F" w:rsidRDefault="003E140D" w:rsidP="003E140D">
      <w:pPr>
        <w:rPr>
          <w:rFonts w:ascii="Arial" w:hAnsi="Arial" w:cs="Arial"/>
          <w:sz w:val="20"/>
        </w:rPr>
      </w:pPr>
      <w:r w:rsidRPr="00226B6F">
        <w:rPr>
          <w:rFonts w:ascii="Arial" w:hAnsi="Arial" w:cs="Arial"/>
          <w:sz w:val="20"/>
        </w:rPr>
        <w:t>removeAdmin()</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Remove a grid user from Dorian administrator group.</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java.lang.String - gridIdentity</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817697" w:rsidRDefault="00817697" w:rsidP="00817697">
      <w:pPr>
        <w:rPr>
          <w:rFonts w:ascii="Arial" w:hAnsi="Arial" w:cs="Arial"/>
          <w:b/>
          <w:sz w:val="20"/>
        </w:rPr>
      </w:pPr>
      <w:r w:rsidRPr="00065CE8">
        <w:rPr>
          <w:rFonts w:ascii="Arial" w:hAnsi="Arial" w:cs="Arial"/>
          <w:b/>
          <w:sz w:val="20"/>
        </w:rPr>
        <w:tab/>
        <w:t xml:space="preserve">Pre-condition: </w:t>
      </w:r>
    </w:p>
    <w:p w:rsidR="00817697" w:rsidRPr="00202ED4" w:rsidRDefault="00817697" w:rsidP="008E72E8">
      <w:pPr>
        <w:pStyle w:val="ListParagraph"/>
        <w:numPr>
          <w:ilvl w:val="0"/>
          <w:numId w:val="43"/>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817697" w:rsidRDefault="00817697" w:rsidP="00817697">
      <w:pPr>
        <w:rPr>
          <w:rFonts w:ascii="Arial" w:hAnsi="Arial" w:cs="Arial"/>
          <w:b/>
          <w:sz w:val="20"/>
        </w:rPr>
      </w:pPr>
      <w:r w:rsidRPr="00065CE8">
        <w:rPr>
          <w:rFonts w:ascii="Arial" w:hAnsi="Arial" w:cs="Arial"/>
          <w:b/>
          <w:sz w:val="20"/>
        </w:rPr>
        <w:tab/>
        <w:t>Post-condition:</w:t>
      </w:r>
    </w:p>
    <w:p w:rsidR="00817697" w:rsidRPr="00202ED4" w:rsidRDefault="00817697" w:rsidP="008E72E8">
      <w:pPr>
        <w:pStyle w:val="ListParagraph"/>
        <w:numPr>
          <w:ilvl w:val="0"/>
          <w:numId w:val="43"/>
        </w:numPr>
        <w:rPr>
          <w:rFonts w:ascii="Arial" w:hAnsi="Arial" w:cs="Arial"/>
          <w:sz w:val="20"/>
        </w:rPr>
      </w:pPr>
      <w:r w:rsidRPr="00202ED4">
        <w:rPr>
          <w:rFonts w:ascii="Arial" w:hAnsi="Arial" w:cs="Arial"/>
          <w:sz w:val="20"/>
        </w:rPr>
        <w:t xml:space="preserve">User has been </w:t>
      </w:r>
      <w:r>
        <w:rPr>
          <w:rFonts w:ascii="Arial" w:hAnsi="Arial" w:cs="Arial"/>
          <w:sz w:val="20"/>
        </w:rPr>
        <w:t>revoked</w:t>
      </w:r>
      <w:r w:rsidRPr="00202ED4">
        <w:rPr>
          <w:rFonts w:ascii="Arial" w:hAnsi="Arial" w:cs="Arial"/>
          <w:sz w:val="20"/>
        </w:rPr>
        <w:t xml:space="preserve"> with Administrator privileges.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getAdmins()</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Find all Dorian Admin users</w:t>
      </w:r>
    </w:p>
    <w:p w:rsidR="003E140D" w:rsidRPr="00226B6F" w:rsidRDefault="003E140D" w:rsidP="003E140D">
      <w:pPr>
        <w:rPr>
          <w:rFonts w:ascii="Arial" w:hAnsi="Arial" w:cs="Arial"/>
          <w:b/>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java.lang.String[] – Grid identities</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817697" w:rsidRDefault="00817697" w:rsidP="00817697">
      <w:pPr>
        <w:rPr>
          <w:rFonts w:ascii="Arial" w:hAnsi="Arial" w:cs="Arial"/>
          <w:b/>
          <w:sz w:val="20"/>
        </w:rPr>
      </w:pPr>
      <w:r w:rsidRPr="00065CE8">
        <w:rPr>
          <w:rFonts w:ascii="Arial" w:hAnsi="Arial" w:cs="Arial"/>
          <w:b/>
          <w:sz w:val="20"/>
        </w:rPr>
        <w:tab/>
        <w:t xml:space="preserve">Pre-condition: </w:t>
      </w:r>
    </w:p>
    <w:p w:rsidR="00817697" w:rsidRPr="00202ED4" w:rsidRDefault="00817697" w:rsidP="008E72E8">
      <w:pPr>
        <w:pStyle w:val="ListParagraph"/>
        <w:numPr>
          <w:ilvl w:val="0"/>
          <w:numId w:val="43"/>
        </w:numPr>
        <w:rPr>
          <w:rFonts w:ascii="Arial" w:hAnsi="Arial" w:cs="Arial"/>
          <w:sz w:val="20"/>
        </w:rPr>
      </w:pPr>
      <w:r w:rsidRPr="006A0898">
        <w:rPr>
          <w:rFonts w:ascii="Arial" w:hAnsi="Arial" w:cs="Arial"/>
          <w:sz w:val="20"/>
        </w:rPr>
        <w:t xml:space="preserve">Caller </w:t>
      </w:r>
      <w:r>
        <w:rPr>
          <w:rFonts w:ascii="Arial" w:hAnsi="Arial" w:cs="Arial"/>
          <w:sz w:val="20"/>
        </w:rPr>
        <w:t>has</w:t>
      </w:r>
      <w:r w:rsidRPr="006A0898">
        <w:rPr>
          <w:rFonts w:ascii="Arial" w:hAnsi="Arial" w:cs="Arial"/>
          <w:sz w:val="20"/>
        </w:rPr>
        <w:t xml:space="preserve"> active grid user account with admin privileges.</w:t>
      </w:r>
    </w:p>
    <w:p w:rsidR="00817697" w:rsidRDefault="00817697" w:rsidP="00817697">
      <w:pPr>
        <w:rPr>
          <w:rFonts w:ascii="Arial" w:hAnsi="Arial" w:cs="Arial"/>
          <w:b/>
          <w:sz w:val="20"/>
        </w:rPr>
      </w:pPr>
      <w:r w:rsidRPr="00065CE8">
        <w:rPr>
          <w:rFonts w:ascii="Arial" w:hAnsi="Arial" w:cs="Arial"/>
          <w:b/>
          <w:sz w:val="20"/>
        </w:rPr>
        <w:tab/>
        <w:t>Post-condition:</w:t>
      </w:r>
    </w:p>
    <w:p w:rsidR="00817697" w:rsidRPr="00202ED4" w:rsidRDefault="003E4DD5" w:rsidP="008E72E8">
      <w:pPr>
        <w:pStyle w:val="ListParagraph"/>
        <w:numPr>
          <w:ilvl w:val="0"/>
          <w:numId w:val="43"/>
        </w:numPr>
        <w:rPr>
          <w:rFonts w:ascii="Arial" w:hAnsi="Arial" w:cs="Arial"/>
          <w:sz w:val="20"/>
        </w:rPr>
      </w:pPr>
      <w:r>
        <w:rPr>
          <w:rFonts w:ascii="Arial" w:hAnsi="Arial" w:cs="Arial"/>
          <w:sz w:val="20"/>
        </w:rPr>
        <w:lastRenderedPageBreak/>
        <w:t>Return</w:t>
      </w:r>
      <w:r w:rsidR="00817697">
        <w:rPr>
          <w:rFonts w:ascii="Arial" w:hAnsi="Arial" w:cs="Arial"/>
          <w:sz w:val="20"/>
        </w:rPr>
        <w:t xml:space="preserve"> all Dorian users with Administrator privileges.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findLocalUsers()</w:t>
      </w:r>
    </w:p>
    <w:p w:rsidR="003E140D" w:rsidRPr="00226B6F" w:rsidRDefault="003E140D" w:rsidP="003E140D">
      <w:pPr>
        <w:rPr>
          <w:rFonts w:ascii="Arial" w:hAnsi="Arial" w:cs="Arial"/>
          <w:sz w:val="20"/>
        </w:rPr>
      </w:pPr>
      <w:r w:rsidRPr="00226B6F">
        <w:rPr>
          <w:rFonts w:ascii="Arial" w:hAnsi="Arial" w:cs="Arial"/>
          <w:b/>
          <w:sz w:val="20"/>
        </w:rPr>
        <w:tab/>
        <w:t xml:space="preserve">Description: </w:t>
      </w:r>
      <w:r w:rsidRPr="00226B6F">
        <w:rPr>
          <w:rFonts w:ascii="Arial" w:hAnsi="Arial" w:cs="Arial"/>
          <w:sz w:val="20"/>
        </w:rPr>
        <w:t>Find all local users registered with Dorian IdP for a given matching criteria.</w:t>
      </w:r>
    </w:p>
    <w:p w:rsidR="003E140D"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org.cagrid.gaards.dorian.idp.LocalUserFilter</w:t>
      </w:r>
    </w:p>
    <w:p w:rsidR="00F405C6" w:rsidRPr="00F405C6" w:rsidRDefault="00F405C6" w:rsidP="003E140D">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F405C6">
        <w:rPr>
          <w:rFonts w:ascii="Arial" w:hAnsi="Arial" w:cs="Arial"/>
          <w:sz w:val="20"/>
        </w:rPr>
        <w:t>http://cagrid.nci.nih.gov/1/dorian-idp</w:t>
      </w:r>
    </w:p>
    <w:p w:rsidR="00F405C6" w:rsidRPr="00F405C6" w:rsidRDefault="00F405C6" w:rsidP="003E140D">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LocalUserFilter</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org.cagrid.gaards.dorian.idp.LocalUser[]</w:t>
      </w:r>
    </w:p>
    <w:p w:rsidR="00F405C6" w:rsidRPr="00F405C6" w:rsidRDefault="00F405C6" w:rsidP="00F405C6">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F405C6">
        <w:rPr>
          <w:rFonts w:ascii="Arial" w:hAnsi="Arial" w:cs="Arial"/>
          <w:sz w:val="20"/>
        </w:rPr>
        <w:t>http://cagrid.nci.nih.gov/1/dorian-idp</w:t>
      </w:r>
    </w:p>
    <w:p w:rsidR="00F405C6" w:rsidRPr="00F405C6" w:rsidRDefault="00F405C6" w:rsidP="00F405C6">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LocalUser</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3E4DD5" w:rsidRPr="003E4DD5" w:rsidRDefault="003E4DD5" w:rsidP="008E72E8">
      <w:pPr>
        <w:pStyle w:val="ListParagraph"/>
        <w:numPr>
          <w:ilvl w:val="0"/>
          <w:numId w:val="43"/>
        </w:numPr>
        <w:rPr>
          <w:rFonts w:ascii="Arial" w:hAnsi="Arial" w:cs="Arial"/>
          <w:sz w:val="20"/>
        </w:rPr>
      </w:pPr>
      <w:r w:rsidRPr="003E4DD5">
        <w:rPr>
          <w:rFonts w:ascii="Arial" w:hAnsi="Arial" w:cs="Arial"/>
          <w:sz w:val="20"/>
        </w:rPr>
        <w:t>Caller has active local user account with Dorian Identity Provider</w:t>
      </w:r>
      <w:r w:rsidR="003D01C4">
        <w:rPr>
          <w:rFonts w:ascii="Arial" w:hAnsi="Arial" w:cs="Arial"/>
          <w:sz w:val="20"/>
        </w:rPr>
        <w:t xml:space="preserve"> with Admin privileges</w:t>
      </w:r>
      <w:r w:rsidRPr="003E4DD5">
        <w:rPr>
          <w:rFonts w:ascii="Arial" w:hAnsi="Arial" w:cs="Arial"/>
          <w:sz w:val="20"/>
        </w:rPr>
        <w:t>.</w:t>
      </w:r>
    </w:p>
    <w:p w:rsidR="0074441E" w:rsidRDefault="0074441E" w:rsidP="0074441E">
      <w:pPr>
        <w:rPr>
          <w:rFonts w:ascii="Arial" w:hAnsi="Arial" w:cs="Arial"/>
          <w:b/>
          <w:sz w:val="20"/>
        </w:rPr>
      </w:pPr>
      <w:r w:rsidRPr="00065CE8">
        <w:rPr>
          <w:rFonts w:ascii="Arial" w:hAnsi="Arial" w:cs="Arial"/>
          <w:b/>
          <w:sz w:val="20"/>
        </w:rPr>
        <w:tab/>
        <w:t>Post-condition:</w:t>
      </w:r>
    </w:p>
    <w:p w:rsidR="003E4DD5" w:rsidRPr="003E4DD5" w:rsidRDefault="003E4DD5" w:rsidP="008E72E8">
      <w:pPr>
        <w:pStyle w:val="ListParagraph"/>
        <w:numPr>
          <w:ilvl w:val="0"/>
          <w:numId w:val="43"/>
        </w:numPr>
        <w:rPr>
          <w:rFonts w:ascii="Arial" w:hAnsi="Arial" w:cs="Arial"/>
          <w:sz w:val="20"/>
        </w:rPr>
      </w:pPr>
      <w:r w:rsidRPr="003E4DD5">
        <w:rPr>
          <w:rFonts w:ascii="Arial" w:hAnsi="Arial" w:cs="Arial"/>
          <w:sz w:val="20"/>
        </w:rPr>
        <w:t>Return all local users registered wit</w:t>
      </w:r>
      <w:r>
        <w:rPr>
          <w:rFonts w:ascii="Arial" w:hAnsi="Arial" w:cs="Arial"/>
          <w:sz w:val="20"/>
        </w:rPr>
        <w:t>h</w:t>
      </w:r>
      <w:r w:rsidRPr="003E4DD5">
        <w:rPr>
          <w:rFonts w:ascii="Arial" w:hAnsi="Arial" w:cs="Arial"/>
          <w:sz w:val="20"/>
        </w:rPr>
        <w:t xml:space="preserve"> Dorian</w:t>
      </w:r>
      <w:r w:rsidR="00395AB7">
        <w:rPr>
          <w:rFonts w:ascii="Arial" w:hAnsi="Arial" w:cs="Arial"/>
          <w:sz w:val="20"/>
        </w:rPr>
        <w:t xml:space="preserve"> for the given filter criteria</w:t>
      </w:r>
      <w:r w:rsidR="001E4913">
        <w:rPr>
          <w:rFonts w:ascii="Arial" w:hAnsi="Arial" w:cs="Arial"/>
          <w:sz w:val="20"/>
        </w:rPr>
        <w:t>.</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b/>
          <w:sz w:val="20"/>
        </w:rPr>
      </w:pPr>
    </w:p>
    <w:p w:rsidR="00395AB7" w:rsidRDefault="00395AB7"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 xml:space="preserve">registerWithIdP() </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Register a user with Dorian Identity Provider. Returns account status message.</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org.cagrid.gaards.dorian.idp.Application</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java.lang.String</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Pr>
          <w:rFonts w:ascii="Arial" w:hAnsi="Arial" w:cs="Arial"/>
          <w:sz w:val="20"/>
        </w:rPr>
        <w:t>User</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InvalidUserPropertyFault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6A5EF7" w:rsidRPr="006A5EF7" w:rsidRDefault="006A5EF7" w:rsidP="008E72E8">
      <w:pPr>
        <w:pStyle w:val="ListParagraph"/>
        <w:numPr>
          <w:ilvl w:val="0"/>
          <w:numId w:val="43"/>
        </w:numPr>
        <w:rPr>
          <w:rFonts w:ascii="Arial" w:hAnsi="Arial" w:cs="Arial"/>
          <w:sz w:val="20"/>
        </w:rPr>
      </w:pPr>
      <w:r w:rsidRPr="006A5EF7">
        <w:rPr>
          <w:rFonts w:ascii="Arial" w:hAnsi="Arial" w:cs="Arial"/>
          <w:sz w:val="20"/>
        </w:rPr>
        <w:t>Registration application is filled with all required information.</w:t>
      </w:r>
    </w:p>
    <w:p w:rsidR="0074441E" w:rsidRDefault="0074441E" w:rsidP="0074441E">
      <w:pPr>
        <w:rPr>
          <w:rFonts w:ascii="Arial" w:hAnsi="Arial" w:cs="Arial"/>
          <w:b/>
          <w:sz w:val="20"/>
        </w:rPr>
      </w:pPr>
      <w:r w:rsidRPr="00065CE8">
        <w:rPr>
          <w:rFonts w:ascii="Arial" w:hAnsi="Arial" w:cs="Arial"/>
          <w:b/>
          <w:sz w:val="20"/>
        </w:rPr>
        <w:tab/>
        <w:t>Post-condition:</w:t>
      </w:r>
    </w:p>
    <w:p w:rsidR="006A5EF7" w:rsidRPr="006A5EF7" w:rsidRDefault="006A5EF7" w:rsidP="008E72E8">
      <w:pPr>
        <w:pStyle w:val="ListParagraph"/>
        <w:numPr>
          <w:ilvl w:val="0"/>
          <w:numId w:val="43"/>
        </w:numPr>
        <w:rPr>
          <w:rFonts w:ascii="Arial" w:hAnsi="Arial" w:cs="Arial"/>
          <w:sz w:val="20"/>
        </w:rPr>
      </w:pPr>
      <w:r w:rsidRPr="006A5EF7">
        <w:rPr>
          <w:rFonts w:ascii="Arial" w:hAnsi="Arial" w:cs="Arial"/>
          <w:sz w:val="20"/>
        </w:rPr>
        <w:t>Local user account has been registered with Dorian.</w:t>
      </w:r>
    </w:p>
    <w:p w:rsidR="006A5EF7" w:rsidRPr="006A5EF7" w:rsidRDefault="006A5EF7" w:rsidP="008E72E8">
      <w:pPr>
        <w:pStyle w:val="ListParagraph"/>
        <w:numPr>
          <w:ilvl w:val="0"/>
          <w:numId w:val="43"/>
        </w:numPr>
        <w:rPr>
          <w:rFonts w:ascii="Arial" w:hAnsi="Arial" w:cs="Arial"/>
          <w:sz w:val="20"/>
        </w:rPr>
      </w:pPr>
      <w:r w:rsidRPr="006A5EF7">
        <w:rPr>
          <w:rFonts w:ascii="Arial" w:hAnsi="Arial" w:cs="Arial"/>
          <w:sz w:val="20"/>
        </w:rPr>
        <w:t>Account is set with “Active” or “Pending” status based on account approval policy defined in Dorian configuration.</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updateLocalUser()</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Update a local user registered with Dorian IdP.</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org.cagrid.gaards.dorian.idp.LocalUser</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F405C6">
        <w:rPr>
          <w:rFonts w:ascii="Arial" w:hAnsi="Arial" w:cs="Arial"/>
          <w:sz w:val="20"/>
        </w:rPr>
        <w:t>http://cagrid.nci.nih.gov/1/dorian-idp</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LocalUser</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r>
        <w:rPr>
          <w:rFonts w:ascii="Arial" w:hAnsi="Arial" w:cs="Arial"/>
          <w:sz w:val="20"/>
        </w:rPr>
        <w:t>, 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NoSuchUserFault</w:t>
      </w:r>
    </w:p>
    <w:p w:rsidR="003E140D" w:rsidRPr="00226B6F" w:rsidRDefault="003E140D" w:rsidP="003E140D">
      <w:pPr>
        <w:ind w:left="1440"/>
        <w:rPr>
          <w:rFonts w:ascii="Arial" w:hAnsi="Arial" w:cs="Arial"/>
          <w:b/>
          <w:sz w:val="20"/>
        </w:rPr>
      </w:pPr>
      <w:r w:rsidRPr="00226B6F">
        <w:rPr>
          <w:rFonts w:ascii="Arial" w:hAnsi="Arial" w:cs="Arial"/>
          <w:sz w:val="20"/>
        </w:rPr>
        <w:t xml:space="preserve">         PermissionDeniedFault</w:t>
      </w:r>
    </w:p>
    <w:p w:rsidR="00EB388F" w:rsidRPr="00065CE8" w:rsidRDefault="00EB388F" w:rsidP="00EB388F">
      <w:pPr>
        <w:rPr>
          <w:rFonts w:ascii="Arial" w:hAnsi="Arial" w:cs="Arial"/>
          <w:b/>
          <w:sz w:val="20"/>
        </w:rPr>
      </w:pPr>
      <w:r w:rsidRPr="00065CE8">
        <w:rPr>
          <w:rFonts w:ascii="Arial" w:hAnsi="Arial" w:cs="Arial"/>
          <w:b/>
          <w:sz w:val="20"/>
        </w:rPr>
        <w:tab/>
        <w:t xml:space="preserve">Pre-condition: </w:t>
      </w:r>
    </w:p>
    <w:p w:rsidR="00EB388F" w:rsidRDefault="00EB388F" w:rsidP="008E72E8">
      <w:pPr>
        <w:pStyle w:val="ListParagraph"/>
        <w:numPr>
          <w:ilvl w:val="0"/>
          <w:numId w:val="43"/>
        </w:numPr>
        <w:rPr>
          <w:rFonts w:ascii="Arial" w:hAnsi="Arial" w:cs="Arial"/>
          <w:sz w:val="20"/>
        </w:rPr>
      </w:pPr>
      <w:r w:rsidRPr="003E4DD5">
        <w:rPr>
          <w:rFonts w:ascii="Arial" w:hAnsi="Arial" w:cs="Arial"/>
          <w:sz w:val="20"/>
        </w:rPr>
        <w:t xml:space="preserve">Caller has active </w:t>
      </w:r>
      <w:r>
        <w:rPr>
          <w:rFonts w:ascii="Arial" w:hAnsi="Arial" w:cs="Arial"/>
          <w:sz w:val="20"/>
        </w:rPr>
        <w:t xml:space="preserve">local </w:t>
      </w:r>
      <w:r w:rsidRPr="003E4DD5">
        <w:rPr>
          <w:rFonts w:ascii="Arial" w:hAnsi="Arial" w:cs="Arial"/>
          <w:sz w:val="20"/>
        </w:rPr>
        <w:t>user account with Dorian</w:t>
      </w:r>
      <w:r>
        <w:rPr>
          <w:rFonts w:ascii="Arial" w:hAnsi="Arial" w:cs="Arial"/>
          <w:sz w:val="20"/>
        </w:rPr>
        <w:t xml:space="preserve"> with Administrator privileges</w:t>
      </w:r>
      <w:r w:rsidRPr="003E4DD5">
        <w:rPr>
          <w:rFonts w:ascii="Arial" w:hAnsi="Arial" w:cs="Arial"/>
          <w:sz w:val="20"/>
        </w:rPr>
        <w:t>.</w:t>
      </w:r>
    </w:p>
    <w:p w:rsidR="00EB388F" w:rsidRDefault="00EB388F" w:rsidP="008E72E8">
      <w:pPr>
        <w:pStyle w:val="ListParagraph"/>
        <w:numPr>
          <w:ilvl w:val="0"/>
          <w:numId w:val="43"/>
        </w:numPr>
        <w:rPr>
          <w:rFonts w:ascii="Arial" w:hAnsi="Arial" w:cs="Arial"/>
          <w:sz w:val="20"/>
        </w:rPr>
      </w:pPr>
      <w:r>
        <w:rPr>
          <w:rFonts w:ascii="Arial" w:hAnsi="Arial" w:cs="Arial"/>
          <w:sz w:val="20"/>
        </w:rPr>
        <w:t>Input user account exists in Dorian with Active or suspended status.</w:t>
      </w:r>
    </w:p>
    <w:p w:rsidR="00EB388F" w:rsidRDefault="00EB388F" w:rsidP="008E72E8">
      <w:pPr>
        <w:pStyle w:val="ListParagraph"/>
        <w:numPr>
          <w:ilvl w:val="0"/>
          <w:numId w:val="43"/>
        </w:numPr>
        <w:rPr>
          <w:rFonts w:ascii="Arial" w:hAnsi="Arial" w:cs="Arial"/>
          <w:sz w:val="20"/>
        </w:rPr>
      </w:pPr>
      <w:r>
        <w:rPr>
          <w:rFonts w:ascii="Arial" w:hAnsi="Arial" w:cs="Arial"/>
          <w:sz w:val="20"/>
        </w:rPr>
        <w:t xml:space="preserve">Password is in valid format. It has at least one uppercase, lowercase, numeric and symbol characters. Password length is less than 30 characters. Minimum password </w:t>
      </w:r>
      <w:r>
        <w:rPr>
          <w:rFonts w:ascii="Arial" w:hAnsi="Arial" w:cs="Arial"/>
          <w:sz w:val="20"/>
        </w:rPr>
        <w:lastRenderedPageBreak/>
        <w:t>length is greater than Dorian configured setting. Password does not have dictionary word.</w:t>
      </w:r>
    </w:p>
    <w:p w:rsidR="00EB388F" w:rsidRDefault="00EB388F" w:rsidP="00EB388F">
      <w:pPr>
        <w:rPr>
          <w:rFonts w:ascii="Arial" w:hAnsi="Arial" w:cs="Arial"/>
          <w:b/>
          <w:sz w:val="20"/>
        </w:rPr>
      </w:pPr>
      <w:r w:rsidRPr="00065CE8">
        <w:rPr>
          <w:rFonts w:ascii="Arial" w:hAnsi="Arial" w:cs="Arial"/>
          <w:b/>
          <w:sz w:val="20"/>
        </w:rPr>
        <w:tab/>
        <w:t>Post-condition:</w:t>
      </w:r>
    </w:p>
    <w:p w:rsidR="00EB388F" w:rsidRPr="009F251D" w:rsidRDefault="00EB388F" w:rsidP="008E72E8">
      <w:pPr>
        <w:pStyle w:val="ListParagraph"/>
        <w:numPr>
          <w:ilvl w:val="0"/>
          <w:numId w:val="47"/>
        </w:numPr>
        <w:rPr>
          <w:rFonts w:ascii="Arial" w:hAnsi="Arial" w:cs="Arial"/>
          <w:sz w:val="20"/>
        </w:rPr>
      </w:pPr>
      <w:r w:rsidRPr="009F251D">
        <w:rPr>
          <w:rFonts w:ascii="Arial" w:hAnsi="Arial" w:cs="Arial"/>
          <w:sz w:val="20"/>
        </w:rPr>
        <w:t xml:space="preserve">User </w:t>
      </w:r>
      <w:r w:rsidR="001C6444">
        <w:rPr>
          <w:rFonts w:ascii="Arial" w:hAnsi="Arial" w:cs="Arial"/>
          <w:sz w:val="20"/>
        </w:rPr>
        <w:t xml:space="preserve">account </w:t>
      </w:r>
      <w:r w:rsidRPr="009F251D">
        <w:rPr>
          <w:rFonts w:ascii="Arial" w:hAnsi="Arial" w:cs="Arial"/>
          <w:sz w:val="20"/>
        </w:rPr>
        <w:t xml:space="preserve">has been updated with changes. </w:t>
      </w:r>
    </w:p>
    <w:p w:rsidR="004B767A" w:rsidRDefault="004B767A" w:rsidP="008E72E8">
      <w:pPr>
        <w:pStyle w:val="ListParagraph"/>
        <w:numPr>
          <w:ilvl w:val="0"/>
          <w:numId w:val="4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b/>
          <w:sz w:val="20"/>
        </w:rPr>
      </w:pPr>
    </w:p>
    <w:p w:rsidR="004B767A" w:rsidRPr="00226B6F" w:rsidRDefault="004B767A"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removeLocalUser()</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Remove a local user from Dorian IdP.</w:t>
      </w:r>
    </w:p>
    <w:p w:rsidR="003E140D" w:rsidRPr="00226B6F" w:rsidRDefault="003E140D" w:rsidP="003E140D">
      <w:pPr>
        <w:rPr>
          <w:rFonts w:ascii="Arial" w:hAnsi="Arial" w:cs="Arial"/>
          <w:b/>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 xml:space="preserve">java.lang.String </w:t>
      </w:r>
      <w:r>
        <w:rPr>
          <w:rFonts w:ascii="Arial" w:hAnsi="Arial" w:cs="Arial"/>
          <w:sz w:val="20"/>
        </w:rPr>
        <w:t>–</w:t>
      </w:r>
      <w:r w:rsidRPr="00226B6F">
        <w:rPr>
          <w:rFonts w:ascii="Arial" w:hAnsi="Arial" w:cs="Arial"/>
          <w:sz w:val="20"/>
        </w:rPr>
        <w:t xml:space="preserve"> UserId</w:t>
      </w:r>
    </w:p>
    <w:p w:rsidR="003E140D" w:rsidRPr="00226B6F" w:rsidRDefault="003E140D" w:rsidP="003E140D">
      <w:pPr>
        <w:ind w:firstLine="720"/>
        <w:rPr>
          <w:rFonts w:ascii="Arial" w:hAnsi="Arial" w:cs="Arial"/>
          <w:b/>
          <w:sz w:val="20"/>
        </w:rPr>
      </w:pPr>
      <w:r w:rsidRPr="007861D3">
        <w:rPr>
          <w:rFonts w:ascii="Arial" w:hAnsi="Arial" w:cs="Arial"/>
          <w:b/>
          <w:sz w:val="20"/>
        </w:rPr>
        <w:t>Actors:</w:t>
      </w:r>
      <w:r>
        <w:rPr>
          <w:rFonts w:ascii="Arial" w:hAnsi="Arial" w:cs="Arial"/>
          <w:b/>
          <w:sz w:val="20"/>
        </w:rPr>
        <w:t xml:space="preserve"> </w:t>
      </w:r>
      <w:r w:rsidRPr="00EC2BBB">
        <w:rPr>
          <w:rFonts w:ascii="Arial" w:hAnsi="Arial" w:cs="Arial"/>
          <w:sz w:val="20"/>
        </w:rPr>
        <w:t>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1C6444" w:rsidRPr="00065CE8" w:rsidRDefault="001C6444" w:rsidP="001C6444">
      <w:pPr>
        <w:rPr>
          <w:rFonts w:ascii="Arial" w:hAnsi="Arial" w:cs="Arial"/>
          <w:b/>
          <w:sz w:val="20"/>
        </w:rPr>
      </w:pPr>
      <w:r w:rsidRPr="00065CE8">
        <w:rPr>
          <w:rFonts w:ascii="Arial" w:hAnsi="Arial" w:cs="Arial"/>
          <w:b/>
          <w:sz w:val="20"/>
        </w:rPr>
        <w:tab/>
        <w:t xml:space="preserve">Pre-condition: </w:t>
      </w:r>
    </w:p>
    <w:p w:rsidR="001C6444" w:rsidRDefault="001C6444" w:rsidP="008E72E8">
      <w:pPr>
        <w:pStyle w:val="ListParagraph"/>
        <w:numPr>
          <w:ilvl w:val="0"/>
          <w:numId w:val="43"/>
        </w:numPr>
        <w:rPr>
          <w:rFonts w:ascii="Arial" w:hAnsi="Arial" w:cs="Arial"/>
          <w:sz w:val="20"/>
        </w:rPr>
      </w:pPr>
      <w:r w:rsidRPr="003E4DD5">
        <w:rPr>
          <w:rFonts w:ascii="Arial" w:hAnsi="Arial" w:cs="Arial"/>
          <w:sz w:val="20"/>
        </w:rPr>
        <w:t xml:space="preserve">Caller has active </w:t>
      </w:r>
      <w:r>
        <w:rPr>
          <w:rFonts w:ascii="Arial" w:hAnsi="Arial" w:cs="Arial"/>
          <w:sz w:val="20"/>
        </w:rPr>
        <w:t xml:space="preserve">local </w:t>
      </w:r>
      <w:r w:rsidRPr="003E4DD5">
        <w:rPr>
          <w:rFonts w:ascii="Arial" w:hAnsi="Arial" w:cs="Arial"/>
          <w:sz w:val="20"/>
        </w:rPr>
        <w:t>user account with Dorian</w:t>
      </w:r>
      <w:r>
        <w:rPr>
          <w:rFonts w:ascii="Arial" w:hAnsi="Arial" w:cs="Arial"/>
          <w:sz w:val="20"/>
        </w:rPr>
        <w:t xml:space="preserve"> with Administrator privileges</w:t>
      </w:r>
      <w:r w:rsidRPr="003E4DD5">
        <w:rPr>
          <w:rFonts w:ascii="Arial" w:hAnsi="Arial" w:cs="Arial"/>
          <w:sz w:val="20"/>
        </w:rPr>
        <w:t>.</w:t>
      </w:r>
    </w:p>
    <w:p w:rsidR="001C6444" w:rsidRDefault="001C6444" w:rsidP="008E72E8">
      <w:pPr>
        <w:pStyle w:val="ListParagraph"/>
        <w:numPr>
          <w:ilvl w:val="0"/>
          <w:numId w:val="43"/>
        </w:numPr>
        <w:rPr>
          <w:rFonts w:ascii="Arial" w:hAnsi="Arial" w:cs="Arial"/>
          <w:sz w:val="20"/>
        </w:rPr>
      </w:pPr>
      <w:r>
        <w:rPr>
          <w:rFonts w:ascii="Arial" w:hAnsi="Arial" w:cs="Arial"/>
          <w:sz w:val="20"/>
        </w:rPr>
        <w:t>Input user account exists in Dorian with Active status.</w:t>
      </w:r>
    </w:p>
    <w:p w:rsidR="001C6444" w:rsidRDefault="001C6444" w:rsidP="001C6444">
      <w:pPr>
        <w:rPr>
          <w:rFonts w:ascii="Arial" w:hAnsi="Arial" w:cs="Arial"/>
          <w:b/>
          <w:sz w:val="20"/>
        </w:rPr>
      </w:pPr>
      <w:r w:rsidRPr="00065CE8">
        <w:rPr>
          <w:rFonts w:ascii="Arial" w:hAnsi="Arial" w:cs="Arial"/>
          <w:b/>
          <w:sz w:val="20"/>
        </w:rPr>
        <w:tab/>
        <w:t>Post-condition:</w:t>
      </w:r>
    </w:p>
    <w:p w:rsidR="001C6444" w:rsidRDefault="001C6444" w:rsidP="008E72E8">
      <w:pPr>
        <w:pStyle w:val="ListParagraph"/>
        <w:numPr>
          <w:ilvl w:val="0"/>
          <w:numId w:val="47"/>
        </w:numPr>
        <w:rPr>
          <w:rFonts w:ascii="Arial" w:hAnsi="Arial" w:cs="Arial"/>
          <w:sz w:val="20"/>
        </w:rPr>
      </w:pPr>
      <w:r w:rsidRPr="009F251D">
        <w:rPr>
          <w:rFonts w:ascii="Arial" w:hAnsi="Arial" w:cs="Arial"/>
          <w:sz w:val="20"/>
        </w:rPr>
        <w:t xml:space="preserve">User </w:t>
      </w:r>
      <w:r>
        <w:rPr>
          <w:rFonts w:ascii="Arial" w:hAnsi="Arial" w:cs="Arial"/>
          <w:sz w:val="20"/>
        </w:rPr>
        <w:t xml:space="preserve">account </w:t>
      </w:r>
      <w:r w:rsidRPr="009F251D">
        <w:rPr>
          <w:rFonts w:ascii="Arial" w:hAnsi="Arial" w:cs="Arial"/>
          <w:sz w:val="20"/>
        </w:rPr>
        <w:t xml:space="preserve">has been </w:t>
      </w:r>
      <w:r w:rsidR="00501984">
        <w:rPr>
          <w:rFonts w:ascii="Arial" w:hAnsi="Arial" w:cs="Arial"/>
          <w:sz w:val="20"/>
        </w:rPr>
        <w:t>removed from Dorian IdP.</w:t>
      </w:r>
    </w:p>
    <w:p w:rsidR="00501984" w:rsidRDefault="00501984" w:rsidP="008E72E8">
      <w:pPr>
        <w:pStyle w:val="ListParagraph"/>
        <w:numPr>
          <w:ilvl w:val="0"/>
          <w:numId w:val="47"/>
        </w:numPr>
        <w:rPr>
          <w:rFonts w:ascii="Arial" w:hAnsi="Arial" w:cs="Arial"/>
          <w:sz w:val="20"/>
        </w:rPr>
      </w:pPr>
      <w:r>
        <w:rPr>
          <w:rFonts w:ascii="Arial" w:hAnsi="Arial" w:cs="Arial"/>
          <w:sz w:val="20"/>
        </w:rPr>
        <w:t>All certificates issued for the users have been removed</w:t>
      </w:r>
    </w:p>
    <w:p w:rsidR="00501984" w:rsidRDefault="00501984" w:rsidP="008E72E8">
      <w:pPr>
        <w:pStyle w:val="ListParagraph"/>
        <w:numPr>
          <w:ilvl w:val="0"/>
          <w:numId w:val="47"/>
        </w:numPr>
        <w:rPr>
          <w:rFonts w:ascii="Arial" w:hAnsi="Arial" w:cs="Arial"/>
          <w:sz w:val="20"/>
        </w:rPr>
      </w:pPr>
      <w:r w:rsidRPr="005B3E57">
        <w:rPr>
          <w:rFonts w:ascii="Arial" w:hAnsi="Arial" w:cs="Arial"/>
          <w:sz w:val="20"/>
        </w:rPr>
        <w:t xml:space="preserve"> </w:t>
      </w:r>
      <w:r>
        <w:rPr>
          <w:rFonts w:ascii="Arial" w:hAnsi="Arial" w:cs="Arial"/>
          <w:sz w:val="20"/>
        </w:rPr>
        <w:t xml:space="preserve">All active host certificates issued for the user account have been put in “Compromised” state. </w:t>
      </w:r>
    </w:p>
    <w:p w:rsidR="00501984" w:rsidRDefault="00501984" w:rsidP="008E72E8">
      <w:pPr>
        <w:pStyle w:val="ListParagraph"/>
        <w:numPr>
          <w:ilvl w:val="0"/>
          <w:numId w:val="47"/>
        </w:numPr>
        <w:rPr>
          <w:rFonts w:ascii="Arial" w:hAnsi="Arial" w:cs="Arial"/>
          <w:sz w:val="20"/>
        </w:rPr>
      </w:pPr>
      <w:r>
        <w:rPr>
          <w:rFonts w:ascii="Arial" w:hAnsi="Arial" w:cs="Arial"/>
          <w:sz w:val="20"/>
        </w:rPr>
        <w:t xml:space="preserve">All host certificates with “pending” state have been set to “rejected” state. </w:t>
      </w:r>
    </w:p>
    <w:p w:rsidR="00501984" w:rsidRDefault="00501984" w:rsidP="008E72E8">
      <w:pPr>
        <w:pStyle w:val="ListParagraph"/>
        <w:numPr>
          <w:ilvl w:val="0"/>
          <w:numId w:val="47"/>
        </w:numPr>
        <w:rPr>
          <w:rFonts w:ascii="Arial" w:hAnsi="Arial" w:cs="Arial"/>
          <w:sz w:val="20"/>
        </w:rPr>
      </w:pPr>
      <w:r>
        <w:rPr>
          <w:rFonts w:ascii="Arial" w:hAnsi="Arial" w:cs="Arial"/>
          <w:sz w:val="20"/>
        </w:rPr>
        <w:t>Remove user from all enrolled groups.</w:t>
      </w:r>
    </w:p>
    <w:p w:rsidR="00501984" w:rsidRDefault="00501984" w:rsidP="008E72E8">
      <w:pPr>
        <w:pStyle w:val="ListParagraph"/>
        <w:numPr>
          <w:ilvl w:val="0"/>
          <w:numId w:val="47"/>
        </w:numPr>
        <w:rPr>
          <w:rFonts w:ascii="Arial" w:hAnsi="Arial" w:cs="Arial"/>
          <w:sz w:val="20"/>
        </w:rPr>
      </w:pPr>
      <w:r>
        <w:rPr>
          <w:rFonts w:ascii="Arial" w:hAnsi="Arial" w:cs="Arial"/>
          <w:sz w:val="20"/>
        </w:rPr>
        <w:t xml:space="preserve"> IdP CRL</w:t>
      </w:r>
      <w:r w:rsidR="0015710F">
        <w:rPr>
          <w:rFonts w:ascii="Arial" w:hAnsi="Arial" w:cs="Arial"/>
          <w:sz w:val="20"/>
        </w:rPr>
        <w:t xml:space="preserve"> has been updated</w:t>
      </w:r>
      <w:r>
        <w:rPr>
          <w:rFonts w:ascii="Arial" w:hAnsi="Arial" w:cs="Arial"/>
          <w:sz w:val="20"/>
        </w:rPr>
        <w:t>.</w:t>
      </w:r>
    </w:p>
    <w:p w:rsidR="004B767A" w:rsidRDefault="004B767A" w:rsidP="008E72E8">
      <w:pPr>
        <w:pStyle w:val="ListParagraph"/>
        <w:numPr>
          <w:ilvl w:val="0"/>
          <w:numId w:val="4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501984" w:rsidRPr="009F251D" w:rsidRDefault="00501984" w:rsidP="00501984">
      <w:pPr>
        <w:pStyle w:val="ListParagraph"/>
        <w:ind w:left="1800"/>
        <w:rPr>
          <w:rFonts w:ascii="Arial" w:hAnsi="Arial" w:cs="Arial"/>
          <w:sz w:val="20"/>
        </w:rPr>
      </w:pPr>
    </w:p>
    <w:p w:rsidR="005B3E34" w:rsidRDefault="005B3E34"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 xml:space="preserve">registerLocalUser() </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Register a user with Dorian Identity Provider. Returns account status message.</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org.cagrid.gaards.dorian.idp.Application</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F405C6">
        <w:rPr>
          <w:rFonts w:ascii="Arial" w:hAnsi="Arial" w:cs="Arial"/>
          <w:sz w:val="20"/>
        </w:rPr>
        <w:t>http://cagrid.nci.nih.gov/1/dorian-idp</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Application</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java.lang.String</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User</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InvalidUserPropertyFault</w:t>
      </w:r>
    </w:p>
    <w:p w:rsidR="00416075" w:rsidRDefault="00416075" w:rsidP="00416075">
      <w:pPr>
        <w:rPr>
          <w:rFonts w:ascii="Arial" w:hAnsi="Arial" w:cs="Arial"/>
          <w:b/>
          <w:sz w:val="20"/>
        </w:rPr>
      </w:pPr>
      <w:r w:rsidRPr="00065CE8">
        <w:rPr>
          <w:rFonts w:ascii="Arial" w:hAnsi="Arial" w:cs="Arial"/>
          <w:b/>
          <w:sz w:val="20"/>
        </w:rPr>
        <w:tab/>
        <w:t xml:space="preserve">Pre-condition: </w:t>
      </w:r>
    </w:p>
    <w:p w:rsidR="00416075" w:rsidRPr="006A5EF7" w:rsidRDefault="00416075" w:rsidP="008E72E8">
      <w:pPr>
        <w:pStyle w:val="ListParagraph"/>
        <w:numPr>
          <w:ilvl w:val="0"/>
          <w:numId w:val="43"/>
        </w:numPr>
        <w:rPr>
          <w:rFonts w:ascii="Arial" w:hAnsi="Arial" w:cs="Arial"/>
          <w:sz w:val="20"/>
        </w:rPr>
      </w:pPr>
      <w:r w:rsidRPr="006A5EF7">
        <w:rPr>
          <w:rFonts w:ascii="Arial" w:hAnsi="Arial" w:cs="Arial"/>
          <w:sz w:val="20"/>
        </w:rPr>
        <w:t>Registration application is filled with all required information.</w:t>
      </w:r>
    </w:p>
    <w:p w:rsidR="00416075" w:rsidRDefault="00416075" w:rsidP="00416075">
      <w:pPr>
        <w:rPr>
          <w:rFonts w:ascii="Arial" w:hAnsi="Arial" w:cs="Arial"/>
          <w:b/>
          <w:sz w:val="20"/>
        </w:rPr>
      </w:pPr>
      <w:r w:rsidRPr="00065CE8">
        <w:rPr>
          <w:rFonts w:ascii="Arial" w:hAnsi="Arial" w:cs="Arial"/>
          <w:b/>
          <w:sz w:val="20"/>
        </w:rPr>
        <w:tab/>
        <w:t>Post-condition:</w:t>
      </w:r>
    </w:p>
    <w:p w:rsidR="00416075" w:rsidRPr="006A5EF7" w:rsidRDefault="00416075" w:rsidP="008E72E8">
      <w:pPr>
        <w:pStyle w:val="ListParagraph"/>
        <w:numPr>
          <w:ilvl w:val="0"/>
          <w:numId w:val="43"/>
        </w:numPr>
        <w:rPr>
          <w:rFonts w:ascii="Arial" w:hAnsi="Arial" w:cs="Arial"/>
          <w:sz w:val="20"/>
        </w:rPr>
      </w:pPr>
      <w:r w:rsidRPr="006A5EF7">
        <w:rPr>
          <w:rFonts w:ascii="Arial" w:hAnsi="Arial" w:cs="Arial"/>
          <w:sz w:val="20"/>
        </w:rPr>
        <w:t>Local user account has been registered with Dorian.</w:t>
      </w:r>
    </w:p>
    <w:p w:rsidR="00416075" w:rsidRPr="006A5EF7" w:rsidRDefault="00416075" w:rsidP="008E72E8">
      <w:pPr>
        <w:pStyle w:val="ListParagraph"/>
        <w:numPr>
          <w:ilvl w:val="0"/>
          <w:numId w:val="43"/>
        </w:numPr>
        <w:rPr>
          <w:rFonts w:ascii="Arial" w:hAnsi="Arial" w:cs="Arial"/>
          <w:sz w:val="20"/>
        </w:rPr>
      </w:pPr>
      <w:r w:rsidRPr="006A5EF7">
        <w:rPr>
          <w:rFonts w:ascii="Arial" w:hAnsi="Arial" w:cs="Arial"/>
          <w:sz w:val="20"/>
        </w:rPr>
        <w:t>Account is set with “Active” or “Pending” status based on account approval policy defined in Dorian configuration.</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requestHostCertificate()</w:t>
      </w:r>
    </w:p>
    <w:p w:rsidR="003E140D" w:rsidRPr="00226B6F" w:rsidRDefault="003E140D" w:rsidP="003E140D">
      <w:pPr>
        <w:ind w:left="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Request</w:t>
      </w:r>
      <w:r w:rsidRPr="00226B6F">
        <w:rPr>
          <w:rFonts w:ascii="Arial" w:hAnsi="Arial" w:cs="Arial"/>
          <w:color w:val="000000"/>
          <w:sz w:val="20"/>
        </w:rPr>
        <w:t xml:space="preserve"> a host certificate to host services. A host credential consist of a X.509 certificate and private key.</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org.cagrid.gaards.dorian.federation.HostCertificateRequest</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5B3E34">
        <w:rPr>
          <w:rFonts w:ascii="Arial" w:hAnsi="Arial" w:cs="Arial"/>
          <w:sz w:val="20"/>
        </w:rPr>
        <w:t>http://cagrid.nci.nih.gov/1/dorian-ifs</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HostCertificateRequest</w:t>
      </w:r>
    </w:p>
    <w:p w:rsidR="003E140D" w:rsidRDefault="003E140D" w:rsidP="003E140D">
      <w:pPr>
        <w:rPr>
          <w:rFonts w:ascii="Arial" w:hAnsi="Arial" w:cs="Arial"/>
          <w:sz w:val="20"/>
        </w:rPr>
      </w:pPr>
      <w:r w:rsidRPr="00226B6F">
        <w:rPr>
          <w:rFonts w:ascii="Arial" w:hAnsi="Arial" w:cs="Arial"/>
          <w:b/>
          <w:sz w:val="20"/>
        </w:rPr>
        <w:lastRenderedPageBreak/>
        <w:tab/>
        <w:t xml:space="preserve">Output: </w:t>
      </w:r>
      <w:r w:rsidRPr="00226B6F">
        <w:rPr>
          <w:rFonts w:ascii="Arial" w:hAnsi="Arial" w:cs="Arial"/>
          <w:sz w:val="20"/>
        </w:rPr>
        <w:t>org.cagrid.gaards.dorian.federation.HostCertificateRecord</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5B3E34">
        <w:rPr>
          <w:rFonts w:ascii="Arial" w:hAnsi="Arial" w:cs="Arial"/>
          <w:sz w:val="20"/>
        </w:rPr>
        <w:t>http://cagrid.nci.nih.gov/1/dorian-ifs</w:t>
      </w:r>
    </w:p>
    <w:p w:rsidR="005B3E34" w:rsidRPr="00F405C6" w:rsidRDefault="005B3E34" w:rsidP="005B3E34">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User</w:t>
      </w:r>
    </w:p>
    <w:p w:rsidR="003E140D" w:rsidRPr="00226B6F" w:rsidRDefault="003E140D" w:rsidP="003E140D">
      <w:pPr>
        <w:ind w:left="720"/>
        <w:rPr>
          <w:rFonts w:ascii="Arial" w:hAnsi="Arial" w:cs="Arial"/>
          <w:sz w:val="20"/>
        </w:rPr>
      </w:pPr>
      <w:r w:rsidRPr="00226B6F">
        <w:rPr>
          <w:rFonts w:ascii="Arial" w:hAnsi="Arial" w:cs="Arial"/>
          <w:b/>
          <w:sz w:val="20"/>
        </w:rPr>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b/>
          <w:sz w:val="20"/>
        </w:rPr>
        <w:t xml:space="preserve">        </w:t>
      </w:r>
      <w:r w:rsidRPr="00226B6F">
        <w:rPr>
          <w:rFonts w:ascii="Arial" w:hAnsi="Arial" w:cs="Arial"/>
          <w:sz w:val="20"/>
        </w:rPr>
        <w:t xml:space="preserve"> InvalidHostCertificateRequestFault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InvalidHostCertificateFault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r w:rsidRPr="00226B6F">
        <w:rPr>
          <w:rFonts w:ascii="Arial" w:hAnsi="Arial" w:cs="Arial"/>
          <w:sz w:val="20"/>
        </w:rPr>
        <w:tab/>
      </w:r>
    </w:p>
    <w:p w:rsidR="00E07FBC" w:rsidRDefault="00E07FBC" w:rsidP="00E07FBC">
      <w:pPr>
        <w:rPr>
          <w:rFonts w:ascii="Arial" w:hAnsi="Arial" w:cs="Arial"/>
          <w:b/>
          <w:sz w:val="20"/>
        </w:rPr>
      </w:pPr>
      <w:r w:rsidRPr="00065CE8">
        <w:rPr>
          <w:rFonts w:ascii="Arial" w:hAnsi="Arial" w:cs="Arial"/>
          <w:b/>
          <w:sz w:val="20"/>
        </w:rPr>
        <w:tab/>
        <w:t xml:space="preserve">Pre-condition: </w:t>
      </w:r>
    </w:p>
    <w:p w:rsidR="00E07FBC" w:rsidRDefault="00E07FBC"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w:t>
      </w:r>
    </w:p>
    <w:p w:rsidR="00097340" w:rsidRDefault="00097340" w:rsidP="008E72E8">
      <w:pPr>
        <w:pStyle w:val="ListParagraph"/>
        <w:numPr>
          <w:ilvl w:val="0"/>
          <w:numId w:val="43"/>
        </w:numPr>
        <w:rPr>
          <w:rFonts w:ascii="Arial" w:hAnsi="Arial" w:cs="Arial"/>
          <w:sz w:val="20"/>
        </w:rPr>
      </w:pPr>
      <w:r>
        <w:rPr>
          <w:rFonts w:ascii="Arial" w:hAnsi="Arial" w:cs="Arial"/>
          <w:sz w:val="20"/>
        </w:rPr>
        <w:t>Valid Host name, caller public key has been provided.</w:t>
      </w:r>
    </w:p>
    <w:p w:rsidR="00097340" w:rsidRDefault="00097340" w:rsidP="008E72E8">
      <w:pPr>
        <w:pStyle w:val="ListParagraph"/>
        <w:numPr>
          <w:ilvl w:val="0"/>
          <w:numId w:val="43"/>
        </w:numPr>
        <w:rPr>
          <w:rFonts w:ascii="Arial" w:hAnsi="Arial" w:cs="Arial"/>
          <w:sz w:val="20"/>
        </w:rPr>
      </w:pPr>
      <w:r>
        <w:rPr>
          <w:rFonts w:ascii="Arial" w:hAnsi="Arial" w:cs="Arial"/>
          <w:sz w:val="20"/>
        </w:rPr>
        <w:t>A host certificate with “Active” or “Pending” state does not exist for the host.</w:t>
      </w:r>
    </w:p>
    <w:p w:rsidR="00097340" w:rsidRDefault="00097340" w:rsidP="008E72E8">
      <w:pPr>
        <w:pStyle w:val="ListParagraph"/>
        <w:numPr>
          <w:ilvl w:val="0"/>
          <w:numId w:val="43"/>
        </w:numPr>
        <w:rPr>
          <w:rFonts w:ascii="Arial" w:hAnsi="Arial" w:cs="Arial"/>
          <w:sz w:val="20"/>
        </w:rPr>
      </w:pPr>
      <w:r>
        <w:rPr>
          <w:rFonts w:ascii="Arial" w:hAnsi="Arial" w:cs="Arial"/>
          <w:sz w:val="20"/>
        </w:rPr>
        <w:t>Provided public key is not in “Compromised” state with Dorian.</w:t>
      </w:r>
    </w:p>
    <w:p w:rsidR="00097340" w:rsidRDefault="00097340" w:rsidP="008E72E8">
      <w:pPr>
        <w:pStyle w:val="ListParagraph"/>
        <w:numPr>
          <w:ilvl w:val="0"/>
          <w:numId w:val="43"/>
        </w:numPr>
        <w:rPr>
          <w:rFonts w:ascii="Arial" w:hAnsi="Arial" w:cs="Arial"/>
          <w:sz w:val="20"/>
        </w:rPr>
      </w:pPr>
      <w:r>
        <w:rPr>
          <w:rFonts w:ascii="Arial" w:hAnsi="Arial" w:cs="Arial"/>
          <w:sz w:val="20"/>
        </w:rPr>
        <w:t>Provided public key size is equal to CA configured size.</w:t>
      </w:r>
    </w:p>
    <w:p w:rsidR="00E07FBC" w:rsidRDefault="00E07FBC" w:rsidP="00E07FBC">
      <w:pPr>
        <w:rPr>
          <w:rFonts w:ascii="Arial" w:hAnsi="Arial" w:cs="Arial"/>
          <w:b/>
          <w:sz w:val="20"/>
        </w:rPr>
      </w:pPr>
      <w:r w:rsidRPr="00065CE8">
        <w:rPr>
          <w:rFonts w:ascii="Arial" w:hAnsi="Arial" w:cs="Arial"/>
          <w:b/>
          <w:sz w:val="20"/>
        </w:rPr>
        <w:tab/>
        <w:t>Post-condition:</w:t>
      </w:r>
    </w:p>
    <w:p w:rsidR="00E07FBC" w:rsidRDefault="00E07FBC" w:rsidP="008E72E8">
      <w:pPr>
        <w:pStyle w:val="ListParagraph"/>
        <w:numPr>
          <w:ilvl w:val="0"/>
          <w:numId w:val="43"/>
        </w:numPr>
        <w:rPr>
          <w:rFonts w:ascii="Arial" w:hAnsi="Arial" w:cs="Arial"/>
          <w:sz w:val="20"/>
        </w:rPr>
      </w:pPr>
      <w:r>
        <w:rPr>
          <w:rFonts w:ascii="Arial" w:hAnsi="Arial" w:cs="Arial"/>
          <w:sz w:val="20"/>
        </w:rPr>
        <w:t>Return host certificate to the caller.</w:t>
      </w:r>
    </w:p>
    <w:p w:rsidR="00F10250" w:rsidRDefault="00F10250" w:rsidP="008E72E8">
      <w:pPr>
        <w:pStyle w:val="ListParagraph"/>
        <w:numPr>
          <w:ilvl w:val="0"/>
          <w:numId w:val="43"/>
        </w:numPr>
        <w:rPr>
          <w:rFonts w:ascii="Arial" w:hAnsi="Arial" w:cs="Arial"/>
          <w:sz w:val="20"/>
        </w:rPr>
      </w:pPr>
      <w:r>
        <w:rPr>
          <w:rFonts w:ascii="Arial" w:hAnsi="Arial" w:cs="Arial"/>
          <w:sz w:val="20"/>
        </w:rPr>
        <w:t>Host certificate is set to Active</w:t>
      </w:r>
      <w:r w:rsidR="0006279A">
        <w:rPr>
          <w:rFonts w:ascii="Arial" w:hAnsi="Arial" w:cs="Arial"/>
          <w:sz w:val="20"/>
        </w:rPr>
        <w:t xml:space="preserve"> status,</w:t>
      </w:r>
      <w:r>
        <w:rPr>
          <w:rFonts w:ascii="Arial" w:hAnsi="Arial" w:cs="Arial"/>
          <w:sz w:val="20"/>
        </w:rPr>
        <w:t xml:space="preserve"> if auto host approval policy is set to true.</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getOwnedHostCertificates()</w:t>
      </w:r>
    </w:p>
    <w:p w:rsidR="003E140D" w:rsidRPr="00226B6F" w:rsidRDefault="003E140D" w:rsidP="003E140D">
      <w:pPr>
        <w:rPr>
          <w:rFonts w:ascii="Arial" w:hAnsi="Arial" w:cs="Arial"/>
          <w:b/>
          <w:sz w:val="20"/>
        </w:rPr>
      </w:pPr>
      <w:r w:rsidRPr="00226B6F">
        <w:rPr>
          <w:rFonts w:ascii="Arial" w:hAnsi="Arial" w:cs="Arial"/>
          <w:b/>
          <w:sz w:val="20"/>
        </w:rPr>
        <w:tab/>
        <w:t xml:space="preserve">Description: </w:t>
      </w:r>
      <w:r w:rsidRPr="00226B6F">
        <w:rPr>
          <w:rFonts w:ascii="Arial" w:hAnsi="Arial" w:cs="Arial"/>
          <w:sz w:val="20"/>
        </w:rPr>
        <w:t>Returns list of host certificates issued to the requestor.</w:t>
      </w:r>
    </w:p>
    <w:p w:rsidR="003E140D" w:rsidRPr="00226B6F" w:rsidRDefault="003E140D" w:rsidP="003E140D">
      <w:pPr>
        <w:rPr>
          <w:rFonts w:ascii="Arial" w:hAnsi="Arial" w:cs="Arial"/>
          <w:b/>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org.cagrid.gaards.dorian.federation.HostCertificateRecord[]</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5B3E34">
        <w:rPr>
          <w:rFonts w:ascii="Arial" w:hAnsi="Arial" w:cs="Arial"/>
          <w:sz w:val="20"/>
        </w:rPr>
        <w:t>http://cagrid.nci.nih.gov/1/dorian-ifs</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User</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rPr>
          <w:rFonts w:ascii="Arial" w:hAnsi="Arial" w:cs="Arial"/>
          <w:b/>
          <w:sz w:val="20"/>
        </w:rPr>
      </w:pPr>
      <w:r w:rsidRPr="00226B6F">
        <w:rPr>
          <w:rFonts w:ascii="Arial" w:hAnsi="Arial" w:cs="Arial"/>
          <w:sz w:val="20"/>
        </w:rPr>
        <w:t xml:space="preserve">                                 PermissionDeniedFault</w:t>
      </w:r>
    </w:p>
    <w:p w:rsidR="00DE0E5B" w:rsidRDefault="00DE0E5B" w:rsidP="00DE0E5B">
      <w:pPr>
        <w:rPr>
          <w:rFonts w:ascii="Arial" w:hAnsi="Arial" w:cs="Arial"/>
          <w:b/>
          <w:sz w:val="20"/>
        </w:rPr>
      </w:pPr>
      <w:r w:rsidRPr="00065CE8">
        <w:rPr>
          <w:rFonts w:ascii="Arial" w:hAnsi="Arial" w:cs="Arial"/>
          <w:b/>
          <w:sz w:val="20"/>
        </w:rPr>
        <w:tab/>
        <w:t xml:space="preserve">Pre-condition: </w:t>
      </w:r>
    </w:p>
    <w:p w:rsidR="00DE0E5B" w:rsidRDefault="00DE0E5B"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w:t>
      </w:r>
    </w:p>
    <w:p w:rsidR="00DE0E5B" w:rsidRDefault="00DE0E5B" w:rsidP="00DE0E5B">
      <w:pPr>
        <w:rPr>
          <w:rFonts w:ascii="Arial" w:hAnsi="Arial" w:cs="Arial"/>
          <w:b/>
          <w:sz w:val="20"/>
        </w:rPr>
      </w:pPr>
      <w:r w:rsidRPr="00065CE8">
        <w:rPr>
          <w:rFonts w:ascii="Arial" w:hAnsi="Arial" w:cs="Arial"/>
          <w:b/>
          <w:sz w:val="20"/>
        </w:rPr>
        <w:tab/>
        <w:t>Post-condition:</w:t>
      </w:r>
    </w:p>
    <w:p w:rsidR="00DE0E5B" w:rsidRDefault="00DE0E5B" w:rsidP="008E72E8">
      <w:pPr>
        <w:pStyle w:val="ListParagraph"/>
        <w:numPr>
          <w:ilvl w:val="0"/>
          <w:numId w:val="43"/>
        </w:numPr>
        <w:rPr>
          <w:rFonts w:ascii="Arial" w:hAnsi="Arial" w:cs="Arial"/>
          <w:sz w:val="20"/>
        </w:rPr>
      </w:pPr>
      <w:r>
        <w:rPr>
          <w:rFonts w:ascii="Arial" w:hAnsi="Arial" w:cs="Arial"/>
          <w:sz w:val="20"/>
        </w:rPr>
        <w:t>Return all host certificates issued to the caller.</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approveHostCertificate()</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Approve a host certificate request</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java.math.BigInteger - recordId</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org.cagrid.gaards.dorian.federation.HostCertificateRecord</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5B3E34">
        <w:rPr>
          <w:rFonts w:ascii="Arial" w:hAnsi="Arial" w:cs="Arial"/>
          <w:sz w:val="20"/>
        </w:rPr>
        <w:t>http://cagrid.nci.nih.gov/1/dorian-ifs</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InvalidHostCertificateFault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r w:rsidRPr="00226B6F">
        <w:rPr>
          <w:rFonts w:ascii="Arial" w:hAnsi="Arial" w:cs="Arial"/>
          <w:sz w:val="20"/>
        </w:rPr>
        <w:tab/>
      </w:r>
    </w:p>
    <w:p w:rsidR="00850E35" w:rsidRDefault="00850E35" w:rsidP="00850E35">
      <w:pPr>
        <w:rPr>
          <w:rFonts w:ascii="Arial" w:hAnsi="Arial" w:cs="Arial"/>
          <w:b/>
          <w:sz w:val="20"/>
        </w:rPr>
      </w:pPr>
      <w:r w:rsidRPr="00065CE8">
        <w:rPr>
          <w:rFonts w:ascii="Arial" w:hAnsi="Arial" w:cs="Arial"/>
          <w:b/>
          <w:sz w:val="20"/>
        </w:rPr>
        <w:tab/>
        <w:t xml:space="preserve">Pre-condition: </w:t>
      </w:r>
    </w:p>
    <w:p w:rsidR="00850E35" w:rsidRDefault="00850E35"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850E35" w:rsidRDefault="00850E35" w:rsidP="008E72E8">
      <w:pPr>
        <w:pStyle w:val="ListParagraph"/>
        <w:numPr>
          <w:ilvl w:val="0"/>
          <w:numId w:val="43"/>
        </w:numPr>
        <w:rPr>
          <w:rFonts w:ascii="Arial" w:hAnsi="Arial" w:cs="Arial"/>
          <w:sz w:val="20"/>
        </w:rPr>
      </w:pPr>
      <w:r>
        <w:rPr>
          <w:rFonts w:ascii="Arial" w:hAnsi="Arial" w:cs="Arial"/>
          <w:sz w:val="20"/>
        </w:rPr>
        <w:t>Host certificate is in pending state.</w:t>
      </w:r>
    </w:p>
    <w:p w:rsidR="00850E35" w:rsidRDefault="00850E35" w:rsidP="00850E35">
      <w:pPr>
        <w:rPr>
          <w:rFonts w:ascii="Arial" w:hAnsi="Arial" w:cs="Arial"/>
          <w:b/>
          <w:sz w:val="20"/>
        </w:rPr>
      </w:pPr>
      <w:r w:rsidRPr="00065CE8">
        <w:rPr>
          <w:rFonts w:ascii="Arial" w:hAnsi="Arial" w:cs="Arial"/>
          <w:b/>
          <w:sz w:val="20"/>
        </w:rPr>
        <w:tab/>
        <w:t>Post-condition:</w:t>
      </w:r>
    </w:p>
    <w:p w:rsidR="00850E35" w:rsidRDefault="00850E35" w:rsidP="008E72E8">
      <w:pPr>
        <w:pStyle w:val="ListParagraph"/>
        <w:numPr>
          <w:ilvl w:val="0"/>
          <w:numId w:val="43"/>
        </w:numPr>
        <w:rPr>
          <w:rFonts w:ascii="Arial" w:hAnsi="Arial" w:cs="Arial"/>
          <w:sz w:val="20"/>
        </w:rPr>
      </w:pPr>
      <w:r>
        <w:rPr>
          <w:rFonts w:ascii="Arial" w:hAnsi="Arial" w:cs="Arial"/>
          <w:sz w:val="20"/>
        </w:rPr>
        <w:t xml:space="preserve">Host certificate has been approved. </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findHostCertificates()</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List all host certificated issued and requested</w:t>
      </w:r>
    </w:p>
    <w:p w:rsidR="003E140D" w:rsidRPr="00226B6F" w:rsidRDefault="003E140D" w:rsidP="003E140D">
      <w:pPr>
        <w:rPr>
          <w:rFonts w:ascii="Arial" w:hAnsi="Arial" w:cs="Arial"/>
          <w:b/>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org.cagrid.gaards.dorian.federation.HostCertificateRecord[]</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Namespace:</w:t>
      </w:r>
      <w:r>
        <w:rPr>
          <w:rFonts w:ascii="Arial" w:hAnsi="Arial" w:cs="Arial"/>
          <w:b/>
          <w:sz w:val="20"/>
        </w:rPr>
        <w:t xml:space="preserve"> </w:t>
      </w:r>
      <w:r w:rsidRPr="005B3E34">
        <w:rPr>
          <w:rFonts w:ascii="Arial" w:hAnsi="Arial" w:cs="Arial"/>
          <w:sz w:val="20"/>
        </w:rPr>
        <w:t>http://cagrid.nci.nih.gov/1/dorian-ifs</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74441E" w:rsidRDefault="0074441E" w:rsidP="0074441E">
      <w:pPr>
        <w:rPr>
          <w:rFonts w:ascii="Arial" w:hAnsi="Arial" w:cs="Arial"/>
          <w:b/>
          <w:sz w:val="20"/>
        </w:rPr>
      </w:pPr>
      <w:r w:rsidRPr="00065CE8">
        <w:rPr>
          <w:rFonts w:ascii="Arial" w:hAnsi="Arial" w:cs="Arial"/>
          <w:b/>
          <w:sz w:val="20"/>
        </w:rPr>
        <w:tab/>
        <w:t xml:space="preserve">Pre-condition: </w:t>
      </w:r>
    </w:p>
    <w:p w:rsidR="009F4FA4" w:rsidRDefault="009F4FA4"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74441E" w:rsidRDefault="0074441E" w:rsidP="0074441E">
      <w:pPr>
        <w:rPr>
          <w:rFonts w:ascii="Arial" w:hAnsi="Arial" w:cs="Arial"/>
          <w:b/>
          <w:sz w:val="20"/>
        </w:rPr>
      </w:pPr>
      <w:r w:rsidRPr="00065CE8">
        <w:rPr>
          <w:rFonts w:ascii="Arial" w:hAnsi="Arial" w:cs="Arial"/>
          <w:b/>
          <w:sz w:val="20"/>
        </w:rPr>
        <w:tab/>
        <w:t>Post-condition:</w:t>
      </w:r>
    </w:p>
    <w:p w:rsidR="009F4FA4" w:rsidRDefault="009F4FA4" w:rsidP="008E72E8">
      <w:pPr>
        <w:pStyle w:val="ListParagraph"/>
        <w:numPr>
          <w:ilvl w:val="0"/>
          <w:numId w:val="43"/>
        </w:numPr>
        <w:rPr>
          <w:rFonts w:ascii="Arial" w:hAnsi="Arial" w:cs="Arial"/>
          <w:sz w:val="20"/>
        </w:rPr>
      </w:pPr>
      <w:r w:rsidRPr="009F4FA4">
        <w:rPr>
          <w:rFonts w:ascii="Arial" w:hAnsi="Arial" w:cs="Arial"/>
          <w:sz w:val="20"/>
        </w:rPr>
        <w:t>Return all host certificates matched with given filter criteria.</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9F4FA4" w:rsidRPr="009F4FA4" w:rsidRDefault="009F4FA4" w:rsidP="009F4FA4">
      <w:pPr>
        <w:pStyle w:val="ListParagraph"/>
        <w:ind w:left="1800"/>
        <w:rPr>
          <w:rFonts w:ascii="Arial" w:hAnsi="Arial" w:cs="Arial"/>
          <w:sz w:val="20"/>
        </w:rPr>
      </w:pP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updateHostCertificateRecord()</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Update a host record</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org.cagrid.gaards.dorian.federation.HostCertificateUpdate</w:t>
      </w:r>
    </w:p>
    <w:p w:rsidR="00AF15B7" w:rsidRPr="00F405C6" w:rsidRDefault="003E140D" w:rsidP="00AF15B7">
      <w:pPr>
        <w:rPr>
          <w:rFonts w:ascii="Arial" w:hAnsi="Arial" w:cs="Arial"/>
          <w:b/>
          <w:sz w:val="20"/>
        </w:rPr>
      </w:pPr>
      <w:r w:rsidRPr="00226B6F">
        <w:rPr>
          <w:rFonts w:ascii="Arial" w:hAnsi="Arial" w:cs="Arial"/>
          <w:b/>
          <w:sz w:val="20"/>
        </w:rPr>
        <w:tab/>
      </w:r>
      <w:r w:rsidR="00AF15B7" w:rsidRPr="00F405C6">
        <w:rPr>
          <w:rFonts w:ascii="Arial" w:hAnsi="Arial" w:cs="Arial"/>
          <w:b/>
          <w:sz w:val="20"/>
        </w:rPr>
        <w:tab/>
        <w:t>Namespace:</w:t>
      </w:r>
      <w:r w:rsidR="00AF15B7">
        <w:rPr>
          <w:rFonts w:ascii="Arial" w:hAnsi="Arial" w:cs="Arial"/>
          <w:b/>
          <w:sz w:val="20"/>
        </w:rPr>
        <w:t xml:space="preserve"> </w:t>
      </w:r>
      <w:r w:rsidR="00AF15B7" w:rsidRPr="005B3E34">
        <w:rPr>
          <w:rFonts w:ascii="Arial" w:hAnsi="Arial" w:cs="Arial"/>
          <w:sz w:val="20"/>
        </w:rPr>
        <w:t>http://cagrid.nci.nih.gov/1/dorian-ifs</w:t>
      </w:r>
    </w:p>
    <w:p w:rsidR="00AF15B7" w:rsidRPr="00F405C6" w:rsidRDefault="00AF15B7" w:rsidP="00AF15B7">
      <w:pPr>
        <w:rPr>
          <w:rFonts w:ascii="Arial" w:hAnsi="Arial" w:cs="Arial"/>
          <w:b/>
          <w:sz w:val="20"/>
        </w:rPr>
      </w:pP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Pr="00226B6F">
        <w:rPr>
          <w:rFonts w:ascii="Arial" w:hAnsi="Arial" w:cs="Arial"/>
          <w:sz w:val="20"/>
        </w:rPr>
        <w:t>HostCertificateUpdate</w:t>
      </w:r>
    </w:p>
    <w:p w:rsidR="003E140D" w:rsidRDefault="003E140D" w:rsidP="00AF15B7">
      <w:pPr>
        <w:ind w:firstLine="720"/>
        <w:rPr>
          <w:rFonts w:ascii="Arial" w:hAnsi="Arial" w:cs="Arial"/>
          <w:b/>
          <w:sz w:val="20"/>
        </w:rPr>
      </w:pPr>
      <w:r w:rsidRPr="00226B6F">
        <w:rPr>
          <w:rFonts w:ascii="Arial" w:hAnsi="Arial" w:cs="Arial"/>
          <w:b/>
          <w:sz w:val="20"/>
        </w:rPr>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InvalidHostCertificateFault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A87DB7" w:rsidRPr="00065CE8" w:rsidRDefault="00A87DB7" w:rsidP="00A87DB7">
      <w:pPr>
        <w:rPr>
          <w:rFonts w:ascii="Arial" w:hAnsi="Arial" w:cs="Arial"/>
          <w:b/>
          <w:sz w:val="20"/>
        </w:rPr>
      </w:pPr>
      <w:r w:rsidRPr="00065CE8">
        <w:rPr>
          <w:rFonts w:ascii="Arial" w:hAnsi="Arial" w:cs="Arial"/>
          <w:b/>
          <w:sz w:val="20"/>
        </w:rPr>
        <w:tab/>
        <w:t xml:space="preserve">Pre-condition: </w:t>
      </w:r>
    </w:p>
    <w:p w:rsidR="00A87DB7" w:rsidRDefault="00A87DB7"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A87DB7" w:rsidRDefault="00A87DB7" w:rsidP="008E72E8">
      <w:pPr>
        <w:pStyle w:val="ListParagraph"/>
        <w:numPr>
          <w:ilvl w:val="0"/>
          <w:numId w:val="43"/>
        </w:numPr>
        <w:rPr>
          <w:rFonts w:ascii="Arial" w:hAnsi="Arial" w:cs="Arial"/>
          <w:sz w:val="20"/>
        </w:rPr>
      </w:pPr>
      <w:r>
        <w:rPr>
          <w:rFonts w:ascii="Arial" w:hAnsi="Arial" w:cs="Arial"/>
          <w:sz w:val="20"/>
        </w:rPr>
        <w:t>Host certificate exists with Dorian.</w:t>
      </w:r>
    </w:p>
    <w:p w:rsidR="00A87DB7" w:rsidRPr="003E4DD5" w:rsidRDefault="00A87DB7" w:rsidP="008E72E8">
      <w:pPr>
        <w:pStyle w:val="ListParagraph"/>
        <w:numPr>
          <w:ilvl w:val="0"/>
          <w:numId w:val="43"/>
        </w:numPr>
        <w:rPr>
          <w:rFonts w:ascii="Arial" w:hAnsi="Arial" w:cs="Arial"/>
          <w:sz w:val="20"/>
        </w:rPr>
      </w:pPr>
      <w:r>
        <w:rPr>
          <w:rFonts w:ascii="Arial" w:hAnsi="Arial" w:cs="Arial"/>
          <w:sz w:val="20"/>
        </w:rPr>
        <w:t>Host certificate is not in “Compromised”, “Rejected” or “Pending” state.</w:t>
      </w:r>
    </w:p>
    <w:p w:rsidR="00A87DB7" w:rsidRPr="00065CE8" w:rsidRDefault="00A87DB7" w:rsidP="00A87DB7">
      <w:pPr>
        <w:rPr>
          <w:rFonts w:ascii="Arial" w:hAnsi="Arial" w:cs="Arial"/>
          <w:b/>
          <w:sz w:val="20"/>
        </w:rPr>
      </w:pPr>
      <w:r w:rsidRPr="00065CE8">
        <w:rPr>
          <w:rFonts w:ascii="Arial" w:hAnsi="Arial" w:cs="Arial"/>
          <w:b/>
          <w:sz w:val="20"/>
        </w:rPr>
        <w:tab/>
        <w:t>Post-condition:</w:t>
      </w:r>
    </w:p>
    <w:p w:rsidR="00A87DB7" w:rsidRPr="00B8508A" w:rsidRDefault="00A87DB7" w:rsidP="008E72E8">
      <w:pPr>
        <w:pStyle w:val="ListParagraph"/>
        <w:numPr>
          <w:ilvl w:val="0"/>
          <w:numId w:val="43"/>
        </w:numPr>
        <w:rPr>
          <w:rFonts w:ascii="Arial" w:hAnsi="Arial" w:cs="Arial"/>
          <w:sz w:val="20"/>
        </w:rPr>
      </w:pPr>
      <w:r>
        <w:rPr>
          <w:rFonts w:ascii="Arial" w:hAnsi="Arial" w:cs="Arial"/>
          <w:sz w:val="20"/>
        </w:rPr>
        <w:t xml:space="preserve">Host certificate has been updated. </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renewHostCertificate()</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Renew a host certificate</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java.math.BigInteger recordId</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1440"/>
        <w:rPr>
          <w:rFonts w:ascii="Arial" w:hAnsi="Arial" w:cs="Arial"/>
          <w:sz w:val="20"/>
        </w:rPr>
      </w:pPr>
      <w:r w:rsidRPr="00226B6F">
        <w:rPr>
          <w:rFonts w:ascii="Arial" w:hAnsi="Arial" w:cs="Arial"/>
          <w:sz w:val="20"/>
        </w:rPr>
        <w:t xml:space="preserve">         InvalidHostCertificateFault</w:t>
      </w:r>
    </w:p>
    <w:p w:rsidR="003E140D" w:rsidRPr="00226B6F" w:rsidRDefault="003E140D" w:rsidP="003E140D">
      <w:pPr>
        <w:ind w:left="1440"/>
        <w:rPr>
          <w:rFonts w:ascii="Arial" w:hAnsi="Arial" w:cs="Arial"/>
          <w:b/>
          <w:sz w:val="20"/>
        </w:rPr>
      </w:pPr>
      <w:r w:rsidRPr="00226B6F">
        <w:rPr>
          <w:rFonts w:ascii="Arial" w:hAnsi="Arial" w:cs="Arial"/>
          <w:sz w:val="20"/>
        </w:rPr>
        <w:t xml:space="preserve">         PermissionDeniedFault</w:t>
      </w:r>
    </w:p>
    <w:p w:rsidR="00FD0DF8" w:rsidRPr="00065CE8" w:rsidRDefault="00FD0DF8" w:rsidP="00FD0DF8">
      <w:pPr>
        <w:rPr>
          <w:rFonts w:ascii="Arial" w:hAnsi="Arial" w:cs="Arial"/>
          <w:b/>
          <w:sz w:val="20"/>
        </w:rPr>
      </w:pPr>
      <w:r w:rsidRPr="00065CE8">
        <w:rPr>
          <w:rFonts w:ascii="Arial" w:hAnsi="Arial" w:cs="Arial"/>
          <w:b/>
          <w:sz w:val="20"/>
        </w:rPr>
        <w:tab/>
        <w:t xml:space="preserve">Pre-condition: </w:t>
      </w:r>
    </w:p>
    <w:p w:rsidR="00FD0DF8" w:rsidRDefault="00FD0DF8"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F55A62" w:rsidRPr="003E4DD5" w:rsidRDefault="00F55A62" w:rsidP="008E72E8">
      <w:pPr>
        <w:pStyle w:val="ListParagraph"/>
        <w:numPr>
          <w:ilvl w:val="0"/>
          <w:numId w:val="43"/>
        </w:numPr>
        <w:rPr>
          <w:rFonts w:ascii="Arial" w:hAnsi="Arial" w:cs="Arial"/>
          <w:sz w:val="20"/>
        </w:rPr>
      </w:pPr>
      <w:r>
        <w:rPr>
          <w:rFonts w:ascii="Arial" w:hAnsi="Arial" w:cs="Arial"/>
          <w:sz w:val="20"/>
        </w:rPr>
        <w:t>Host certificate is active.</w:t>
      </w:r>
    </w:p>
    <w:p w:rsidR="00FD0DF8" w:rsidRPr="00065CE8" w:rsidRDefault="00FD0DF8" w:rsidP="00FD0DF8">
      <w:pPr>
        <w:rPr>
          <w:rFonts w:ascii="Arial" w:hAnsi="Arial" w:cs="Arial"/>
          <w:b/>
          <w:sz w:val="20"/>
        </w:rPr>
      </w:pPr>
      <w:r w:rsidRPr="00065CE8">
        <w:rPr>
          <w:rFonts w:ascii="Arial" w:hAnsi="Arial" w:cs="Arial"/>
          <w:b/>
          <w:sz w:val="20"/>
        </w:rPr>
        <w:tab/>
        <w:t>Post-condition:</w:t>
      </w:r>
    </w:p>
    <w:p w:rsidR="00FD0DF8" w:rsidRPr="00B8508A" w:rsidRDefault="00EA4216" w:rsidP="008E72E8">
      <w:pPr>
        <w:pStyle w:val="ListParagraph"/>
        <w:numPr>
          <w:ilvl w:val="0"/>
          <w:numId w:val="43"/>
        </w:numPr>
        <w:rPr>
          <w:rFonts w:ascii="Arial" w:hAnsi="Arial" w:cs="Arial"/>
          <w:sz w:val="20"/>
        </w:rPr>
      </w:pPr>
      <w:r>
        <w:rPr>
          <w:rFonts w:ascii="Arial" w:hAnsi="Arial" w:cs="Arial"/>
          <w:sz w:val="20"/>
        </w:rPr>
        <w:t xml:space="preserve">Host certificate has been renewed for Dorian configured life time. </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lastRenderedPageBreak/>
        <w:t>changeIdPUserPassword</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Change Dorian local user password.</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org.cagrid.gaards.dorian.idp.BasicAuthCredential</w:t>
      </w:r>
    </w:p>
    <w:p w:rsidR="00AF15B7" w:rsidRPr="00F405C6" w:rsidRDefault="00AF15B7" w:rsidP="00AF15B7">
      <w:pPr>
        <w:rPr>
          <w:rFonts w:ascii="Arial" w:hAnsi="Arial" w:cs="Arial"/>
          <w:b/>
          <w:sz w:val="20"/>
        </w:rPr>
      </w:pPr>
      <w:r w:rsidRPr="00226B6F">
        <w:rPr>
          <w:rFonts w:ascii="Arial" w:hAnsi="Arial" w:cs="Arial"/>
          <w:b/>
          <w:sz w:val="20"/>
        </w:rPr>
        <w:tab/>
      </w:r>
      <w:r w:rsidRPr="00F405C6">
        <w:rPr>
          <w:rFonts w:ascii="Arial" w:hAnsi="Arial" w:cs="Arial"/>
          <w:b/>
          <w:sz w:val="20"/>
        </w:rPr>
        <w:tab/>
      </w:r>
      <w:r>
        <w:rPr>
          <w:rFonts w:ascii="Arial" w:hAnsi="Arial" w:cs="Arial"/>
          <w:b/>
          <w:sz w:val="20"/>
        </w:rPr>
        <w:tab/>
      </w:r>
      <w:r w:rsidRPr="00F405C6">
        <w:rPr>
          <w:rFonts w:ascii="Arial" w:hAnsi="Arial" w:cs="Arial"/>
          <w:b/>
          <w:sz w:val="20"/>
        </w:rPr>
        <w:t>Namespace:</w:t>
      </w:r>
      <w:r>
        <w:rPr>
          <w:rFonts w:ascii="Arial" w:hAnsi="Arial" w:cs="Arial"/>
          <w:b/>
          <w:sz w:val="20"/>
        </w:rPr>
        <w:t xml:space="preserve"> </w:t>
      </w:r>
      <w:r w:rsidRPr="005B3E34">
        <w:rPr>
          <w:rFonts w:ascii="Arial" w:hAnsi="Arial" w:cs="Arial"/>
          <w:sz w:val="20"/>
        </w:rPr>
        <w:t>http://cagrid.nci.nih.gov/1/dorian-i</w:t>
      </w:r>
      <w:r w:rsidR="00CD5CCA">
        <w:rPr>
          <w:rFonts w:ascii="Arial" w:hAnsi="Arial" w:cs="Arial"/>
          <w:sz w:val="20"/>
        </w:rPr>
        <w:t>dp</w:t>
      </w:r>
    </w:p>
    <w:p w:rsidR="00AF15B7" w:rsidRPr="00F405C6" w:rsidRDefault="00AF15B7" w:rsidP="00AF15B7">
      <w:pPr>
        <w:rPr>
          <w:rFonts w:ascii="Arial" w:hAnsi="Arial" w:cs="Arial"/>
          <w:b/>
          <w:sz w:val="20"/>
        </w:rPr>
      </w:pPr>
      <w:r>
        <w:rPr>
          <w:rFonts w:ascii="Arial" w:hAnsi="Arial" w:cs="Arial"/>
          <w:b/>
          <w:sz w:val="20"/>
        </w:rPr>
        <w:tab/>
      </w:r>
      <w:r w:rsidRPr="00F405C6">
        <w:rPr>
          <w:rFonts w:ascii="Arial" w:hAnsi="Arial" w:cs="Arial"/>
          <w:b/>
          <w:sz w:val="20"/>
        </w:rPr>
        <w:tab/>
      </w:r>
      <w:r w:rsidRPr="00F405C6">
        <w:rPr>
          <w:rFonts w:ascii="Arial" w:hAnsi="Arial" w:cs="Arial"/>
          <w:b/>
          <w:sz w:val="20"/>
        </w:rPr>
        <w:tab/>
        <w:t>Schema type:</w:t>
      </w:r>
      <w:r>
        <w:rPr>
          <w:rFonts w:ascii="Arial" w:hAnsi="Arial" w:cs="Arial"/>
          <w:b/>
          <w:sz w:val="20"/>
        </w:rPr>
        <w:t xml:space="preserve"> </w:t>
      </w:r>
      <w:r w:rsidR="00CD5CCA" w:rsidRPr="00226B6F">
        <w:rPr>
          <w:rFonts w:ascii="Arial" w:hAnsi="Arial" w:cs="Arial"/>
          <w:sz w:val="20"/>
        </w:rPr>
        <w:t>BasicAuthCredential</w:t>
      </w:r>
    </w:p>
    <w:p w:rsidR="003E140D" w:rsidRPr="00226B6F" w:rsidRDefault="003E140D" w:rsidP="003E140D">
      <w:pPr>
        <w:ind w:left="720" w:firstLine="720"/>
        <w:rPr>
          <w:rFonts w:ascii="Arial" w:hAnsi="Arial" w:cs="Arial"/>
          <w:b/>
          <w:sz w:val="20"/>
        </w:rPr>
      </w:pPr>
      <w:r w:rsidRPr="00226B6F">
        <w:rPr>
          <w:rFonts w:ascii="Arial" w:hAnsi="Arial" w:cs="Arial"/>
          <w:sz w:val="20"/>
        </w:rPr>
        <w:t>java.lang.String - newPassword</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 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InvalidUserPropertyFault</w:t>
      </w:r>
    </w:p>
    <w:p w:rsidR="003E140D" w:rsidRPr="00226B6F" w:rsidRDefault="003E140D" w:rsidP="003E140D">
      <w:pPr>
        <w:rPr>
          <w:rFonts w:ascii="Arial" w:hAnsi="Arial" w:cs="Arial"/>
          <w:sz w:val="20"/>
        </w:rPr>
      </w:pPr>
      <w:r w:rsidRPr="00226B6F">
        <w:rPr>
          <w:rFonts w:ascii="Arial" w:hAnsi="Arial" w:cs="Arial"/>
          <w:sz w:val="20"/>
        </w:rPr>
        <w:t xml:space="preserve"> </w:t>
      </w:r>
      <w:r w:rsidRPr="00226B6F">
        <w:rPr>
          <w:rFonts w:ascii="Arial" w:hAnsi="Arial" w:cs="Arial"/>
          <w:sz w:val="20"/>
        </w:rPr>
        <w:tab/>
      </w:r>
      <w:r w:rsidRPr="00226B6F">
        <w:rPr>
          <w:rFonts w:ascii="Arial" w:hAnsi="Arial" w:cs="Arial"/>
          <w:sz w:val="20"/>
        </w:rPr>
        <w:tab/>
        <w:t xml:space="preserve">        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570EFF" w:rsidRPr="00065CE8" w:rsidRDefault="00570EFF" w:rsidP="00570EFF">
      <w:pPr>
        <w:rPr>
          <w:rFonts w:ascii="Arial" w:hAnsi="Arial" w:cs="Arial"/>
          <w:b/>
          <w:sz w:val="20"/>
        </w:rPr>
      </w:pPr>
      <w:r w:rsidRPr="00065CE8">
        <w:rPr>
          <w:rFonts w:ascii="Arial" w:hAnsi="Arial" w:cs="Arial"/>
          <w:b/>
          <w:sz w:val="20"/>
        </w:rPr>
        <w:tab/>
        <w:t xml:space="preserve">Pre-condition: </w:t>
      </w:r>
    </w:p>
    <w:p w:rsidR="00570EFF" w:rsidRDefault="00570EFF"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p>
    <w:p w:rsidR="00570EFF" w:rsidRDefault="00570EFF" w:rsidP="008E72E8">
      <w:pPr>
        <w:pStyle w:val="ListParagraph"/>
        <w:numPr>
          <w:ilvl w:val="0"/>
          <w:numId w:val="43"/>
        </w:numPr>
        <w:rPr>
          <w:rFonts w:ascii="Arial" w:hAnsi="Arial" w:cs="Arial"/>
          <w:sz w:val="20"/>
        </w:rPr>
      </w:pPr>
      <w:r>
        <w:rPr>
          <w:rFonts w:ascii="Arial" w:hAnsi="Arial" w:cs="Arial"/>
          <w:sz w:val="20"/>
        </w:rPr>
        <w:t>Authentication credential has been provided to change password.</w:t>
      </w:r>
    </w:p>
    <w:p w:rsidR="00570EFF" w:rsidRPr="003E4DD5" w:rsidRDefault="00570EFF" w:rsidP="008E72E8">
      <w:pPr>
        <w:pStyle w:val="ListParagraph"/>
        <w:numPr>
          <w:ilvl w:val="0"/>
          <w:numId w:val="43"/>
        </w:numPr>
        <w:rPr>
          <w:rFonts w:ascii="Arial" w:hAnsi="Arial" w:cs="Arial"/>
          <w:sz w:val="20"/>
        </w:rPr>
      </w:pPr>
      <w:r>
        <w:rPr>
          <w:rFonts w:ascii="Arial" w:hAnsi="Arial" w:cs="Arial"/>
          <w:sz w:val="20"/>
        </w:rPr>
        <w:t>New password should not be same as old password.</w:t>
      </w:r>
    </w:p>
    <w:p w:rsidR="00570EFF" w:rsidRPr="00065CE8" w:rsidRDefault="00570EFF" w:rsidP="00570EFF">
      <w:pPr>
        <w:rPr>
          <w:rFonts w:ascii="Arial" w:hAnsi="Arial" w:cs="Arial"/>
          <w:b/>
          <w:sz w:val="20"/>
        </w:rPr>
      </w:pPr>
      <w:r w:rsidRPr="00065CE8">
        <w:rPr>
          <w:rFonts w:ascii="Arial" w:hAnsi="Arial" w:cs="Arial"/>
          <w:b/>
          <w:sz w:val="20"/>
        </w:rPr>
        <w:tab/>
        <w:t>Post-condition:</w:t>
      </w:r>
    </w:p>
    <w:p w:rsidR="00570EFF" w:rsidRDefault="00570EFF" w:rsidP="008E72E8">
      <w:pPr>
        <w:pStyle w:val="ListParagraph"/>
        <w:numPr>
          <w:ilvl w:val="0"/>
          <w:numId w:val="43"/>
        </w:numPr>
        <w:rPr>
          <w:rFonts w:ascii="Arial" w:hAnsi="Arial" w:cs="Arial"/>
          <w:sz w:val="20"/>
        </w:rPr>
      </w:pPr>
      <w:r>
        <w:rPr>
          <w:rFonts w:ascii="Arial" w:hAnsi="Arial" w:cs="Arial"/>
          <w:sz w:val="20"/>
        </w:rPr>
        <w:t>New password has been set for the user account.</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authenticateUser()</w:t>
      </w:r>
    </w:p>
    <w:p w:rsidR="003E140D" w:rsidRPr="00226B6F" w:rsidRDefault="003E140D" w:rsidP="003E140D">
      <w:pPr>
        <w:ind w:left="720"/>
        <w:rPr>
          <w:rFonts w:ascii="Arial" w:hAnsi="Arial" w:cs="Arial"/>
          <w:sz w:val="20"/>
        </w:rPr>
      </w:pPr>
      <w:r w:rsidRPr="00226B6F">
        <w:rPr>
          <w:rFonts w:ascii="Arial" w:hAnsi="Arial" w:cs="Arial"/>
          <w:b/>
          <w:sz w:val="20"/>
        </w:rPr>
        <w:t xml:space="preserve">Description: </w:t>
      </w:r>
      <w:r w:rsidRPr="00226B6F">
        <w:rPr>
          <w:rFonts w:ascii="Arial" w:hAnsi="Arial" w:cs="Arial"/>
          <w:sz w:val="20"/>
        </w:rPr>
        <w:t xml:space="preserve">Authenticate a Dorian local user using authentication service. Dorian provides identity provider services for users registered with Dorian directly. </w:t>
      </w:r>
    </w:p>
    <w:p w:rsidR="00DD1F5B" w:rsidRPr="00226B6F" w:rsidRDefault="00DD1F5B" w:rsidP="00DD1F5B">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org.cagrid.gaards.authentication.Credential</w:t>
      </w:r>
    </w:p>
    <w:p w:rsidR="00DD1F5B" w:rsidRDefault="00DD1F5B" w:rsidP="00DD1F5B">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1F36AD">
        <w:rPr>
          <w:rFonts w:ascii="Arial" w:hAnsi="Arial" w:cs="Arial"/>
          <w:sz w:val="20"/>
        </w:rPr>
        <w:t>http://cagrid.nci.nih.gov/1/authentication-service</w:t>
      </w:r>
    </w:p>
    <w:p w:rsidR="00DD1F5B" w:rsidRPr="00226B6F" w:rsidRDefault="00DD1F5B" w:rsidP="00DD1F5B">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1F36AD">
        <w:rPr>
          <w:rFonts w:ascii="Arial" w:hAnsi="Arial" w:cs="Arial"/>
          <w:sz w:val="20"/>
        </w:rPr>
        <w:t>Credential</w:t>
      </w:r>
    </w:p>
    <w:p w:rsidR="00DD1F5B" w:rsidRDefault="00DD1F5B" w:rsidP="00DD1F5B">
      <w:pPr>
        <w:rPr>
          <w:rFonts w:ascii="Arial" w:hAnsi="Arial" w:cs="Arial"/>
          <w:sz w:val="20"/>
        </w:rPr>
      </w:pPr>
      <w:r w:rsidRPr="00226B6F">
        <w:rPr>
          <w:rFonts w:ascii="Arial" w:hAnsi="Arial" w:cs="Arial"/>
          <w:b/>
          <w:sz w:val="20"/>
        </w:rPr>
        <w:tab/>
        <w:t xml:space="preserve">Output: </w:t>
      </w:r>
      <w:r w:rsidRPr="00226B6F">
        <w:rPr>
          <w:rFonts w:ascii="Arial" w:hAnsi="Arial" w:cs="Arial"/>
          <w:sz w:val="20"/>
        </w:rPr>
        <w:t>gov.nih.nci.cagrid.opensaml.SAMLAssertion</w:t>
      </w:r>
    </w:p>
    <w:p w:rsidR="00DD1F5B" w:rsidRDefault="00DD1F5B" w:rsidP="00DD1F5B">
      <w:pPr>
        <w:ind w:left="720"/>
        <w:rPr>
          <w:rFonts w:ascii="Arial" w:hAnsi="Arial" w:cs="Arial"/>
          <w:sz w:val="20"/>
        </w:rPr>
      </w:pPr>
      <w:r>
        <w:rPr>
          <w:rFonts w:ascii="Arial" w:hAnsi="Arial" w:cs="Arial"/>
          <w:b/>
          <w:sz w:val="20"/>
        </w:rPr>
        <w:tab/>
        <w:t>Namespace</w:t>
      </w:r>
      <w:r w:rsidRPr="00E5205A">
        <w:rPr>
          <w:rFonts w:ascii="Arial" w:hAnsi="Arial" w:cs="Arial"/>
          <w:sz w:val="20"/>
        </w:rPr>
        <w:t>:</w:t>
      </w:r>
      <w:r w:rsidRPr="00166E6A">
        <w:rPr>
          <w:rFonts w:ascii="Arial" w:hAnsi="Arial" w:cs="Arial"/>
          <w:color w:val="000000" w:themeColor="text1"/>
          <w:sz w:val="20"/>
        </w:rPr>
        <w:t xml:space="preserve"> </w:t>
      </w:r>
      <w:hyperlink r:id="rId62" w:history="1">
        <w:r w:rsidRPr="00166E6A">
          <w:rPr>
            <w:rStyle w:val="nobr1"/>
            <w:rFonts w:ascii="Arial" w:hAnsi="Arial" w:cs="Arial"/>
            <w:bCs/>
            <w:color w:val="000000" w:themeColor="text1"/>
            <w:sz w:val="20"/>
          </w:rPr>
          <w:t>http://cagrid.nci.nih.gov/1/dorian-common</w:t>
        </w:r>
      </w:hyperlink>
    </w:p>
    <w:p w:rsidR="00DD1F5B" w:rsidRPr="00226B6F" w:rsidRDefault="00DD1F5B" w:rsidP="00DD1F5B">
      <w:pPr>
        <w:ind w:left="720"/>
        <w:rPr>
          <w:rFonts w:ascii="Arial" w:hAnsi="Arial" w:cs="Arial"/>
          <w:sz w:val="20"/>
        </w:rPr>
      </w:pPr>
      <w:r>
        <w:rPr>
          <w:rFonts w:ascii="Arial" w:hAnsi="Arial" w:cs="Arial"/>
          <w:b/>
          <w:sz w:val="20"/>
        </w:rPr>
        <w:tab/>
        <w:t>Schema type</w:t>
      </w:r>
      <w:r w:rsidRPr="00E5205A">
        <w:rPr>
          <w:rFonts w:ascii="Arial" w:hAnsi="Arial" w:cs="Arial"/>
          <w:sz w:val="20"/>
        </w:rPr>
        <w:t>:</w:t>
      </w:r>
      <w:r>
        <w:rPr>
          <w:rFonts w:ascii="Arial" w:hAnsi="Arial" w:cs="Arial"/>
          <w:sz w:val="20"/>
        </w:rPr>
        <w:t xml:space="preserve"> SAMLAssertion</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User, Service</w:t>
      </w:r>
    </w:p>
    <w:p w:rsidR="003E140D" w:rsidRPr="00226B6F" w:rsidRDefault="003E140D" w:rsidP="003E140D">
      <w:pPr>
        <w:ind w:left="720"/>
        <w:rPr>
          <w:rFonts w:ascii="Arial" w:hAnsi="Arial" w:cs="Arial"/>
          <w:sz w:val="20"/>
        </w:rPr>
      </w:pPr>
      <w:r w:rsidRPr="00226B6F">
        <w:rPr>
          <w:rFonts w:ascii="Arial" w:hAnsi="Arial" w:cs="Arial"/>
          <w:b/>
          <w:sz w:val="20"/>
        </w:rPr>
        <w:t xml:space="preserve">Exceptions: </w:t>
      </w:r>
      <w:r w:rsidRPr="00226B6F">
        <w:rPr>
          <w:rFonts w:ascii="Arial" w:hAnsi="Arial" w:cs="Arial"/>
          <w:sz w:val="20"/>
        </w:rPr>
        <w:t>CredentialNotSupportedFault</w:t>
      </w:r>
    </w:p>
    <w:p w:rsidR="003E140D" w:rsidRPr="00226B6F" w:rsidRDefault="003E140D" w:rsidP="003E140D">
      <w:pPr>
        <w:ind w:left="720" w:firstLine="720"/>
        <w:rPr>
          <w:rFonts w:ascii="Arial" w:hAnsi="Arial" w:cs="Arial"/>
          <w:sz w:val="20"/>
        </w:rPr>
      </w:pPr>
      <w:r w:rsidRPr="00226B6F">
        <w:rPr>
          <w:rFonts w:ascii="Arial" w:hAnsi="Arial" w:cs="Arial"/>
          <w:b/>
          <w:sz w:val="20"/>
        </w:rPr>
        <w:t xml:space="preserve">        </w:t>
      </w:r>
      <w:r w:rsidRPr="00226B6F">
        <w:rPr>
          <w:rFonts w:ascii="Arial" w:hAnsi="Arial" w:cs="Arial"/>
          <w:sz w:val="20"/>
        </w:rPr>
        <w:t xml:space="preserve"> InvalidCredentialFault</w:t>
      </w:r>
    </w:p>
    <w:p w:rsidR="003E140D" w:rsidRPr="00226B6F" w:rsidRDefault="003E140D" w:rsidP="003E140D">
      <w:pPr>
        <w:ind w:left="1440"/>
        <w:rPr>
          <w:rFonts w:ascii="Arial" w:hAnsi="Arial" w:cs="Arial"/>
          <w:sz w:val="20"/>
        </w:rPr>
      </w:pPr>
      <w:r w:rsidRPr="00226B6F">
        <w:rPr>
          <w:rFonts w:ascii="Arial" w:hAnsi="Arial" w:cs="Arial"/>
          <w:sz w:val="20"/>
        </w:rPr>
        <w:t xml:space="preserve">         InsufficientAttributeFault</w:t>
      </w:r>
    </w:p>
    <w:p w:rsidR="003E140D" w:rsidRPr="00226B6F" w:rsidRDefault="003E140D" w:rsidP="003E140D">
      <w:pPr>
        <w:ind w:left="1440"/>
        <w:rPr>
          <w:rFonts w:ascii="Arial" w:hAnsi="Arial" w:cs="Arial"/>
          <w:sz w:val="20"/>
        </w:rPr>
      </w:pPr>
      <w:r w:rsidRPr="00226B6F">
        <w:rPr>
          <w:rFonts w:ascii="Arial" w:hAnsi="Arial" w:cs="Arial"/>
          <w:sz w:val="20"/>
        </w:rPr>
        <w:t xml:space="preserve">        AuthenticationProviderFault</w:t>
      </w:r>
    </w:p>
    <w:p w:rsidR="00CF40CE" w:rsidRDefault="00CF40CE" w:rsidP="00CF40CE">
      <w:pPr>
        <w:rPr>
          <w:rFonts w:ascii="Arial" w:hAnsi="Arial" w:cs="Arial"/>
          <w:b/>
          <w:sz w:val="20"/>
        </w:rPr>
      </w:pPr>
      <w:r>
        <w:rPr>
          <w:rFonts w:ascii="Arial" w:hAnsi="Arial" w:cs="Arial"/>
          <w:sz w:val="20"/>
        </w:rPr>
        <w:tab/>
      </w:r>
      <w:r w:rsidRPr="00B86199">
        <w:rPr>
          <w:rFonts w:ascii="Arial" w:hAnsi="Arial" w:cs="Arial"/>
          <w:b/>
          <w:sz w:val="20"/>
        </w:rPr>
        <w:t>Pre-condition:</w:t>
      </w:r>
    </w:p>
    <w:p w:rsidR="00CF40CE" w:rsidRPr="004B767A" w:rsidRDefault="00CF40CE" w:rsidP="008E72E8">
      <w:pPr>
        <w:pStyle w:val="ListParagraph"/>
        <w:numPr>
          <w:ilvl w:val="0"/>
          <w:numId w:val="48"/>
        </w:numPr>
        <w:rPr>
          <w:rFonts w:ascii="Arial" w:hAnsi="Arial" w:cs="Arial"/>
          <w:sz w:val="20"/>
        </w:rPr>
      </w:pPr>
      <w:r w:rsidRPr="004B767A">
        <w:rPr>
          <w:rFonts w:ascii="Arial" w:hAnsi="Arial" w:cs="Arial"/>
          <w:sz w:val="20"/>
        </w:rPr>
        <w:t>User has valid account with local authentication facility.</w:t>
      </w:r>
    </w:p>
    <w:p w:rsidR="00CF40CE" w:rsidRPr="004B767A" w:rsidRDefault="00CF40CE" w:rsidP="008E72E8">
      <w:pPr>
        <w:pStyle w:val="ListParagraph"/>
        <w:numPr>
          <w:ilvl w:val="0"/>
          <w:numId w:val="48"/>
        </w:numPr>
        <w:rPr>
          <w:rFonts w:ascii="Arial" w:hAnsi="Arial" w:cs="Arial"/>
          <w:sz w:val="20"/>
        </w:rPr>
      </w:pPr>
      <w:r w:rsidRPr="004B767A">
        <w:rPr>
          <w:rFonts w:ascii="Arial" w:hAnsi="Arial" w:cs="Arial"/>
          <w:sz w:val="20"/>
        </w:rPr>
        <w:t>Credential confirming AuthenticationProfiles metadata has been supplied as input.</w:t>
      </w:r>
    </w:p>
    <w:p w:rsidR="00CF40CE" w:rsidRPr="00B86199" w:rsidRDefault="00CF40CE" w:rsidP="00CF40CE">
      <w:pPr>
        <w:rPr>
          <w:rFonts w:ascii="Arial" w:hAnsi="Arial" w:cs="Arial"/>
          <w:b/>
          <w:sz w:val="20"/>
        </w:rPr>
      </w:pPr>
      <w:r w:rsidRPr="00B86199">
        <w:rPr>
          <w:rFonts w:ascii="Arial" w:hAnsi="Arial" w:cs="Arial"/>
          <w:b/>
          <w:sz w:val="20"/>
        </w:rPr>
        <w:tab/>
        <w:t>Post-condition:</w:t>
      </w:r>
    </w:p>
    <w:p w:rsidR="00CF40CE" w:rsidRPr="004B767A" w:rsidRDefault="00CF40CE" w:rsidP="008E72E8">
      <w:pPr>
        <w:pStyle w:val="ListParagraph"/>
        <w:numPr>
          <w:ilvl w:val="0"/>
          <w:numId w:val="49"/>
        </w:numPr>
        <w:rPr>
          <w:rFonts w:ascii="Arial" w:hAnsi="Arial" w:cs="Arial"/>
          <w:sz w:val="20"/>
        </w:rPr>
      </w:pPr>
      <w:r w:rsidRPr="004B767A">
        <w:rPr>
          <w:rFonts w:ascii="Arial" w:hAnsi="Arial" w:cs="Arial"/>
          <w:sz w:val="20"/>
        </w:rPr>
        <w:t>User authentication is done locally.</w:t>
      </w:r>
    </w:p>
    <w:p w:rsidR="00CF40CE" w:rsidRPr="004B767A" w:rsidRDefault="00CF40CE" w:rsidP="008E72E8">
      <w:pPr>
        <w:pStyle w:val="ListParagraph"/>
        <w:numPr>
          <w:ilvl w:val="0"/>
          <w:numId w:val="49"/>
        </w:numPr>
        <w:rPr>
          <w:rFonts w:ascii="Arial" w:hAnsi="Arial" w:cs="Arial"/>
          <w:sz w:val="20"/>
        </w:rPr>
      </w:pPr>
      <w:r w:rsidRPr="004B767A">
        <w:rPr>
          <w:rFonts w:ascii="Arial" w:hAnsi="Arial" w:cs="Arial"/>
          <w:sz w:val="20"/>
        </w:rPr>
        <w:t>SAMLAssertion is returned with attributes containing user information.</w:t>
      </w:r>
    </w:p>
    <w:p w:rsidR="004B767A" w:rsidRPr="004B767A" w:rsidRDefault="004B767A" w:rsidP="008E72E8">
      <w:pPr>
        <w:pStyle w:val="ListParagraph"/>
        <w:numPr>
          <w:ilvl w:val="0"/>
          <w:numId w:val="49"/>
        </w:numPr>
        <w:rPr>
          <w:rFonts w:ascii="Arial" w:hAnsi="Arial" w:cs="Arial"/>
          <w:sz w:val="20"/>
        </w:rPr>
      </w:pPr>
      <w:r w:rsidRPr="004B767A">
        <w:rPr>
          <w:rFonts w:ascii="Arial" w:hAnsi="Arial" w:cs="Arial"/>
          <w:sz w:val="20"/>
        </w:rPr>
        <w:t>Fault code is returned if there is any error in processing the request. Please see “Error Handling” section for Dorian fault codes.</w:t>
      </w:r>
    </w:p>
    <w:p w:rsidR="00A4338D" w:rsidRPr="00226B6F" w:rsidRDefault="00A4338D" w:rsidP="003E140D">
      <w:pPr>
        <w:rPr>
          <w:rFonts w:ascii="Arial" w:hAnsi="Arial" w:cs="Arial"/>
          <w:b/>
          <w:sz w:val="20"/>
        </w:rPr>
      </w:pPr>
    </w:p>
    <w:p w:rsidR="003E140D" w:rsidRPr="00226B6F" w:rsidRDefault="003E140D" w:rsidP="003E140D">
      <w:pPr>
        <w:rPr>
          <w:rFonts w:ascii="Arial" w:hAnsi="Arial" w:cs="Arial"/>
          <w:sz w:val="20"/>
        </w:rPr>
      </w:pPr>
      <w:r w:rsidRPr="00226B6F">
        <w:rPr>
          <w:rFonts w:ascii="Arial" w:hAnsi="Arial" w:cs="Arial"/>
          <w:sz w:val="20"/>
        </w:rPr>
        <w:t>changeLocalUserPassword()</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Change Dorian local user password.</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org.cagrid.gaards.authentication.BasicAuthentication</w:t>
      </w:r>
    </w:p>
    <w:p w:rsidR="00A4338D" w:rsidRDefault="00A4338D" w:rsidP="00A4338D">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A4338D">
        <w:rPr>
          <w:rFonts w:ascii="Arial" w:hAnsi="Arial" w:cs="Arial"/>
          <w:sz w:val="20"/>
        </w:rPr>
        <w:t>http://gaards.cagrid.org/authentication</w:t>
      </w:r>
    </w:p>
    <w:p w:rsidR="00A4338D" w:rsidRPr="00226B6F" w:rsidRDefault="00A4338D" w:rsidP="00A4338D">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A4338D">
        <w:rPr>
          <w:rFonts w:ascii="Arial" w:hAnsi="Arial" w:cs="Arial"/>
          <w:sz w:val="20"/>
        </w:rPr>
        <w:t>BasicAuthentication</w:t>
      </w:r>
    </w:p>
    <w:p w:rsidR="003E140D" w:rsidRPr="00226B6F" w:rsidRDefault="003E140D" w:rsidP="003E140D">
      <w:pPr>
        <w:ind w:left="720" w:firstLine="720"/>
        <w:rPr>
          <w:rFonts w:ascii="Arial" w:hAnsi="Arial" w:cs="Arial"/>
          <w:b/>
          <w:sz w:val="20"/>
        </w:rPr>
      </w:pPr>
      <w:r w:rsidRPr="00226B6F">
        <w:rPr>
          <w:rFonts w:ascii="Arial" w:hAnsi="Arial" w:cs="Arial"/>
          <w:sz w:val="20"/>
        </w:rPr>
        <w:t>java.lang.String - newPassword</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InvalidUserPropertyFault</w:t>
      </w:r>
    </w:p>
    <w:p w:rsidR="003E140D" w:rsidRPr="00226B6F" w:rsidRDefault="003E140D" w:rsidP="003E140D">
      <w:pPr>
        <w:ind w:left="1440"/>
        <w:rPr>
          <w:rFonts w:ascii="Arial" w:hAnsi="Arial" w:cs="Arial"/>
          <w:sz w:val="20"/>
        </w:rPr>
      </w:pPr>
      <w:r w:rsidRPr="00226B6F">
        <w:rPr>
          <w:rFonts w:ascii="Arial" w:hAnsi="Arial" w:cs="Arial"/>
          <w:sz w:val="20"/>
        </w:rPr>
        <w:t xml:space="preserve">        DorianInternalFault</w:t>
      </w:r>
    </w:p>
    <w:p w:rsidR="003E140D" w:rsidRPr="00226B6F" w:rsidRDefault="003E140D" w:rsidP="003E140D">
      <w:pPr>
        <w:ind w:left="1440"/>
        <w:rPr>
          <w:rFonts w:ascii="Arial" w:hAnsi="Arial" w:cs="Arial"/>
          <w:b/>
          <w:sz w:val="20"/>
        </w:rPr>
      </w:pPr>
      <w:r w:rsidRPr="00226B6F">
        <w:rPr>
          <w:rFonts w:ascii="Arial" w:hAnsi="Arial" w:cs="Arial"/>
          <w:sz w:val="20"/>
        </w:rPr>
        <w:lastRenderedPageBreak/>
        <w:t xml:space="preserve">        PermissionDeniedFault</w:t>
      </w:r>
    </w:p>
    <w:p w:rsidR="00F70094" w:rsidRPr="00065CE8" w:rsidRDefault="00F70094" w:rsidP="00F70094">
      <w:pPr>
        <w:rPr>
          <w:rFonts w:ascii="Arial" w:hAnsi="Arial" w:cs="Arial"/>
          <w:b/>
          <w:sz w:val="20"/>
        </w:rPr>
      </w:pPr>
      <w:r w:rsidRPr="00065CE8">
        <w:rPr>
          <w:rFonts w:ascii="Arial" w:hAnsi="Arial" w:cs="Arial"/>
          <w:b/>
          <w:sz w:val="20"/>
        </w:rPr>
        <w:tab/>
        <w:t xml:space="preserve">Pre-condition: </w:t>
      </w:r>
    </w:p>
    <w:p w:rsidR="00F70094" w:rsidRDefault="00F70094" w:rsidP="008E72E8">
      <w:pPr>
        <w:pStyle w:val="ListParagraph"/>
        <w:numPr>
          <w:ilvl w:val="0"/>
          <w:numId w:val="43"/>
        </w:numPr>
        <w:rPr>
          <w:rFonts w:ascii="Arial" w:hAnsi="Arial" w:cs="Arial"/>
          <w:sz w:val="20"/>
        </w:rPr>
      </w:pPr>
      <w:r w:rsidRPr="003E4DD5">
        <w:rPr>
          <w:rFonts w:ascii="Arial" w:hAnsi="Arial" w:cs="Arial"/>
          <w:sz w:val="20"/>
        </w:rPr>
        <w:t>Caller has active local user account with Dorian Identity Provider.</w:t>
      </w:r>
    </w:p>
    <w:p w:rsidR="00CF2A7C" w:rsidRDefault="00F022BA" w:rsidP="008E72E8">
      <w:pPr>
        <w:pStyle w:val="ListParagraph"/>
        <w:numPr>
          <w:ilvl w:val="0"/>
          <w:numId w:val="43"/>
        </w:numPr>
        <w:rPr>
          <w:rFonts w:ascii="Arial" w:hAnsi="Arial" w:cs="Arial"/>
          <w:sz w:val="20"/>
        </w:rPr>
      </w:pPr>
      <w:r>
        <w:rPr>
          <w:rFonts w:ascii="Arial" w:hAnsi="Arial" w:cs="Arial"/>
          <w:sz w:val="20"/>
        </w:rPr>
        <w:t>A</w:t>
      </w:r>
      <w:r w:rsidR="00CF2A7C">
        <w:rPr>
          <w:rFonts w:ascii="Arial" w:hAnsi="Arial" w:cs="Arial"/>
          <w:sz w:val="20"/>
        </w:rPr>
        <w:t xml:space="preserve">uthentication credential </w:t>
      </w:r>
      <w:r>
        <w:rPr>
          <w:rFonts w:ascii="Arial" w:hAnsi="Arial" w:cs="Arial"/>
          <w:sz w:val="20"/>
        </w:rPr>
        <w:t xml:space="preserve">has been provided </w:t>
      </w:r>
      <w:r w:rsidR="00CF2A7C">
        <w:rPr>
          <w:rFonts w:ascii="Arial" w:hAnsi="Arial" w:cs="Arial"/>
          <w:sz w:val="20"/>
        </w:rPr>
        <w:t>to change password.</w:t>
      </w:r>
    </w:p>
    <w:p w:rsidR="00CF2A7C" w:rsidRPr="003E4DD5" w:rsidRDefault="00CF2A7C" w:rsidP="008E72E8">
      <w:pPr>
        <w:pStyle w:val="ListParagraph"/>
        <w:numPr>
          <w:ilvl w:val="0"/>
          <w:numId w:val="43"/>
        </w:numPr>
        <w:rPr>
          <w:rFonts w:ascii="Arial" w:hAnsi="Arial" w:cs="Arial"/>
          <w:sz w:val="20"/>
        </w:rPr>
      </w:pPr>
      <w:r>
        <w:rPr>
          <w:rFonts w:ascii="Arial" w:hAnsi="Arial" w:cs="Arial"/>
          <w:sz w:val="20"/>
        </w:rPr>
        <w:t>New password should not be same as old password.</w:t>
      </w:r>
    </w:p>
    <w:p w:rsidR="00F70094" w:rsidRPr="00065CE8" w:rsidRDefault="00F70094" w:rsidP="00F70094">
      <w:pPr>
        <w:rPr>
          <w:rFonts w:ascii="Arial" w:hAnsi="Arial" w:cs="Arial"/>
          <w:b/>
          <w:sz w:val="20"/>
        </w:rPr>
      </w:pPr>
      <w:r w:rsidRPr="00065CE8">
        <w:rPr>
          <w:rFonts w:ascii="Arial" w:hAnsi="Arial" w:cs="Arial"/>
          <w:b/>
          <w:sz w:val="20"/>
        </w:rPr>
        <w:tab/>
        <w:t>Post-condition:</w:t>
      </w:r>
    </w:p>
    <w:p w:rsidR="003E140D" w:rsidRDefault="003859E6" w:rsidP="008E72E8">
      <w:pPr>
        <w:pStyle w:val="ListParagraph"/>
        <w:numPr>
          <w:ilvl w:val="0"/>
          <w:numId w:val="43"/>
        </w:numPr>
        <w:rPr>
          <w:rFonts w:ascii="Arial" w:hAnsi="Arial" w:cs="Arial"/>
          <w:sz w:val="20"/>
        </w:rPr>
      </w:pPr>
      <w:r>
        <w:rPr>
          <w:rFonts w:ascii="Arial" w:hAnsi="Arial" w:cs="Arial"/>
          <w:sz w:val="20"/>
        </w:rPr>
        <w:t>New password has been set for the user account.</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5E3703" w:rsidRDefault="005E3703" w:rsidP="005E3703">
      <w:pPr>
        <w:rPr>
          <w:rFonts w:ascii="Arial" w:hAnsi="Arial" w:cs="Arial"/>
          <w:sz w:val="20"/>
        </w:rPr>
      </w:pPr>
    </w:p>
    <w:p w:rsidR="005E3703" w:rsidRPr="005E3703" w:rsidRDefault="005E3703" w:rsidP="005E3703">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doesLocalUserExist()</w:t>
      </w:r>
    </w:p>
    <w:p w:rsidR="003E140D" w:rsidRPr="00226B6F" w:rsidRDefault="003E140D" w:rsidP="003E140D">
      <w:pPr>
        <w:ind w:firstLine="720"/>
        <w:rPr>
          <w:rFonts w:ascii="Arial" w:hAnsi="Arial" w:cs="Arial"/>
          <w:sz w:val="20"/>
        </w:rPr>
      </w:pPr>
      <w:r w:rsidRPr="00226B6F">
        <w:rPr>
          <w:rFonts w:ascii="Arial" w:hAnsi="Arial" w:cs="Arial"/>
          <w:b/>
          <w:sz w:val="20"/>
        </w:rPr>
        <w:t>Description</w:t>
      </w:r>
      <w:r w:rsidRPr="00226B6F">
        <w:rPr>
          <w:rFonts w:ascii="Arial" w:hAnsi="Arial" w:cs="Arial"/>
          <w:sz w:val="20"/>
        </w:rPr>
        <w:t>: Verify if a local user exist in Dorian.</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java.lang.String userId</w:t>
      </w:r>
    </w:p>
    <w:p w:rsidR="003E140D" w:rsidRDefault="003E140D" w:rsidP="003E140D">
      <w:pPr>
        <w:rPr>
          <w:rFonts w:ascii="Arial" w:hAnsi="Arial" w:cs="Arial"/>
          <w:sz w:val="20"/>
        </w:rPr>
      </w:pPr>
      <w:r w:rsidRPr="00226B6F">
        <w:rPr>
          <w:rFonts w:ascii="Arial" w:hAnsi="Arial" w:cs="Arial"/>
          <w:b/>
          <w:sz w:val="20"/>
        </w:rPr>
        <w:tab/>
        <w:t xml:space="preserve">Output: </w:t>
      </w:r>
      <w:r>
        <w:rPr>
          <w:rFonts w:ascii="Arial" w:hAnsi="Arial" w:cs="Arial"/>
          <w:sz w:val="20"/>
        </w:rPr>
        <w:t>Boolean</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b/>
          <w:sz w:val="20"/>
        </w:rPr>
      </w:pPr>
      <w:r w:rsidRPr="00226B6F">
        <w:rPr>
          <w:rFonts w:ascii="Arial" w:hAnsi="Arial" w:cs="Arial"/>
          <w:b/>
          <w:sz w:val="20"/>
        </w:rPr>
        <w:tab/>
        <w:t xml:space="preserve">Exceptions: </w:t>
      </w:r>
      <w:r w:rsidRPr="00226B6F">
        <w:rPr>
          <w:rFonts w:ascii="Arial" w:hAnsi="Arial" w:cs="Arial"/>
          <w:sz w:val="20"/>
        </w:rPr>
        <w:t>DorianInternalFault</w:t>
      </w:r>
    </w:p>
    <w:p w:rsidR="00582241" w:rsidRPr="00065CE8" w:rsidRDefault="00582241" w:rsidP="00582241">
      <w:pPr>
        <w:rPr>
          <w:rFonts w:ascii="Arial" w:hAnsi="Arial" w:cs="Arial"/>
          <w:b/>
          <w:sz w:val="20"/>
        </w:rPr>
      </w:pPr>
      <w:r w:rsidRPr="00065CE8">
        <w:rPr>
          <w:rFonts w:ascii="Arial" w:hAnsi="Arial" w:cs="Arial"/>
          <w:b/>
          <w:sz w:val="20"/>
        </w:rPr>
        <w:tab/>
        <w:t xml:space="preserve">Pre-condition: </w:t>
      </w:r>
    </w:p>
    <w:p w:rsidR="00582241" w:rsidRPr="003E4DD5" w:rsidRDefault="00582241" w:rsidP="008E72E8">
      <w:pPr>
        <w:pStyle w:val="ListParagraph"/>
        <w:numPr>
          <w:ilvl w:val="0"/>
          <w:numId w:val="43"/>
        </w:numPr>
        <w:rPr>
          <w:rFonts w:ascii="Arial" w:hAnsi="Arial" w:cs="Arial"/>
          <w:sz w:val="20"/>
        </w:rPr>
      </w:pPr>
      <w:r>
        <w:rPr>
          <w:rFonts w:ascii="Arial" w:hAnsi="Arial" w:cs="Arial"/>
          <w:sz w:val="20"/>
        </w:rPr>
        <w:t>None</w:t>
      </w:r>
      <w:r w:rsidRPr="003E4DD5">
        <w:rPr>
          <w:rFonts w:ascii="Arial" w:hAnsi="Arial" w:cs="Arial"/>
          <w:sz w:val="20"/>
        </w:rPr>
        <w:t>.</w:t>
      </w:r>
    </w:p>
    <w:p w:rsidR="00582241" w:rsidRPr="00065CE8" w:rsidRDefault="00582241" w:rsidP="00582241">
      <w:pPr>
        <w:rPr>
          <w:rFonts w:ascii="Arial" w:hAnsi="Arial" w:cs="Arial"/>
          <w:b/>
          <w:sz w:val="20"/>
        </w:rPr>
      </w:pPr>
      <w:r w:rsidRPr="00065CE8">
        <w:rPr>
          <w:rFonts w:ascii="Arial" w:hAnsi="Arial" w:cs="Arial"/>
          <w:b/>
          <w:sz w:val="20"/>
        </w:rPr>
        <w:tab/>
        <w:t>Post-condition:</w:t>
      </w:r>
    </w:p>
    <w:p w:rsidR="00582241" w:rsidRPr="00B8508A" w:rsidRDefault="00582241" w:rsidP="008E72E8">
      <w:pPr>
        <w:pStyle w:val="ListParagraph"/>
        <w:numPr>
          <w:ilvl w:val="0"/>
          <w:numId w:val="43"/>
        </w:numPr>
        <w:rPr>
          <w:rFonts w:ascii="Arial" w:hAnsi="Arial" w:cs="Arial"/>
          <w:sz w:val="20"/>
        </w:rPr>
      </w:pPr>
      <w:r w:rsidRPr="00B8508A">
        <w:rPr>
          <w:rFonts w:ascii="Arial" w:hAnsi="Arial" w:cs="Arial"/>
          <w:sz w:val="20"/>
        </w:rPr>
        <w:t xml:space="preserve">Return </w:t>
      </w:r>
      <w:r>
        <w:rPr>
          <w:rFonts w:ascii="Arial" w:hAnsi="Arial" w:cs="Arial"/>
          <w:sz w:val="20"/>
        </w:rPr>
        <w:t>true if given local userId exists in Dorian.</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findGridUsers()</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Find all grid users based on given criteria</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org.cagrid.gaards.dorian.federation.GridUserFilter</w:t>
      </w:r>
    </w:p>
    <w:p w:rsidR="00B95F7B" w:rsidRDefault="00B95F7B" w:rsidP="00B95F7B">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B95F7B" w:rsidRPr="00226B6F" w:rsidRDefault="00B95F7B" w:rsidP="00B95F7B">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GridUserFilter</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org.cagrid.gaards.dorian.federation.GridUser[]</w:t>
      </w:r>
    </w:p>
    <w:p w:rsidR="00B95F7B" w:rsidRDefault="00B95F7B" w:rsidP="00B95F7B">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B95F7B" w:rsidRPr="00226B6F" w:rsidRDefault="00B95F7B" w:rsidP="00B95F7B">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GridUser</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rPr>
          <w:rFonts w:ascii="Arial" w:hAnsi="Arial" w:cs="Arial"/>
          <w:b/>
          <w:sz w:val="20"/>
        </w:rPr>
      </w:pPr>
      <w:r w:rsidRPr="00226B6F">
        <w:rPr>
          <w:rFonts w:ascii="Arial" w:hAnsi="Arial" w:cs="Arial"/>
          <w:sz w:val="20"/>
        </w:rPr>
        <w:t xml:space="preserve"> </w:t>
      </w:r>
      <w:r w:rsidRPr="00226B6F">
        <w:rPr>
          <w:rFonts w:ascii="Arial" w:hAnsi="Arial" w:cs="Arial"/>
          <w:sz w:val="20"/>
        </w:rPr>
        <w:tab/>
      </w:r>
      <w:r w:rsidRPr="00226B6F">
        <w:rPr>
          <w:rFonts w:ascii="Arial" w:hAnsi="Arial" w:cs="Arial"/>
          <w:sz w:val="20"/>
        </w:rPr>
        <w:tab/>
        <w:t xml:space="preserve">         PermissionDeniedFault</w:t>
      </w:r>
    </w:p>
    <w:p w:rsidR="002A358B" w:rsidRPr="00065CE8" w:rsidRDefault="002A358B" w:rsidP="002A358B">
      <w:pPr>
        <w:rPr>
          <w:rFonts w:ascii="Arial" w:hAnsi="Arial" w:cs="Arial"/>
          <w:b/>
          <w:sz w:val="20"/>
        </w:rPr>
      </w:pPr>
      <w:r w:rsidRPr="00065CE8">
        <w:rPr>
          <w:rFonts w:ascii="Arial" w:hAnsi="Arial" w:cs="Arial"/>
          <w:b/>
          <w:sz w:val="20"/>
        </w:rPr>
        <w:tab/>
        <w:t xml:space="preserve">Pre-condition: </w:t>
      </w:r>
    </w:p>
    <w:p w:rsidR="002A358B" w:rsidRPr="003E4DD5" w:rsidRDefault="002A358B"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2A358B" w:rsidRPr="00065CE8" w:rsidRDefault="002A358B" w:rsidP="002A358B">
      <w:pPr>
        <w:rPr>
          <w:rFonts w:ascii="Arial" w:hAnsi="Arial" w:cs="Arial"/>
          <w:b/>
          <w:sz w:val="20"/>
        </w:rPr>
      </w:pPr>
      <w:r w:rsidRPr="00065CE8">
        <w:rPr>
          <w:rFonts w:ascii="Arial" w:hAnsi="Arial" w:cs="Arial"/>
          <w:b/>
          <w:sz w:val="20"/>
        </w:rPr>
        <w:tab/>
        <w:t>Post-condition:</w:t>
      </w:r>
    </w:p>
    <w:p w:rsidR="002A358B" w:rsidRPr="00B8508A" w:rsidRDefault="002A358B" w:rsidP="008E72E8">
      <w:pPr>
        <w:pStyle w:val="ListParagraph"/>
        <w:numPr>
          <w:ilvl w:val="0"/>
          <w:numId w:val="43"/>
        </w:numPr>
        <w:rPr>
          <w:rFonts w:ascii="Arial" w:hAnsi="Arial" w:cs="Arial"/>
          <w:sz w:val="20"/>
        </w:rPr>
      </w:pPr>
      <w:r>
        <w:rPr>
          <w:rFonts w:ascii="Arial" w:hAnsi="Arial" w:cs="Arial"/>
          <w:sz w:val="20"/>
        </w:rPr>
        <w:t>`</w:t>
      </w:r>
      <w:r w:rsidRPr="00B8508A">
        <w:rPr>
          <w:rFonts w:ascii="Arial" w:hAnsi="Arial" w:cs="Arial"/>
          <w:sz w:val="20"/>
        </w:rPr>
        <w:t xml:space="preserve">Return </w:t>
      </w:r>
      <w:r w:rsidR="005B7482">
        <w:rPr>
          <w:rFonts w:ascii="Arial" w:hAnsi="Arial" w:cs="Arial"/>
          <w:sz w:val="20"/>
        </w:rPr>
        <w:t>all local grid user account details.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updateGridUser()</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Update a grid user account</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org.cagrid.gaards.dorian.federation.GridUser</w:t>
      </w:r>
    </w:p>
    <w:p w:rsidR="004C0CA1" w:rsidRDefault="004C0CA1" w:rsidP="004C0CA1">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4C0CA1" w:rsidRPr="00226B6F" w:rsidRDefault="004C0CA1" w:rsidP="004C0CA1">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GridUser</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 User, Service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rPr>
          <w:rFonts w:ascii="Arial" w:hAnsi="Arial" w:cs="Arial"/>
          <w:b/>
          <w:sz w:val="20"/>
        </w:rPr>
      </w:pPr>
      <w:r w:rsidRPr="00226B6F">
        <w:rPr>
          <w:rFonts w:ascii="Arial" w:hAnsi="Arial" w:cs="Arial"/>
          <w:sz w:val="20"/>
        </w:rPr>
        <w:t xml:space="preserve"> </w:t>
      </w:r>
      <w:r w:rsidRPr="00226B6F">
        <w:rPr>
          <w:rFonts w:ascii="Arial" w:hAnsi="Arial" w:cs="Arial"/>
          <w:sz w:val="20"/>
        </w:rPr>
        <w:tab/>
      </w:r>
      <w:r w:rsidRPr="00226B6F">
        <w:rPr>
          <w:rFonts w:ascii="Arial" w:hAnsi="Arial" w:cs="Arial"/>
          <w:sz w:val="20"/>
        </w:rPr>
        <w:tab/>
        <w:t xml:space="preserve">         PermissionDeniedFault</w:t>
      </w:r>
    </w:p>
    <w:p w:rsidR="00780870" w:rsidRPr="00065CE8" w:rsidRDefault="00780870" w:rsidP="00780870">
      <w:pPr>
        <w:rPr>
          <w:rFonts w:ascii="Arial" w:hAnsi="Arial" w:cs="Arial"/>
          <w:b/>
          <w:sz w:val="20"/>
        </w:rPr>
      </w:pPr>
      <w:r w:rsidRPr="00065CE8">
        <w:rPr>
          <w:rFonts w:ascii="Arial" w:hAnsi="Arial" w:cs="Arial"/>
          <w:b/>
          <w:sz w:val="20"/>
        </w:rPr>
        <w:tab/>
        <w:t xml:space="preserve">Pre-condition: </w:t>
      </w:r>
    </w:p>
    <w:p w:rsidR="00780870" w:rsidRDefault="00780870"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w:t>
      </w:r>
    </w:p>
    <w:p w:rsidR="009F251D" w:rsidRDefault="009F251D" w:rsidP="008E72E8">
      <w:pPr>
        <w:pStyle w:val="ListParagraph"/>
        <w:numPr>
          <w:ilvl w:val="0"/>
          <w:numId w:val="43"/>
        </w:numPr>
        <w:rPr>
          <w:rFonts w:ascii="Arial" w:hAnsi="Arial" w:cs="Arial"/>
          <w:sz w:val="20"/>
        </w:rPr>
      </w:pPr>
      <w:r>
        <w:rPr>
          <w:rFonts w:ascii="Arial" w:hAnsi="Arial" w:cs="Arial"/>
          <w:sz w:val="20"/>
        </w:rPr>
        <w:lastRenderedPageBreak/>
        <w:t>Caller is updating his/her own account.</w:t>
      </w:r>
    </w:p>
    <w:p w:rsidR="009E1736" w:rsidRDefault="009E1736" w:rsidP="008E72E8">
      <w:pPr>
        <w:pStyle w:val="ListParagraph"/>
        <w:numPr>
          <w:ilvl w:val="0"/>
          <w:numId w:val="43"/>
        </w:numPr>
        <w:rPr>
          <w:rFonts w:ascii="Arial" w:hAnsi="Arial" w:cs="Arial"/>
          <w:sz w:val="20"/>
        </w:rPr>
      </w:pPr>
      <w:r>
        <w:rPr>
          <w:rFonts w:ascii="Arial" w:hAnsi="Arial" w:cs="Arial"/>
          <w:sz w:val="20"/>
        </w:rPr>
        <w:t xml:space="preserve">First name and last name </w:t>
      </w:r>
      <w:r w:rsidR="009F251D">
        <w:rPr>
          <w:rFonts w:ascii="Arial" w:hAnsi="Arial" w:cs="Arial"/>
          <w:sz w:val="20"/>
        </w:rPr>
        <w:t>length is</w:t>
      </w:r>
      <w:r>
        <w:rPr>
          <w:rFonts w:ascii="Arial" w:hAnsi="Arial" w:cs="Arial"/>
          <w:sz w:val="20"/>
        </w:rPr>
        <w:t xml:space="preserve"> l</w:t>
      </w:r>
      <w:r w:rsidR="009F251D">
        <w:rPr>
          <w:rFonts w:ascii="Arial" w:hAnsi="Arial" w:cs="Arial"/>
          <w:sz w:val="20"/>
        </w:rPr>
        <w:t>ess than 255 characters.</w:t>
      </w:r>
    </w:p>
    <w:p w:rsidR="009F251D" w:rsidRPr="009F251D" w:rsidRDefault="009F251D" w:rsidP="008E72E8">
      <w:pPr>
        <w:pStyle w:val="ListParagraph"/>
        <w:numPr>
          <w:ilvl w:val="0"/>
          <w:numId w:val="43"/>
        </w:numPr>
        <w:rPr>
          <w:rFonts w:ascii="Arial" w:hAnsi="Arial" w:cs="Arial"/>
          <w:sz w:val="20"/>
        </w:rPr>
      </w:pPr>
      <w:r>
        <w:rPr>
          <w:rFonts w:ascii="Arial" w:hAnsi="Arial" w:cs="Arial"/>
          <w:sz w:val="20"/>
        </w:rPr>
        <w:t>Email address is in valid format.</w:t>
      </w:r>
    </w:p>
    <w:p w:rsidR="0074441E" w:rsidRDefault="0074441E" w:rsidP="0074441E">
      <w:pPr>
        <w:rPr>
          <w:rFonts w:ascii="Arial" w:hAnsi="Arial" w:cs="Arial"/>
          <w:b/>
          <w:sz w:val="20"/>
        </w:rPr>
      </w:pPr>
      <w:r w:rsidRPr="00065CE8">
        <w:rPr>
          <w:rFonts w:ascii="Arial" w:hAnsi="Arial" w:cs="Arial"/>
          <w:b/>
          <w:sz w:val="20"/>
        </w:rPr>
        <w:tab/>
        <w:t>Post-condition:</w:t>
      </w:r>
    </w:p>
    <w:p w:rsidR="009F251D" w:rsidRPr="009F251D" w:rsidRDefault="009F251D" w:rsidP="008E72E8">
      <w:pPr>
        <w:pStyle w:val="ListParagraph"/>
        <w:numPr>
          <w:ilvl w:val="0"/>
          <w:numId w:val="47"/>
        </w:numPr>
        <w:rPr>
          <w:rFonts w:ascii="Arial" w:hAnsi="Arial" w:cs="Arial"/>
          <w:sz w:val="20"/>
        </w:rPr>
      </w:pPr>
      <w:r w:rsidRPr="009F251D">
        <w:rPr>
          <w:rFonts w:ascii="Arial" w:hAnsi="Arial" w:cs="Arial"/>
          <w:sz w:val="20"/>
        </w:rPr>
        <w:t xml:space="preserve">User has been updated with changes. </w:t>
      </w:r>
    </w:p>
    <w:p w:rsidR="009F251D" w:rsidRPr="009F251D" w:rsidRDefault="009F251D" w:rsidP="008E72E8">
      <w:pPr>
        <w:pStyle w:val="ListParagraph"/>
        <w:numPr>
          <w:ilvl w:val="0"/>
          <w:numId w:val="47"/>
        </w:numPr>
        <w:rPr>
          <w:rFonts w:ascii="Arial" w:hAnsi="Arial" w:cs="Arial"/>
          <w:sz w:val="20"/>
        </w:rPr>
      </w:pPr>
      <w:r w:rsidRPr="009F251D">
        <w:rPr>
          <w:rFonts w:ascii="Arial" w:hAnsi="Arial" w:cs="Arial"/>
          <w:sz w:val="20"/>
        </w:rPr>
        <w:t>IdP CRL has been updated for active user status.</w:t>
      </w:r>
    </w:p>
    <w:p w:rsidR="004B767A" w:rsidRDefault="004B767A" w:rsidP="008E72E8">
      <w:pPr>
        <w:pStyle w:val="ListParagraph"/>
        <w:numPr>
          <w:ilvl w:val="0"/>
          <w:numId w:val="4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removeGridUser()</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Remove a grid user account</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org.cagrid.gaards.dorian.federation.GridUser</w:t>
      </w:r>
    </w:p>
    <w:p w:rsidR="004C0CA1" w:rsidRDefault="004C0CA1" w:rsidP="004C0CA1">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4C0CA1" w:rsidRPr="00226B6F" w:rsidRDefault="004C0CA1" w:rsidP="004C0CA1">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GridUser</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9A689D" w:rsidRPr="00065CE8" w:rsidRDefault="009A689D" w:rsidP="009A689D">
      <w:pPr>
        <w:rPr>
          <w:rFonts w:ascii="Arial" w:hAnsi="Arial" w:cs="Arial"/>
          <w:b/>
          <w:sz w:val="20"/>
        </w:rPr>
      </w:pPr>
      <w:r w:rsidRPr="00065CE8">
        <w:rPr>
          <w:rFonts w:ascii="Arial" w:hAnsi="Arial" w:cs="Arial"/>
          <w:b/>
          <w:sz w:val="20"/>
        </w:rPr>
        <w:tab/>
        <w:t xml:space="preserve">Pre-condition: </w:t>
      </w:r>
    </w:p>
    <w:p w:rsidR="009A689D" w:rsidRDefault="009A689D"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8A291F" w:rsidRPr="003E4DD5" w:rsidRDefault="008A291F" w:rsidP="008E72E8">
      <w:pPr>
        <w:pStyle w:val="ListParagraph"/>
        <w:numPr>
          <w:ilvl w:val="0"/>
          <w:numId w:val="43"/>
        </w:numPr>
        <w:rPr>
          <w:rFonts w:ascii="Arial" w:hAnsi="Arial" w:cs="Arial"/>
          <w:sz w:val="20"/>
        </w:rPr>
      </w:pPr>
      <w:r>
        <w:rPr>
          <w:rFonts w:ascii="Arial" w:hAnsi="Arial" w:cs="Arial"/>
          <w:sz w:val="20"/>
        </w:rPr>
        <w:t>Input user account exists in Dorian.</w:t>
      </w:r>
    </w:p>
    <w:p w:rsidR="009A689D" w:rsidRPr="00065CE8" w:rsidRDefault="009A689D" w:rsidP="009A689D">
      <w:pPr>
        <w:rPr>
          <w:rFonts w:ascii="Arial" w:hAnsi="Arial" w:cs="Arial"/>
          <w:b/>
          <w:sz w:val="20"/>
        </w:rPr>
      </w:pPr>
      <w:r w:rsidRPr="00065CE8">
        <w:rPr>
          <w:rFonts w:ascii="Arial" w:hAnsi="Arial" w:cs="Arial"/>
          <w:b/>
          <w:sz w:val="20"/>
        </w:rPr>
        <w:tab/>
        <w:t>Post-condition:</w:t>
      </w:r>
    </w:p>
    <w:p w:rsidR="005B3E57" w:rsidRDefault="005B3E57" w:rsidP="008E72E8">
      <w:pPr>
        <w:pStyle w:val="ListParagraph"/>
        <w:numPr>
          <w:ilvl w:val="0"/>
          <w:numId w:val="43"/>
        </w:numPr>
        <w:rPr>
          <w:rFonts w:ascii="Arial" w:hAnsi="Arial" w:cs="Arial"/>
          <w:sz w:val="20"/>
        </w:rPr>
      </w:pPr>
      <w:r>
        <w:rPr>
          <w:rFonts w:ascii="Arial" w:hAnsi="Arial" w:cs="Arial"/>
          <w:sz w:val="20"/>
        </w:rPr>
        <w:t>Grid user account has been removed</w:t>
      </w:r>
    </w:p>
    <w:p w:rsidR="005B3E57" w:rsidRDefault="00501984" w:rsidP="008E72E8">
      <w:pPr>
        <w:pStyle w:val="ListParagraph"/>
        <w:numPr>
          <w:ilvl w:val="0"/>
          <w:numId w:val="43"/>
        </w:numPr>
        <w:rPr>
          <w:rFonts w:ascii="Arial" w:hAnsi="Arial" w:cs="Arial"/>
          <w:sz w:val="20"/>
        </w:rPr>
      </w:pPr>
      <w:r>
        <w:rPr>
          <w:rFonts w:ascii="Arial" w:hAnsi="Arial" w:cs="Arial"/>
          <w:sz w:val="20"/>
        </w:rPr>
        <w:t>All certificates issued</w:t>
      </w:r>
      <w:r w:rsidR="005B3E57">
        <w:rPr>
          <w:rFonts w:ascii="Arial" w:hAnsi="Arial" w:cs="Arial"/>
          <w:sz w:val="20"/>
        </w:rPr>
        <w:t xml:space="preserve"> for the users have been removed</w:t>
      </w:r>
    </w:p>
    <w:p w:rsidR="003E140D" w:rsidRDefault="005B3E57" w:rsidP="008E72E8">
      <w:pPr>
        <w:pStyle w:val="ListParagraph"/>
        <w:numPr>
          <w:ilvl w:val="0"/>
          <w:numId w:val="43"/>
        </w:numPr>
        <w:rPr>
          <w:rFonts w:ascii="Arial" w:hAnsi="Arial" w:cs="Arial"/>
          <w:sz w:val="20"/>
        </w:rPr>
      </w:pPr>
      <w:r w:rsidRPr="005B3E57">
        <w:rPr>
          <w:rFonts w:ascii="Arial" w:hAnsi="Arial" w:cs="Arial"/>
          <w:sz w:val="20"/>
        </w:rPr>
        <w:t xml:space="preserve"> </w:t>
      </w:r>
      <w:r>
        <w:rPr>
          <w:rFonts w:ascii="Arial" w:hAnsi="Arial" w:cs="Arial"/>
          <w:sz w:val="20"/>
        </w:rPr>
        <w:t xml:space="preserve">All active host certificates issued for the user account have been put in “Compromised” state. </w:t>
      </w:r>
    </w:p>
    <w:p w:rsidR="005B3E57" w:rsidRDefault="005B3E57" w:rsidP="008E72E8">
      <w:pPr>
        <w:pStyle w:val="ListParagraph"/>
        <w:numPr>
          <w:ilvl w:val="0"/>
          <w:numId w:val="43"/>
        </w:numPr>
        <w:rPr>
          <w:rFonts w:ascii="Arial" w:hAnsi="Arial" w:cs="Arial"/>
          <w:sz w:val="20"/>
        </w:rPr>
      </w:pPr>
      <w:r>
        <w:rPr>
          <w:rFonts w:ascii="Arial" w:hAnsi="Arial" w:cs="Arial"/>
          <w:sz w:val="20"/>
        </w:rPr>
        <w:t xml:space="preserve">All host certificates with “pending” state have been set to “rejected” state. </w:t>
      </w:r>
    </w:p>
    <w:p w:rsidR="005B3E57" w:rsidRDefault="005B3E57" w:rsidP="008E72E8">
      <w:pPr>
        <w:pStyle w:val="ListParagraph"/>
        <w:numPr>
          <w:ilvl w:val="0"/>
          <w:numId w:val="43"/>
        </w:numPr>
        <w:rPr>
          <w:rFonts w:ascii="Arial" w:hAnsi="Arial" w:cs="Arial"/>
          <w:sz w:val="20"/>
        </w:rPr>
      </w:pPr>
      <w:r>
        <w:rPr>
          <w:rFonts w:ascii="Arial" w:hAnsi="Arial" w:cs="Arial"/>
          <w:sz w:val="20"/>
        </w:rPr>
        <w:t>Remove user from all enrolled groups.</w:t>
      </w:r>
    </w:p>
    <w:p w:rsidR="007D10FA" w:rsidRDefault="00DB7B0A" w:rsidP="008E72E8">
      <w:pPr>
        <w:pStyle w:val="ListParagraph"/>
        <w:numPr>
          <w:ilvl w:val="0"/>
          <w:numId w:val="43"/>
        </w:numPr>
        <w:rPr>
          <w:rFonts w:ascii="Arial" w:hAnsi="Arial" w:cs="Arial"/>
          <w:sz w:val="20"/>
        </w:rPr>
      </w:pPr>
      <w:r>
        <w:rPr>
          <w:rFonts w:ascii="Arial" w:hAnsi="Arial" w:cs="Arial"/>
          <w:sz w:val="20"/>
        </w:rPr>
        <w:t>Update IdP</w:t>
      </w:r>
      <w:r w:rsidR="007D10FA">
        <w:rPr>
          <w:rFonts w:ascii="Arial" w:hAnsi="Arial" w:cs="Arial"/>
          <w:sz w:val="20"/>
        </w:rPr>
        <w:t xml:space="preserve"> CRL.</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7B76CB" w:rsidRPr="00226B6F" w:rsidRDefault="007B76CB" w:rsidP="007B76CB">
      <w:pPr>
        <w:pStyle w:val="ListParagraph"/>
        <w:ind w:left="1800"/>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getGridUserPolicies()</w:t>
      </w:r>
    </w:p>
    <w:p w:rsidR="003E140D" w:rsidRPr="00226B6F" w:rsidRDefault="003E140D" w:rsidP="003E140D">
      <w:pPr>
        <w:ind w:firstLine="720"/>
        <w:rPr>
          <w:rFonts w:ascii="Arial" w:hAnsi="Arial" w:cs="Arial"/>
          <w:b/>
          <w:sz w:val="20"/>
        </w:rPr>
      </w:pPr>
      <w:r w:rsidRPr="00226B6F">
        <w:rPr>
          <w:rFonts w:ascii="Arial" w:hAnsi="Arial" w:cs="Arial"/>
          <w:b/>
          <w:sz w:val="20"/>
        </w:rPr>
        <w:t xml:space="preserve">Description: </w:t>
      </w:r>
      <w:r w:rsidRPr="00226B6F">
        <w:rPr>
          <w:rFonts w:ascii="Arial" w:hAnsi="Arial" w:cs="Arial"/>
          <w:sz w:val="20"/>
        </w:rPr>
        <w:t>Get grid user policies defined</w:t>
      </w:r>
    </w:p>
    <w:p w:rsidR="003E140D" w:rsidRPr="00226B6F" w:rsidRDefault="003E140D" w:rsidP="003E140D">
      <w:pPr>
        <w:rPr>
          <w:rFonts w:ascii="Arial" w:hAnsi="Arial" w:cs="Arial"/>
          <w:sz w:val="20"/>
        </w:rPr>
      </w:pPr>
      <w:r w:rsidRPr="00226B6F">
        <w:rPr>
          <w:rFonts w:ascii="Arial" w:hAnsi="Arial" w:cs="Arial"/>
          <w:b/>
          <w:sz w:val="20"/>
        </w:rPr>
        <w:tab/>
        <w:t>Input:</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org.cagrid.gaards.dorian.federation.GridUserPolicy[]</w:t>
      </w:r>
    </w:p>
    <w:p w:rsidR="004C0CA1" w:rsidRDefault="004C0CA1" w:rsidP="004C0CA1">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4C0CA1" w:rsidRPr="00226B6F" w:rsidRDefault="004C0CA1" w:rsidP="004C0CA1">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GridUser</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b/>
          <w:sz w:val="20"/>
        </w:rPr>
      </w:pPr>
      <w:r w:rsidRPr="00226B6F">
        <w:rPr>
          <w:rFonts w:ascii="Arial" w:hAnsi="Arial" w:cs="Arial"/>
          <w:sz w:val="20"/>
        </w:rPr>
        <w:t xml:space="preserve">         PermissionDeniedFault</w:t>
      </w:r>
    </w:p>
    <w:p w:rsidR="0074441E" w:rsidRPr="00065CE8" w:rsidRDefault="0074441E" w:rsidP="0074441E">
      <w:pPr>
        <w:rPr>
          <w:rFonts w:ascii="Arial" w:hAnsi="Arial" w:cs="Arial"/>
          <w:b/>
          <w:sz w:val="20"/>
        </w:rPr>
      </w:pPr>
      <w:r w:rsidRPr="00065CE8">
        <w:rPr>
          <w:rFonts w:ascii="Arial" w:hAnsi="Arial" w:cs="Arial"/>
          <w:b/>
          <w:sz w:val="20"/>
        </w:rPr>
        <w:tab/>
        <w:t xml:space="preserve">Pre-condition: </w:t>
      </w:r>
    </w:p>
    <w:p w:rsidR="00B8508A" w:rsidRPr="003E4DD5" w:rsidRDefault="00B8508A"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74441E" w:rsidRPr="00065CE8" w:rsidRDefault="0074441E" w:rsidP="0074441E">
      <w:pPr>
        <w:rPr>
          <w:rFonts w:ascii="Arial" w:hAnsi="Arial" w:cs="Arial"/>
          <w:b/>
          <w:sz w:val="20"/>
        </w:rPr>
      </w:pPr>
      <w:r w:rsidRPr="00065CE8">
        <w:rPr>
          <w:rFonts w:ascii="Arial" w:hAnsi="Arial" w:cs="Arial"/>
          <w:b/>
          <w:sz w:val="20"/>
        </w:rPr>
        <w:tab/>
        <w:t>Post-condition:</w:t>
      </w:r>
    </w:p>
    <w:p w:rsidR="003E140D" w:rsidRDefault="00B8508A" w:rsidP="008E72E8">
      <w:pPr>
        <w:pStyle w:val="ListParagraph"/>
        <w:numPr>
          <w:ilvl w:val="0"/>
          <w:numId w:val="43"/>
        </w:numPr>
        <w:rPr>
          <w:rFonts w:ascii="Arial" w:hAnsi="Arial" w:cs="Arial"/>
          <w:sz w:val="20"/>
        </w:rPr>
      </w:pPr>
      <w:r>
        <w:rPr>
          <w:rFonts w:ascii="Arial" w:hAnsi="Arial" w:cs="Arial"/>
          <w:sz w:val="20"/>
        </w:rPr>
        <w:t>`</w:t>
      </w:r>
      <w:r w:rsidRPr="00B8508A">
        <w:rPr>
          <w:rFonts w:ascii="Arial" w:hAnsi="Arial" w:cs="Arial"/>
          <w:sz w:val="20"/>
        </w:rPr>
        <w:t>Return user account policies.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4B767A" w:rsidRPr="00B8508A" w:rsidRDefault="004B767A" w:rsidP="004B767A">
      <w:pPr>
        <w:pStyle w:val="ListParagraph"/>
        <w:ind w:left="1800"/>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updateUserCertificate</w:t>
      </w:r>
    </w:p>
    <w:p w:rsidR="003E140D" w:rsidRPr="00226B6F" w:rsidRDefault="003E140D" w:rsidP="003E140D">
      <w:pPr>
        <w:ind w:firstLine="720"/>
        <w:rPr>
          <w:rFonts w:ascii="Arial" w:hAnsi="Arial" w:cs="Arial"/>
          <w:b/>
          <w:sz w:val="20"/>
        </w:rPr>
      </w:pPr>
      <w:r w:rsidRPr="00226B6F">
        <w:rPr>
          <w:rFonts w:ascii="Arial" w:hAnsi="Arial" w:cs="Arial"/>
          <w:b/>
          <w:sz w:val="20"/>
        </w:rPr>
        <w:t>Description:</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org.cagrid.gaards.dorian.federation.UserCertificateUpdate</w:t>
      </w:r>
    </w:p>
    <w:p w:rsidR="004C0CA1" w:rsidRDefault="004C0CA1" w:rsidP="004C0CA1">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B95F7B">
        <w:rPr>
          <w:rFonts w:ascii="Arial" w:hAnsi="Arial" w:cs="Arial"/>
          <w:sz w:val="20"/>
        </w:rPr>
        <w:t>http://cagrid.nci.nih.gov/1/dorian-ifs</w:t>
      </w:r>
    </w:p>
    <w:p w:rsidR="004C0CA1" w:rsidRPr="00226B6F" w:rsidRDefault="004C0CA1" w:rsidP="004C0CA1">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UserCertificateUpdate</w:t>
      </w:r>
    </w:p>
    <w:p w:rsidR="003E140D" w:rsidRPr="00226B6F" w:rsidRDefault="003E140D" w:rsidP="003E140D">
      <w:pPr>
        <w:rPr>
          <w:rFonts w:ascii="Arial" w:hAnsi="Arial" w:cs="Arial"/>
          <w:b/>
          <w:sz w:val="20"/>
        </w:rPr>
      </w:pPr>
      <w:r w:rsidRPr="00226B6F">
        <w:rPr>
          <w:rFonts w:ascii="Arial" w:hAnsi="Arial" w:cs="Arial"/>
          <w:b/>
          <w:sz w:val="20"/>
        </w:rPr>
        <w:lastRenderedPageBreak/>
        <w:tab/>
        <w:t>Output:</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1440"/>
        <w:rPr>
          <w:rFonts w:ascii="Arial" w:hAnsi="Arial" w:cs="Arial"/>
          <w:sz w:val="20"/>
        </w:rPr>
      </w:pPr>
      <w:r w:rsidRPr="00226B6F">
        <w:rPr>
          <w:rFonts w:ascii="Arial" w:hAnsi="Arial" w:cs="Arial"/>
          <w:sz w:val="20"/>
        </w:rPr>
        <w:t xml:space="preserve">         InvalidUserCertificateFault</w:t>
      </w:r>
    </w:p>
    <w:p w:rsidR="003E140D" w:rsidRPr="00226B6F" w:rsidRDefault="003E140D" w:rsidP="003E140D">
      <w:pPr>
        <w:ind w:left="1440"/>
        <w:rPr>
          <w:rFonts w:ascii="Arial" w:hAnsi="Arial" w:cs="Arial"/>
          <w:b/>
          <w:sz w:val="20"/>
        </w:rPr>
      </w:pPr>
      <w:r w:rsidRPr="00226B6F">
        <w:rPr>
          <w:rFonts w:ascii="Arial" w:hAnsi="Arial" w:cs="Arial"/>
          <w:sz w:val="20"/>
        </w:rPr>
        <w:t xml:space="preserve">         PermissionDeniedFault</w:t>
      </w:r>
    </w:p>
    <w:p w:rsidR="00E627B7" w:rsidRDefault="00E627B7" w:rsidP="00E627B7">
      <w:pPr>
        <w:rPr>
          <w:rFonts w:ascii="Arial" w:hAnsi="Arial" w:cs="Arial"/>
          <w:b/>
          <w:sz w:val="20"/>
        </w:rPr>
      </w:pPr>
      <w:r w:rsidRPr="00065CE8">
        <w:rPr>
          <w:rFonts w:ascii="Arial" w:hAnsi="Arial" w:cs="Arial"/>
          <w:b/>
          <w:sz w:val="20"/>
        </w:rPr>
        <w:tab/>
        <w:t xml:space="preserve">Pre-condition: </w:t>
      </w:r>
    </w:p>
    <w:p w:rsidR="00E627B7" w:rsidRPr="003E4DD5" w:rsidRDefault="00E627B7"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E627B7" w:rsidRDefault="00E627B7" w:rsidP="00E627B7">
      <w:pPr>
        <w:rPr>
          <w:rFonts w:ascii="Arial" w:hAnsi="Arial" w:cs="Arial"/>
          <w:b/>
          <w:sz w:val="20"/>
        </w:rPr>
      </w:pPr>
      <w:r w:rsidRPr="00065CE8">
        <w:rPr>
          <w:rFonts w:ascii="Arial" w:hAnsi="Arial" w:cs="Arial"/>
          <w:b/>
          <w:sz w:val="20"/>
        </w:rPr>
        <w:tab/>
        <w:t>Post-condition:</w:t>
      </w:r>
    </w:p>
    <w:p w:rsidR="00E627B7" w:rsidRDefault="00E627B7" w:rsidP="008E72E8">
      <w:pPr>
        <w:pStyle w:val="ListParagraph"/>
        <w:numPr>
          <w:ilvl w:val="0"/>
          <w:numId w:val="43"/>
        </w:numPr>
        <w:rPr>
          <w:rFonts w:ascii="Arial" w:hAnsi="Arial" w:cs="Arial"/>
          <w:sz w:val="20"/>
        </w:rPr>
      </w:pPr>
      <w:r>
        <w:rPr>
          <w:rFonts w:ascii="Arial" w:hAnsi="Arial" w:cs="Arial"/>
          <w:sz w:val="20"/>
        </w:rPr>
        <w:t>Update user certificate with given details.</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16D5E" w:rsidRDefault="003E140D" w:rsidP="003E140D">
      <w:pPr>
        <w:rPr>
          <w:rFonts w:ascii="Arial" w:hAnsi="Arial" w:cs="Arial"/>
          <w:sz w:val="20"/>
        </w:rPr>
      </w:pPr>
      <w:r w:rsidRPr="00216D5E">
        <w:rPr>
          <w:rFonts w:ascii="Arial" w:hAnsi="Arial" w:cs="Arial"/>
          <w:sz w:val="20"/>
        </w:rPr>
        <w:t>requestUserCertificate</w:t>
      </w:r>
      <w:r>
        <w:rPr>
          <w:rFonts w:ascii="Arial" w:hAnsi="Arial" w:cs="Arial"/>
          <w:sz w:val="20"/>
        </w:rPr>
        <w:t>()</w:t>
      </w:r>
    </w:p>
    <w:p w:rsidR="003E140D" w:rsidRPr="00226B6F" w:rsidRDefault="003E140D" w:rsidP="003E140D">
      <w:pPr>
        <w:ind w:left="720"/>
        <w:rPr>
          <w:rFonts w:ascii="Arial" w:hAnsi="Arial" w:cs="Arial"/>
          <w:sz w:val="20"/>
        </w:rPr>
      </w:pPr>
      <w:r w:rsidRPr="00226B6F">
        <w:rPr>
          <w:rFonts w:ascii="Arial" w:hAnsi="Arial" w:cs="Arial"/>
          <w:b/>
          <w:sz w:val="20"/>
        </w:rPr>
        <w:t>Description</w:t>
      </w:r>
      <w:r w:rsidRPr="00226B6F">
        <w:rPr>
          <w:rFonts w:ascii="Arial" w:hAnsi="Arial" w:cs="Arial"/>
          <w:sz w:val="20"/>
        </w:rPr>
        <w:t>: Generates a proxy certificate for user supplied proxy life time after validating SAMLAssertion.</w:t>
      </w:r>
    </w:p>
    <w:p w:rsidR="003E140D" w:rsidRPr="00226B6F" w:rsidRDefault="003E140D" w:rsidP="003E140D">
      <w:pPr>
        <w:ind w:left="720"/>
        <w:rPr>
          <w:rFonts w:ascii="Arial" w:hAnsi="Arial" w:cs="Arial"/>
          <w:sz w:val="20"/>
        </w:rPr>
      </w:pPr>
      <w:r w:rsidRPr="00226B6F">
        <w:rPr>
          <w:rFonts w:ascii="Arial" w:hAnsi="Arial" w:cs="Arial"/>
          <w:b/>
          <w:sz w:val="20"/>
        </w:rPr>
        <w:t xml:space="preserve">Input: </w:t>
      </w:r>
      <w:r w:rsidR="00FA6B3B">
        <w:rPr>
          <w:rFonts w:ascii="Arial" w:hAnsi="Arial" w:cs="Arial"/>
          <w:b/>
          <w:sz w:val="20"/>
        </w:rPr>
        <w:t xml:space="preserve">  </w:t>
      </w:r>
      <w:r w:rsidRPr="00226B6F">
        <w:rPr>
          <w:rFonts w:ascii="Arial" w:hAnsi="Arial" w:cs="Arial"/>
          <w:sz w:val="20"/>
        </w:rPr>
        <w:t xml:space="preserve">gov.nih.nci.cagrid.opensaml.SAMLAssertion </w:t>
      </w:r>
    </w:p>
    <w:p w:rsidR="00FA6B3B" w:rsidRDefault="003E140D" w:rsidP="00FA6B3B">
      <w:pPr>
        <w:rPr>
          <w:rFonts w:ascii="Arial" w:hAnsi="Arial" w:cs="Arial"/>
          <w:sz w:val="20"/>
        </w:rPr>
      </w:pPr>
      <w:r w:rsidRPr="00226B6F">
        <w:rPr>
          <w:rFonts w:ascii="Arial" w:hAnsi="Arial" w:cs="Arial"/>
          <w:sz w:val="20"/>
        </w:rPr>
        <w:tab/>
      </w:r>
      <w:r w:rsidR="00FA6B3B" w:rsidRPr="001F36AD">
        <w:rPr>
          <w:rFonts w:ascii="Arial" w:hAnsi="Arial" w:cs="Arial"/>
          <w:b/>
          <w:sz w:val="20"/>
        </w:rPr>
        <w:tab/>
      </w:r>
      <w:r w:rsidR="00FA6B3B" w:rsidRPr="001F36AD">
        <w:rPr>
          <w:rFonts w:ascii="Arial" w:hAnsi="Arial" w:cs="Arial"/>
          <w:b/>
          <w:sz w:val="20"/>
        </w:rPr>
        <w:tab/>
        <w:t xml:space="preserve">Namespace: </w:t>
      </w:r>
      <w:r w:rsidR="00FA6B3B" w:rsidRPr="00FA6B3B">
        <w:rPr>
          <w:rFonts w:ascii="Arial" w:hAnsi="Arial" w:cs="Arial"/>
          <w:sz w:val="20"/>
        </w:rPr>
        <w:t>http://cagrid.nci.nih.gov/1/dorian-common</w:t>
      </w:r>
    </w:p>
    <w:p w:rsidR="00FA6B3B" w:rsidRPr="00226B6F" w:rsidRDefault="00FA6B3B" w:rsidP="00FA6B3B">
      <w:pPr>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SAMLAssertion</w:t>
      </w:r>
    </w:p>
    <w:p w:rsidR="003E140D" w:rsidRPr="00226B6F" w:rsidRDefault="003E140D" w:rsidP="00FA6B3B">
      <w:pPr>
        <w:ind w:left="720" w:firstLine="720"/>
        <w:rPr>
          <w:rFonts w:ascii="Arial" w:hAnsi="Arial" w:cs="Arial"/>
          <w:sz w:val="20"/>
        </w:rPr>
      </w:pPr>
      <w:r w:rsidRPr="00226B6F">
        <w:rPr>
          <w:rFonts w:ascii="Arial" w:hAnsi="Arial" w:cs="Arial"/>
          <w:sz w:val="20"/>
        </w:rPr>
        <w:t xml:space="preserve">org.cagrid.gaards.dorian.federation.PublicKey </w:t>
      </w:r>
    </w:p>
    <w:p w:rsidR="00FA6B3B" w:rsidRDefault="00FA6B3B" w:rsidP="00FA6B3B">
      <w:pPr>
        <w:rPr>
          <w:rFonts w:ascii="Arial" w:hAnsi="Arial" w:cs="Arial"/>
          <w:sz w:val="20"/>
        </w:rPr>
      </w:pPr>
      <w:r w:rsidRPr="001F36AD">
        <w:rPr>
          <w:rFonts w:ascii="Arial" w:hAnsi="Arial" w:cs="Arial"/>
          <w:b/>
          <w:sz w:val="20"/>
        </w:rPr>
        <w:tab/>
      </w: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http://cagrid.nci.nih.gov/1/dorian-ifs</w:t>
      </w:r>
    </w:p>
    <w:p w:rsidR="00FA6B3B" w:rsidRPr="00226B6F" w:rsidRDefault="00FA6B3B" w:rsidP="00FA6B3B">
      <w:pPr>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PublicKey</w:t>
      </w:r>
    </w:p>
    <w:p w:rsidR="003E140D" w:rsidRPr="00226B6F" w:rsidRDefault="003E140D" w:rsidP="003E140D">
      <w:pPr>
        <w:ind w:left="720" w:firstLine="720"/>
        <w:rPr>
          <w:rFonts w:ascii="Arial" w:hAnsi="Arial" w:cs="Arial"/>
          <w:sz w:val="20"/>
        </w:rPr>
      </w:pPr>
      <w:r w:rsidRPr="00226B6F">
        <w:rPr>
          <w:rFonts w:ascii="Arial" w:hAnsi="Arial" w:cs="Arial"/>
          <w:sz w:val="20"/>
        </w:rPr>
        <w:t>org.cagrid.gaards.dorian.federation.CertificateLifetime</w:t>
      </w:r>
    </w:p>
    <w:p w:rsidR="00FA6B3B" w:rsidRDefault="003E140D" w:rsidP="00FA6B3B">
      <w:pPr>
        <w:rPr>
          <w:rFonts w:ascii="Arial" w:hAnsi="Arial" w:cs="Arial"/>
          <w:sz w:val="20"/>
        </w:rPr>
      </w:pPr>
      <w:r w:rsidRPr="00226B6F">
        <w:rPr>
          <w:rFonts w:ascii="Arial" w:hAnsi="Arial" w:cs="Arial"/>
          <w:b/>
          <w:sz w:val="20"/>
        </w:rPr>
        <w:tab/>
      </w:r>
      <w:r w:rsidR="00FA6B3B" w:rsidRPr="001F36AD">
        <w:rPr>
          <w:rFonts w:ascii="Arial" w:hAnsi="Arial" w:cs="Arial"/>
          <w:b/>
          <w:sz w:val="20"/>
        </w:rPr>
        <w:tab/>
      </w:r>
      <w:r w:rsidR="00FA6B3B" w:rsidRPr="001F36AD">
        <w:rPr>
          <w:rFonts w:ascii="Arial" w:hAnsi="Arial" w:cs="Arial"/>
          <w:b/>
          <w:sz w:val="20"/>
        </w:rPr>
        <w:tab/>
        <w:t xml:space="preserve">Namespace: </w:t>
      </w:r>
      <w:r w:rsidR="00FA6B3B" w:rsidRPr="00B95F7B">
        <w:rPr>
          <w:rFonts w:ascii="Arial" w:hAnsi="Arial" w:cs="Arial"/>
          <w:sz w:val="20"/>
        </w:rPr>
        <w:t>http://cagrid.nci.nih.gov/1/dorian-ifs</w:t>
      </w:r>
    </w:p>
    <w:p w:rsidR="00FA6B3B" w:rsidRPr="00226B6F" w:rsidRDefault="00FA6B3B" w:rsidP="00FA6B3B">
      <w:pPr>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CertificateLifetime</w:t>
      </w:r>
    </w:p>
    <w:p w:rsidR="003E140D" w:rsidRPr="00226B6F" w:rsidRDefault="00FA6B3B" w:rsidP="00FA6B3B">
      <w:pPr>
        <w:ind w:firstLine="720"/>
        <w:rPr>
          <w:rFonts w:ascii="Arial" w:hAnsi="Arial" w:cs="Arial"/>
          <w:sz w:val="20"/>
        </w:rPr>
      </w:pPr>
      <w:r>
        <w:rPr>
          <w:rFonts w:ascii="Arial" w:hAnsi="Arial" w:cs="Arial"/>
          <w:b/>
          <w:sz w:val="20"/>
        </w:rPr>
        <w:t>O</w:t>
      </w:r>
      <w:r w:rsidR="003E140D" w:rsidRPr="00226B6F">
        <w:rPr>
          <w:rFonts w:ascii="Arial" w:hAnsi="Arial" w:cs="Arial"/>
          <w:b/>
          <w:sz w:val="20"/>
        </w:rPr>
        <w:t xml:space="preserve">utput: </w:t>
      </w:r>
      <w:r w:rsidR="003E140D" w:rsidRPr="00226B6F">
        <w:rPr>
          <w:rFonts w:ascii="Arial" w:hAnsi="Arial" w:cs="Arial"/>
          <w:sz w:val="20"/>
        </w:rPr>
        <w:t>org.cagrid.gaards.dorian.X509Certificate</w:t>
      </w:r>
    </w:p>
    <w:p w:rsidR="00FA6B3B" w:rsidRDefault="00FA6B3B" w:rsidP="00FA6B3B">
      <w:pPr>
        <w:rPr>
          <w:rFonts w:ascii="Arial" w:hAnsi="Arial" w:cs="Arial"/>
          <w:sz w:val="20"/>
        </w:rPr>
      </w:pPr>
      <w:r w:rsidRPr="001F36AD">
        <w:rPr>
          <w:rFonts w:ascii="Arial" w:hAnsi="Arial" w:cs="Arial"/>
          <w:b/>
          <w:sz w:val="20"/>
        </w:rPr>
        <w:tab/>
      </w:r>
      <w:r w:rsidRPr="001F36AD">
        <w:rPr>
          <w:rFonts w:ascii="Arial" w:hAnsi="Arial" w:cs="Arial"/>
          <w:b/>
          <w:sz w:val="20"/>
        </w:rPr>
        <w:tab/>
        <w:t xml:space="preserve">Namespace: </w:t>
      </w:r>
      <w:r w:rsidRPr="00FA6B3B">
        <w:rPr>
          <w:rFonts w:ascii="Arial" w:hAnsi="Arial" w:cs="Arial"/>
          <w:sz w:val="20"/>
        </w:rPr>
        <w:t>http://cagrid.nci.nih.gov/1/dorian-common</w:t>
      </w:r>
    </w:p>
    <w:p w:rsidR="00FA6B3B" w:rsidRPr="00226B6F" w:rsidRDefault="00FA6B3B" w:rsidP="00FA6B3B">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X509Certificate</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1440"/>
        <w:rPr>
          <w:rFonts w:ascii="Arial" w:hAnsi="Arial" w:cs="Arial"/>
          <w:sz w:val="20"/>
        </w:rPr>
      </w:pPr>
      <w:r w:rsidRPr="00226B6F">
        <w:rPr>
          <w:rFonts w:ascii="Arial" w:hAnsi="Arial" w:cs="Arial"/>
          <w:sz w:val="20"/>
        </w:rPr>
        <w:t xml:space="preserve">         InvalidAssertionFault</w:t>
      </w:r>
    </w:p>
    <w:p w:rsidR="003E140D" w:rsidRPr="00226B6F" w:rsidRDefault="003E140D" w:rsidP="003E140D">
      <w:pPr>
        <w:ind w:left="1440"/>
        <w:rPr>
          <w:rFonts w:ascii="Arial" w:hAnsi="Arial" w:cs="Arial"/>
          <w:sz w:val="20"/>
        </w:rPr>
      </w:pPr>
      <w:r w:rsidRPr="00226B6F">
        <w:rPr>
          <w:rFonts w:ascii="Arial" w:hAnsi="Arial" w:cs="Arial"/>
          <w:sz w:val="20"/>
        </w:rPr>
        <w:t xml:space="preserve">         PermissionDeniedFault</w:t>
      </w:r>
    </w:p>
    <w:p w:rsidR="003E140D" w:rsidRPr="00226B6F" w:rsidRDefault="003E140D" w:rsidP="003E140D">
      <w:pPr>
        <w:ind w:left="1440"/>
        <w:rPr>
          <w:rFonts w:ascii="Arial" w:hAnsi="Arial" w:cs="Arial"/>
          <w:b/>
          <w:sz w:val="20"/>
        </w:rPr>
      </w:pPr>
      <w:r w:rsidRPr="00226B6F">
        <w:rPr>
          <w:rFonts w:ascii="Arial" w:hAnsi="Arial" w:cs="Arial"/>
          <w:sz w:val="20"/>
        </w:rPr>
        <w:t xml:space="preserve">         UserPolicyFault</w:t>
      </w:r>
    </w:p>
    <w:p w:rsidR="00A65ECE" w:rsidRDefault="00A65ECE" w:rsidP="00A65ECE">
      <w:pPr>
        <w:rPr>
          <w:rFonts w:ascii="Arial" w:hAnsi="Arial" w:cs="Arial"/>
          <w:b/>
          <w:sz w:val="20"/>
        </w:rPr>
      </w:pPr>
      <w:r w:rsidRPr="00065CE8">
        <w:rPr>
          <w:rFonts w:ascii="Arial" w:hAnsi="Arial" w:cs="Arial"/>
          <w:b/>
          <w:sz w:val="20"/>
        </w:rPr>
        <w:tab/>
        <w:t xml:space="preserve">Pre-condition: </w:t>
      </w:r>
    </w:p>
    <w:p w:rsidR="00A65ECE" w:rsidRPr="003E4DD5" w:rsidRDefault="00A65ECE"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A65ECE" w:rsidRDefault="00A65ECE" w:rsidP="00A65ECE">
      <w:pPr>
        <w:rPr>
          <w:rFonts w:ascii="Arial" w:hAnsi="Arial" w:cs="Arial"/>
          <w:b/>
          <w:sz w:val="20"/>
        </w:rPr>
      </w:pPr>
      <w:r w:rsidRPr="00065CE8">
        <w:rPr>
          <w:rFonts w:ascii="Arial" w:hAnsi="Arial" w:cs="Arial"/>
          <w:b/>
          <w:sz w:val="20"/>
        </w:rPr>
        <w:tab/>
        <w:t>Post-condition:</w:t>
      </w:r>
    </w:p>
    <w:p w:rsidR="00A65ECE" w:rsidRDefault="00A65ECE" w:rsidP="008E72E8">
      <w:pPr>
        <w:pStyle w:val="ListParagraph"/>
        <w:numPr>
          <w:ilvl w:val="0"/>
          <w:numId w:val="43"/>
        </w:numPr>
        <w:rPr>
          <w:rFonts w:ascii="Arial" w:hAnsi="Arial" w:cs="Arial"/>
          <w:sz w:val="20"/>
        </w:rPr>
      </w:pPr>
      <w:r>
        <w:rPr>
          <w:rFonts w:ascii="Arial" w:hAnsi="Arial" w:cs="Arial"/>
          <w:sz w:val="20"/>
        </w:rPr>
        <w:t>Return all local user certificates for the given filter criteria.</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findUserCertificates</w:t>
      </w:r>
      <w:r>
        <w:rPr>
          <w:rFonts w:ascii="Arial" w:hAnsi="Arial" w:cs="Arial"/>
          <w:sz w:val="20"/>
        </w:rPr>
        <w:t>()</w:t>
      </w:r>
    </w:p>
    <w:p w:rsidR="003E140D" w:rsidRPr="00226B6F" w:rsidRDefault="003E140D" w:rsidP="003E140D">
      <w:pPr>
        <w:ind w:firstLine="720"/>
        <w:rPr>
          <w:rFonts w:ascii="Arial" w:hAnsi="Arial" w:cs="Arial"/>
          <w:b/>
          <w:sz w:val="20"/>
        </w:rPr>
      </w:pPr>
      <w:r w:rsidRPr="00226B6F">
        <w:rPr>
          <w:rFonts w:ascii="Arial" w:hAnsi="Arial" w:cs="Arial"/>
          <w:b/>
          <w:sz w:val="20"/>
        </w:rPr>
        <w:t>Description:</w:t>
      </w:r>
      <w:r>
        <w:rPr>
          <w:rFonts w:ascii="Arial" w:hAnsi="Arial" w:cs="Arial"/>
          <w:b/>
          <w:sz w:val="20"/>
        </w:rPr>
        <w:t xml:space="preserve"> </w:t>
      </w:r>
      <w:r w:rsidRPr="00D508CC">
        <w:rPr>
          <w:rFonts w:ascii="Arial" w:hAnsi="Arial" w:cs="Arial"/>
          <w:sz w:val="20"/>
        </w:rPr>
        <w:t>Find all proxy certificates issued</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org.cagrid.gaards.dorian.federation.UserCertificateFilter</w:t>
      </w:r>
    </w:p>
    <w:p w:rsidR="004D6DD0" w:rsidRDefault="004D6DD0" w:rsidP="004D6DD0">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http://cagrid.nci.nih.gov/1/dorian-ifs</w:t>
      </w:r>
    </w:p>
    <w:p w:rsidR="004D6DD0" w:rsidRPr="00226B6F" w:rsidRDefault="004D6DD0" w:rsidP="004D6DD0">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UserCertificateFilter</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org.cagrid.gaards.dorian.federation.UserCertificateRecord[]</w:t>
      </w:r>
    </w:p>
    <w:p w:rsidR="004D6DD0" w:rsidRDefault="004D6DD0" w:rsidP="004D6DD0">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http://cagrid.nci.nih.gov/1/dorian-ifs</w:t>
      </w:r>
    </w:p>
    <w:p w:rsidR="004D6DD0" w:rsidRPr="00226B6F" w:rsidRDefault="004D6DD0" w:rsidP="004D6DD0">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UserCertificateRecord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Exceptions</w:t>
      </w:r>
      <w:r w:rsidRPr="00226B6F">
        <w:rPr>
          <w:rFonts w:ascii="Arial" w:hAnsi="Arial" w:cs="Arial"/>
          <w:sz w:val="20"/>
        </w:rPr>
        <w:t>: 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InvalidUserCertificateFault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PermissionDeniedFault</w:t>
      </w:r>
    </w:p>
    <w:p w:rsidR="00A776CD" w:rsidRDefault="00A776CD" w:rsidP="00A776CD">
      <w:pPr>
        <w:rPr>
          <w:rFonts w:ascii="Arial" w:hAnsi="Arial" w:cs="Arial"/>
          <w:b/>
          <w:sz w:val="20"/>
        </w:rPr>
      </w:pPr>
      <w:r w:rsidRPr="00065CE8">
        <w:rPr>
          <w:rFonts w:ascii="Arial" w:hAnsi="Arial" w:cs="Arial"/>
          <w:b/>
          <w:sz w:val="20"/>
        </w:rPr>
        <w:tab/>
        <w:t xml:space="preserve">Pre-condition: </w:t>
      </w:r>
    </w:p>
    <w:p w:rsidR="00A776CD" w:rsidRPr="003E4DD5" w:rsidRDefault="00A776CD"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A776CD" w:rsidRDefault="00A776CD" w:rsidP="00A776CD">
      <w:pPr>
        <w:rPr>
          <w:rFonts w:ascii="Arial" w:hAnsi="Arial" w:cs="Arial"/>
          <w:b/>
          <w:sz w:val="20"/>
        </w:rPr>
      </w:pPr>
      <w:r w:rsidRPr="00065CE8">
        <w:rPr>
          <w:rFonts w:ascii="Arial" w:hAnsi="Arial" w:cs="Arial"/>
          <w:b/>
          <w:sz w:val="20"/>
        </w:rPr>
        <w:tab/>
        <w:t>Post-condition:</w:t>
      </w:r>
    </w:p>
    <w:p w:rsidR="00A776CD" w:rsidRDefault="00A776CD" w:rsidP="008E72E8">
      <w:pPr>
        <w:pStyle w:val="ListParagraph"/>
        <w:numPr>
          <w:ilvl w:val="0"/>
          <w:numId w:val="43"/>
        </w:numPr>
        <w:rPr>
          <w:rFonts w:ascii="Arial" w:hAnsi="Arial" w:cs="Arial"/>
          <w:sz w:val="20"/>
        </w:rPr>
      </w:pPr>
      <w:r>
        <w:rPr>
          <w:rFonts w:ascii="Arial" w:hAnsi="Arial" w:cs="Arial"/>
          <w:sz w:val="20"/>
        </w:rPr>
        <w:t>Return all user certificates for the given filter criteria.</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sz w:val="20"/>
        </w:rPr>
      </w:pPr>
    </w:p>
    <w:p w:rsidR="00440C97" w:rsidRPr="00226B6F" w:rsidRDefault="00440C97"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removeUserCertificate</w:t>
      </w:r>
      <w:r>
        <w:rPr>
          <w:rFonts w:ascii="Arial" w:hAnsi="Arial" w:cs="Arial"/>
          <w:sz w:val="20"/>
        </w:rPr>
        <w:t>()</w:t>
      </w:r>
    </w:p>
    <w:p w:rsidR="003E140D" w:rsidRPr="00226B6F" w:rsidRDefault="003E140D" w:rsidP="003E140D">
      <w:pPr>
        <w:ind w:firstLine="720"/>
        <w:rPr>
          <w:rFonts w:ascii="Arial" w:hAnsi="Arial" w:cs="Arial"/>
          <w:b/>
          <w:sz w:val="20"/>
        </w:rPr>
      </w:pPr>
      <w:r w:rsidRPr="00226B6F">
        <w:rPr>
          <w:rFonts w:ascii="Arial" w:hAnsi="Arial" w:cs="Arial"/>
          <w:b/>
          <w:sz w:val="20"/>
        </w:rPr>
        <w:t>Description:</w:t>
      </w:r>
      <w:r>
        <w:rPr>
          <w:rFonts w:ascii="Arial" w:hAnsi="Arial" w:cs="Arial"/>
          <w:b/>
          <w:sz w:val="20"/>
        </w:rPr>
        <w:t xml:space="preserve"> </w:t>
      </w:r>
      <w:r w:rsidRPr="00D508CC">
        <w:rPr>
          <w:rFonts w:ascii="Arial" w:hAnsi="Arial" w:cs="Arial"/>
          <w:sz w:val="20"/>
        </w:rPr>
        <w:t>Remove a proxy certificate issued for a user.</w:t>
      </w:r>
    </w:p>
    <w:p w:rsidR="003E140D" w:rsidRPr="00226B6F" w:rsidRDefault="003E140D" w:rsidP="003E140D">
      <w:pPr>
        <w:rPr>
          <w:rFonts w:ascii="Arial" w:hAnsi="Arial" w:cs="Arial"/>
          <w:b/>
          <w:sz w:val="20"/>
        </w:rPr>
      </w:pPr>
      <w:r w:rsidRPr="00226B6F">
        <w:rPr>
          <w:rFonts w:ascii="Arial" w:hAnsi="Arial" w:cs="Arial"/>
          <w:b/>
          <w:sz w:val="20"/>
        </w:rPr>
        <w:tab/>
        <w:t xml:space="preserve">Input: </w:t>
      </w:r>
      <w:r w:rsidRPr="00226B6F">
        <w:rPr>
          <w:rFonts w:ascii="Arial" w:hAnsi="Arial" w:cs="Arial"/>
          <w:sz w:val="20"/>
        </w:rPr>
        <w:t>java.lang.String serialNumber</w:t>
      </w:r>
    </w:p>
    <w:p w:rsidR="003E140D" w:rsidRDefault="003E140D" w:rsidP="003E140D">
      <w:pPr>
        <w:rPr>
          <w:rFonts w:ascii="Arial" w:hAnsi="Arial" w:cs="Arial"/>
          <w:b/>
          <w:sz w:val="20"/>
        </w:rPr>
      </w:pPr>
      <w:r w:rsidRPr="00226B6F">
        <w:rPr>
          <w:rFonts w:ascii="Arial" w:hAnsi="Arial" w:cs="Arial"/>
          <w:b/>
          <w:sz w:val="20"/>
        </w:rPr>
        <w:tab/>
        <w:t>Output:</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InvalidUserCertificateFault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PermissionDeniedFault</w:t>
      </w:r>
    </w:p>
    <w:p w:rsidR="00CB2D5D" w:rsidRDefault="00CB2D5D" w:rsidP="00CB2D5D">
      <w:pPr>
        <w:rPr>
          <w:rFonts w:ascii="Arial" w:hAnsi="Arial" w:cs="Arial"/>
          <w:b/>
          <w:sz w:val="20"/>
        </w:rPr>
      </w:pPr>
      <w:r w:rsidRPr="00065CE8">
        <w:rPr>
          <w:rFonts w:ascii="Arial" w:hAnsi="Arial" w:cs="Arial"/>
          <w:b/>
          <w:sz w:val="20"/>
        </w:rPr>
        <w:tab/>
        <w:t xml:space="preserve">Pre-condition: </w:t>
      </w:r>
    </w:p>
    <w:p w:rsidR="00CB2D5D" w:rsidRPr="003E4DD5" w:rsidRDefault="00CB2D5D"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CB2D5D" w:rsidRDefault="00CB2D5D" w:rsidP="00CB2D5D">
      <w:pPr>
        <w:rPr>
          <w:rFonts w:ascii="Arial" w:hAnsi="Arial" w:cs="Arial"/>
          <w:b/>
          <w:sz w:val="20"/>
        </w:rPr>
      </w:pPr>
      <w:r w:rsidRPr="00065CE8">
        <w:rPr>
          <w:rFonts w:ascii="Arial" w:hAnsi="Arial" w:cs="Arial"/>
          <w:b/>
          <w:sz w:val="20"/>
        </w:rPr>
        <w:tab/>
        <w:t>Post-condition:</w:t>
      </w:r>
    </w:p>
    <w:p w:rsidR="00CB2D5D" w:rsidRDefault="00CB2D5D" w:rsidP="008E72E8">
      <w:pPr>
        <w:pStyle w:val="ListParagraph"/>
        <w:numPr>
          <w:ilvl w:val="0"/>
          <w:numId w:val="43"/>
        </w:numPr>
        <w:rPr>
          <w:rFonts w:ascii="Arial" w:hAnsi="Arial" w:cs="Arial"/>
          <w:sz w:val="20"/>
        </w:rPr>
      </w:pPr>
      <w:r>
        <w:rPr>
          <w:rFonts w:ascii="Arial" w:hAnsi="Arial" w:cs="Arial"/>
          <w:sz w:val="20"/>
        </w:rPr>
        <w:t>Add certificate to blacklist if status is “compromised”.</w:t>
      </w:r>
    </w:p>
    <w:p w:rsidR="00CB2D5D" w:rsidRPr="003E4DD5" w:rsidRDefault="00CB2D5D" w:rsidP="008E72E8">
      <w:pPr>
        <w:pStyle w:val="ListParagraph"/>
        <w:numPr>
          <w:ilvl w:val="0"/>
          <w:numId w:val="43"/>
        </w:numPr>
        <w:rPr>
          <w:rFonts w:ascii="Arial" w:hAnsi="Arial" w:cs="Arial"/>
          <w:sz w:val="20"/>
        </w:rPr>
      </w:pPr>
      <w:r>
        <w:rPr>
          <w:rFonts w:ascii="Arial" w:hAnsi="Arial" w:cs="Arial"/>
          <w:sz w:val="20"/>
        </w:rPr>
        <w:t>Remove user certificate from certificate store.</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performFederationAudit</w:t>
      </w:r>
      <w:r>
        <w:rPr>
          <w:rFonts w:ascii="Arial" w:hAnsi="Arial" w:cs="Arial"/>
          <w:sz w:val="20"/>
        </w:rPr>
        <w:t>()</w:t>
      </w:r>
    </w:p>
    <w:p w:rsidR="003E140D" w:rsidRPr="00226B6F" w:rsidRDefault="003E140D" w:rsidP="003E140D">
      <w:pPr>
        <w:ind w:firstLine="720"/>
        <w:rPr>
          <w:rFonts w:ascii="Arial" w:hAnsi="Arial" w:cs="Arial"/>
          <w:b/>
          <w:sz w:val="20"/>
        </w:rPr>
      </w:pPr>
      <w:r w:rsidRPr="00226B6F">
        <w:rPr>
          <w:rFonts w:ascii="Arial" w:hAnsi="Arial" w:cs="Arial"/>
          <w:b/>
          <w:sz w:val="20"/>
        </w:rPr>
        <w:t>Description:</w:t>
      </w:r>
      <w:r>
        <w:rPr>
          <w:rFonts w:ascii="Arial" w:hAnsi="Arial" w:cs="Arial"/>
          <w:b/>
          <w:sz w:val="20"/>
        </w:rPr>
        <w:t xml:space="preserve"> </w:t>
      </w:r>
      <w:r w:rsidRPr="00033242">
        <w:rPr>
          <w:rFonts w:ascii="Arial" w:hAnsi="Arial" w:cs="Arial"/>
          <w:sz w:val="20"/>
        </w:rPr>
        <w:t>Query Federation audit logs for a given criteria.</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org.cagrid.gaards.dorian.federation.FederationAuditFilter</w:t>
      </w:r>
    </w:p>
    <w:p w:rsidR="00AA4E09" w:rsidRDefault="00AA4E09" w:rsidP="00AA4E09">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http://cagrid.nci.nih.gov/1/dorian-ifs</w:t>
      </w:r>
    </w:p>
    <w:p w:rsidR="00AA4E09" w:rsidRPr="00226B6F" w:rsidRDefault="00AA4E09" w:rsidP="00AA4E09">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FederationAuditFilter</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org.cagrid.gaards.dorian.federation.FederationAuditRecord[]</w:t>
      </w:r>
    </w:p>
    <w:p w:rsidR="00AA4E09" w:rsidRDefault="00AA4E09" w:rsidP="00AA4E09">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http://cagrid.nci.nih.gov/1/dorian-ifs</w:t>
      </w:r>
    </w:p>
    <w:p w:rsidR="00AA4E09" w:rsidRPr="00226B6F" w:rsidRDefault="00AA4E09" w:rsidP="00AA4E09">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FederationAuditRecord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rPr>
          <w:rFonts w:ascii="Arial" w:hAnsi="Arial" w:cs="Arial"/>
          <w:sz w:val="20"/>
        </w:rPr>
      </w:pPr>
      <w:r w:rsidRPr="00226B6F">
        <w:rPr>
          <w:rFonts w:ascii="Arial" w:hAnsi="Arial" w:cs="Arial"/>
          <w:sz w:val="20"/>
        </w:rPr>
        <w:t xml:space="preserve"> </w:t>
      </w:r>
      <w:r w:rsidRPr="00226B6F">
        <w:rPr>
          <w:rFonts w:ascii="Arial" w:hAnsi="Arial" w:cs="Arial"/>
          <w:sz w:val="20"/>
        </w:rPr>
        <w:tab/>
      </w:r>
      <w:r w:rsidRPr="00226B6F">
        <w:rPr>
          <w:rFonts w:ascii="Arial" w:hAnsi="Arial" w:cs="Arial"/>
          <w:sz w:val="20"/>
        </w:rPr>
        <w:tab/>
        <w:t xml:space="preserve">         PermissionDeniedFault</w:t>
      </w:r>
    </w:p>
    <w:p w:rsidR="00D94B07" w:rsidRDefault="00D94B07" w:rsidP="00D94B07">
      <w:pPr>
        <w:rPr>
          <w:rFonts w:ascii="Arial" w:hAnsi="Arial" w:cs="Arial"/>
          <w:b/>
          <w:sz w:val="20"/>
        </w:rPr>
      </w:pPr>
      <w:r w:rsidRPr="00065CE8">
        <w:rPr>
          <w:rFonts w:ascii="Arial" w:hAnsi="Arial" w:cs="Arial"/>
          <w:b/>
          <w:sz w:val="20"/>
        </w:rPr>
        <w:tab/>
        <w:t xml:space="preserve">Pre-condition: </w:t>
      </w:r>
    </w:p>
    <w:p w:rsidR="00D94B07" w:rsidRPr="003E4DD5" w:rsidRDefault="00D94B07"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D94B07" w:rsidRDefault="00D94B07" w:rsidP="00D94B07">
      <w:pPr>
        <w:rPr>
          <w:rFonts w:ascii="Arial" w:hAnsi="Arial" w:cs="Arial"/>
          <w:b/>
          <w:sz w:val="20"/>
        </w:rPr>
      </w:pPr>
      <w:r w:rsidRPr="00065CE8">
        <w:rPr>
          <w:rFonts w:ascii="Arial" w:hAnsi="Arial" w:cs="Arial"/>
          <w:b/>
          <w:sz w:val="20"/>
        </w:rPr>
        <w:tab/>
        <w:t>Post-condition:</w:t>
      </w:r>
    </w:p>
    <w:p w:rsidR="00D94B07" w:rsidRPr="003E4DD5" w:rsidRDefault="00D94B07" w:rsidP="008E72E8">
      <w:pPr>
        <w:pStyle w:val="ListParagraph"/>
        <w:numPr>
          <w:ilvl w:val="0"/>
          <w:numId w:val="43"/>
        </w:numPr>
        <w:rPr>
          <w:rFonts w:ascii="Arial" w:hAnsi="Arial" w:cs="Arial"/>
          <w:sz w:val="20"/>
        </w:rPr>
      </w:pPr>
      <w:r w:rsidRPr="003E4DD5">
        <w:rPr>
          <w:rFonts w:ascii="Arial" w:hAnsi="Arial" w:cs="Arial"/>
          <w:sz w:val="20"/>
        </w:rPr>
        <w:t xml:space="preserve">Return </w:t>
      </w:r>
      <w:r>
        <w:rPr>
          <w:rFonts w:ascii="Arial" w:hAnsi="Arial" w:cs="Arial"/>
          <w:sz w:val="20"/>
        </w:rPr>
        <w:t>identity federation service audit records for the given filter criteria.</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Pr="00226B6F" w:rsidRDefault="003E140D" w:rsidP="003E140D">
      <w:pPr>
        <w:rPr>
          <w:rFonts w:ascii="Arial" w:hAnsi="Arial" w:cs="Arial"/>
          <w:sz w:val="20"/>
        </w:rPr>
      </w:pPr>
    </w:p>
    <w:p w:rsidR="003E140D" w:rsidRPr="00226B6F" w:rsidRDefault="003E140D" w:rsidP="003E140D">
      <w:pPr>
        <w:rPr>
          <w:rFonts w:ascii="Arial" w:hAnsi="Arial" w:cs="Arial"/>
          <w:sz w:val="20"/>
        </w:rPr>
      </w:pPr>
      <w:r w:rsidRPr="00226B6F">
        <w:rPr>
          <w:rFonts w:ascii="Arial" w:hAnsi="Arial" w:cs="Arial"/>
          <w:sz w:val="20"/>
        </w:rPr>
        <w:t>performIdentityProviderAudit</w:t>
      </w:r>
      <w:r>
        <w:rPr>
          <w:rFonts w:ascii="Arial" w:hAnsi="Arial" w:cs="Arial"/>
          <w:sz w:val="20"/>
        </w:rPr>
        <w:t>()</w:t>
      </w:r>
    </w:p>
    <w:p w:rsidR="003E140D" w:rsidRPr="00226B6F" w:rsidRDefault="003E140D" w:rsidP="003E140D">
      <w:pPr>
        <w:ind w:firstLine="720"/>
        <w:rPr>
          <w:rFonts w:ascii="Arial" w:hAnsi="Arial" w:cs="Arial"/>
          <w:b/>
          <w:sz w:val="20"/>
        </w:rPr>
      </w:pPr>
      <w:r w:rsidRPr="00226B6F">
        <w:rPr>
          <w:rFonts w:ascii="Arial" w:hAnsi="Arial" w:cs="Arial"/>
          <w:b/>
          <w:sz w:val="20"/>
        </w:rPr>
        <w:t>Description:</w:t>
      </w:r>
      <w:r>
        <w:rPr>
          <w:rFonts w:ascii="Arial" w:hAnsi="Arial" w:cs="Arial"/>
          <w:b/>
          <w:sz w:val="20"/>
        </w:rPr>
        <w:t xml:space="preserve"> </w:t>
      </w:r>
      <w:r w:rsidRPr="00DA337A">
        <w:rPr>
          <w:rFonts w:ascii="Arial" w:hAnsi="Arial" w:cs="Arial"/>
          <w:sz w:val="20"/>
        </w:rPr>
        <w:t>Query IdP audit logs for a given criteria.</w:t>
      </w:r>
    </w:p>
    <w:p w:rsidR="003E140D" w:rsidRPr="00226B6F" w:rsidRDefault="003E140D" w:rsidP="003E140D">
      <w:pPr>
        <w:rPr>
          <w:rFonts w:ascii="Arial" w:hAnsi="Arial" w:cs="Arial"/>
          <w:sz w:val="20"/>
        </w:rPr>
      </w:pPr>
      <w:r w:rsidRPr="00226B6F">
        <w:rPr>
          <w:rFonts w:ascii="Arial" w:hAnsi="Arial" w:cs="Arial"/>
          <w:b/>
          <w:sz w:val="20"/>
        </w:rPr>
        <w:tab/>
        <w:t xml:space="preserve">Input: </w:t>
      </w:r>
      <w:r w:rsidRPr="00226B6F">
        <w:rPr>
          <w:rFonts w:ascii="Arial" w:hAnsi="Arial" w:cs="Arial"/>
          <w:sz w:val="20"/>
        </w:rPr>
        <w:t>org.cagrid.gaards.dorian.idp.IdentityProviderAuditFilter</w:t>
      </w:r>
    </w:p>
    <w:p w:rsidR="00AA4E09" w:rsidRDefault="00AA4E09" w:rsidP="00AA4E09">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w:t>
      </w:r>
      <w:r>
        <w:rPr>
          <w:rFonts w:ascii="Arial" w:hAnsi="Arial" w:cs="Arial"/>
          <w:sz w:val="20"/>
        </w:rPr>
        <w:t>/cagrid.nci.nih.gov/1/dorian-idp</w:t>
      </w:r>
    </w:p>
    <w:p w:rsidR="00AA4E09" w:rsidRPr="00226B6F" w:rsidRDefault="00AA4E09" w:rsidP="00AA4E09">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IdentityProviderAuditFilter</w:t>
      </w:r>
    </w:p>
    <w:p w:rsidR="003E140D" w:rsidRDefault="003E140D" w:rsidP="003E140D">
      <w:pPr>
        <w:rPr>
          <w:rFonts w:ascii="Arial" w:hAnsi="Arial" w:cs="Arial"/>
          <w:sz w:val="20"/>
        </w:rPr>
      </w:pPr>
      <w:r w:rsidRPr="00226B6F">
        <w:rPr>
          <w:rFonts w:ascii="Arial" w:hAnsi="Arial" w:cs="Arial"/>
          <w:b/>
          <w:sz w:val="20"/>
        </w:rPr>
        <w:tab/>
        <w:t xml:space="preserve">Output: </w:t>
      </w:r>
      <w:r w:rsidRPr="00226B6F">
        <w:rPr>
          <w:rFonts w:ascii="Arial" w:hAnsi="Arial" w:cs="Arial"/>
          <w:sz w:val="20"/>
        </w:rPr>
        <w:t>org.cagrid.gaards.dorian.idp.IdentityProviderAuditRecord[]</w:t>
      </w:r>
    </w:p>
    <w:p w:rsidR="00AA4E09" w:rsidRDefault="00AA4E09" w:rsidP="00AA4E09">
      <w:pPr>
        <w:rPr>
          <w:rFonts w:ascii="Arial" w:hAnsi="Arial" w:cs="Arial"/>
          <w:sz w:val="20"/>
        </w:rPr>
      </w:pPr>
      <w:r w:rsidRPr="001F36AD">
        <w:rPr>
          <w:rFonts w:ascii="Arial" w:hAnsi="Arial" w:cs="Arial"/>
          <w:b/>
          <w:sz w:val="20"/>
        </w:rPr>
        <w:tab/>
      </w:r>
      <w:r>
        <w:rPr>
          <w:rFonts w:ascii="Arial" w:hAnsi="Arial" w:cs="Arial"/>
          <w:b/>
          <w:sz w:val="20"/>
        </w:rPr>
        <w:tab/>
      </w:r>
      <w:r w:rsidRPr="001F36AD">
        <w:rPr>
          <w:rFonts w:ascii="Arial" w:hAnsi="Arial" w:cs="Arial"/>
          <w:b/>
          <w:sz w:val="20"/>
        </w:rPr>
        <w:t xml:space="preserve">Namespace: </w:t>
      </w:r>
      <w:r w:rsidRPr="00B95F7B">
        <w:rPr>
          <w:rFonts w:ascii="Arial" w:hAnsi="Arial" w:cs="Arial"/>
          <w:sz w:val="20"/>
        </w:rPr>
        <w:t>http:/</w:t>
      </w:r>
      <w:r>
        <w:rPr>
          <w:rFonts w:ascii="Arial" w:hAnsi="Arial" w:cs="Arial"/>
          <w:sz w:val="20"/>
        </w:rPr>
        <w:t>/cagrid.nci.nih.gov/1/dorian-idp</w:t>
      </w:r>
    </w:p>
    <w:p w:rsidR="00AA4E09" w:rsidRPr="00226B6F" w:rsidRDefault="00AA4E09" w:rsidP="00AA4E09">
      <w:pPr>
        <w:rPr>
          <w:rFonts w:ascii="Arial" w:hAnsi="Arial" w:cs="Arial"/>
          <w:sz w:val="20"/>
        </w:rPr>
      </w:pPr>
      <w:r>
        <w:rPr>
          <w:rFonts w:ascii="Arial" w:hAnsi="Arial" w:cs="Arial"/>
          <w:sz w:val="20"/>
        </w:rPr>
        <w:tab/>
      </w:r>
      <w:r>
        <w:rPr>
          <w:rFonts w:ascii="Arial" w:hAnsi="Arial" w:cs="Arial"/>
          <w:sz w:val="20"/>
        </w:rPr>
        <w:tab/>
      </w:r>
      <w:r w:rsidRPr="001F36AD">
        <w:rPr>
          <w:rFonts w:ascii="Arial" w:hAnsi="Arial" w:cs="Arial"/>
          <w:b/>
          <w:sz w:val="20"/>
        </w:rPr>
        <w:t>Schema type:</w:t>
      </w:r>
      <w:r>
        <w:rPr>
          <w:rFonts w:ascii="Arial" w:hAnsi="Arial" w:cs="Arial"/>
          <w:sz w:val="20"/>
        </w:rPr>
        <w:t xml:space="preserve"> </w:t>
      </w:r>
      <w:r w:rsidRPr="00226B6F">
        <w:rPr>
          <w:rFonts w:ascii="Arial" w:hAnsi="Arial" w:cs="Arial"/>
          <w:sz w:val="20"/>
        </w:rPr>
        <w:t>IdentityProviderAuditRecord</w:t>
      </w:r>
    </w:p>
    <w:p w:rsidR="003E140D" w:rsidRPr="00226B6F" w:rsidRDefault="003E140D" w:rsidP="003E140D">
      <w:pPr>
        <w:ind w:firstLine="720"/>
        <w:rPr>
          <w:rFonts w:ascii="Arial" w:hAnsi="Arial" w:cs="Arial"/>
          <w:b/>
          <w:sz w:val="20"/>
        </w:rPr>
      </w:pPr>
      <w:r w:rsidRPr="009A57FF">
        <w:rPr>
          <w:rFonts w:ascii="Arial" w:hAnsi="Arial" w:cs="Arial"/>
          <w:b/>
          <w:sz w:val="20"/>
        </w:rPr>
        <w:t>Actors:</w:t>
      </w:r>
      <w:r>
        <w:rPr>
          <w:rFonts w:ascii="Arial" w:hAnsi="Arial" w:cs="Arial"/>
          <w:sz w:val="20"/>
        </w:rPr>
        <w:t xml:space="preserve"> Admin</w:t>
      </w:r>
    </w:p>
    <w:p w:rsidR="003E140D" w:rsidRPr="00226B6F" w:rsidRDefault="003E140D" w:rsidP="003E140D">
      <w:pPr>
        <w:rPr>
          <w:rFonts w:ascii="Arial" w:hAnsi="Arial" w:cs="Arial"/>
          <w:sz w:val="20"/>
        </w:rPr>
      </w:pPr>
      <w:r w:rsidRPr="00226B6F">
        <w:rPr>
          <w:rFonts w:ascii="Arial" w:hAnsi="Arial" w:cs="Arial"/>
          <w:b/>
          <w:sz w:val="20"/>
        </w:rPr>
        <w:tab/>
        <w:t xml:space="preserve">Exceptions: </w:t>
      </w:r>
      <w:r w:rsidRPr="00226B6F">
        <w:rPr>
          <w:rFonts w:ascii="Arial" w:hAnsi="Arial" w:cs="Arial"/>
          <w:sz w:val="20"/>
        </w:rPr>
        <w:t>DorianInternalFault</w:t>
      </w:r>
    </w:p>
    <w:p w:rsidR="003E140D" w:rsidRPr="00226B6F" w:rsidRDefault="003E140D" w:rsidP="003E140D">
      <w:pPr>
        <w:ind w:left="720" w:firstLine="720"/>
        <w:rPr>
          <w:rFonts w:ascii="Arial" w:hAnsi="Arial" w:cs="Arial"/>
          <w:sz w:val="20"/>
        </w:rPr>
      </w:pPr>
      <w:r w:rsidRPr="00226B6F">
        <w:rPr>
          <w:rFonts w:ascii="Arial" w:hAnsi="Arial" w:cs="Arial"/>
          <w:sz w:val="20"/>
        </w:rPr>
        <w:t xml:space="preserve">         PermissionDeniedFault</w:t>
      </w:r>
    </w:p>
    <w:p w:rsidR="00D94B07" w:rsidRDefault="00D94B07" w:rsidP="00D94B07">
      <w:pPr>
        <w:rPr>
          <w:rFonts w:ascii="Arial" w:hAnsi="Arial" w:cs="Arial"/>
          <w:b/>
          <w:sz w:val="20"/>
        </w:rPr>
      </w:pPr>
      <w:r w:rsidRPr="00065CE8">
        <w:rPr>
          <w:rFonts w:ascii="Arial" w:hAnsi="Arial" w:cs="Arial"/>
          <w:b/>
          <w:sz w:val="20"/>
        </w:rPr>
        <w:tab/>
        <w:t xml:space="preserve">Pre-condition: </w:t>
      </w:r>
    </w:p>
    <w:p w:rsidR="00D94B07" w:rsidRPr="003E4DD5" w:rsidRDefault="00D94B07" w:rsidP="008E72E8">
      <w:pPr>
        <w:pStyle w:val="ListParagraph"/>
        <w:numPr>
          <w:ilvl w:val="0"/>
          <w:numId w:val="43"/>
        </w:numPr>
        <w:rPr>
          <w:rFonts w:ascii="Arial" w:hAnsi="Arial" w:cs="Arial"/>
          <w:sz w:val="20"/>
        </w:rPr>
      </w:pPr>
      <w:r w:rsidRPr="003E4DD5">
        <w:rPr>
          <w:rFonts w:ascii="Arial" w:hAnsi="Arial" w:cs="Arial"/>
          <w:sz w:val="20"/>
        </w:rPr>
        <w:t>Caller has active user account with Dorian Identity Provider</w:t>
      </w:r>
      <w:r>
        <w:rPr>
          <w:rFonts w:ascii="Arial" w:hAnsi="Arial" w:cs="Arial"/>
          <w:sz w:val="20"/>
        </w:rPr>
        <w:t xml:space="preserve"> with Admin privileges</w:t>
      </w:r>
      <w:r w:rsidRPr="003E4DD5">
        <w:rPr>
          <w:rFonts w:ascii="Arial" w:hAnsi="Arial" w:cs="Arial"/>
          <w:sz w:val="20"/>
        </w:rPr>
        <w:t>.</w:t>
      </w:r>
    </w:p>
    <w:p w:rsidR="00D94B07" w:rsidRDefault="00D94B07" w:rsidP="00D94B07">
      <w:pPr>
        <w:rPr>
          <w:rFonts w:ascii="Arial" w:hAnsi="Arial" w:cs="Arial"/>
          <w:b/>
          <w:sz w:val="20"/>
        </w:rPr>
      </w:pPr>
      <w:r w:rsidRPr="00065CE8">
        <w:rPr>
          <w:rFonts w:ascii="Arial" w:hAnsi="Arial" w:cs="Arial"/>
          <w:b/>
          <w:sz w:val="20"/>
        </w:rPr>
        <w:tab/>
        <w:t>Post-condition:</w:t>
      </w:r>
    </w:p>
    <w:p w:rsidR="00D94B07" w:rsidRPr="003E4DD5" w:rsidRDefault="00D94B07" w:rsidP="008E72E8">
      <w:pPr>
        <w:pStyle w:val="ListParagraph"/>
        <w:numPr>
          <w:ilvl w:val="0"/>
          <w:numId w:val="43"/>
        </w:numPr>
        <w:rPr>
          <w:rFonts w:ascii="Arial" w:hAnsi="Arial" w:cs="Arial"/>
          <w:sz w:val="20"/>
        </w:rPr>
      </w:pPr>
      <w:r w:rsidRPr="003E4DD5">
        <w:rPr>
          <w:rFonts w:ascii="Arial" w:hAnsi="Arial" w:cs="Arial"/>
          <w:sz w:val="20"/>
        </w:rPr>
        <w:t xml:space="preserve">Return </w:t>
      </w:r>
      <w:r>
        <w:rPr>
          <w:rFonts w:ascii="Arial" w:hAnsi="Arial" w:cs="Arial"/>
          <w:sz w:val="20"/>
        </w:rPr>
        <w:t>identity provider audit records for the given filter criteria.</w:t>
      </w:r>
    </w:p>
    <w:p w:rsidR="004B767A" w:rsidRDefault="004B767A" w:rsidP="008E72E8">
      <w:pPr>
        <w:pStyle w:val="ListParagraph"/>
        <w:numPr>
          <w:ilvl w:val="0"/>
          <w:numId w:val="43"/>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Please see “Error Handling” section for Dorian fault codes</w:t>
      </w:r>
      <w:r w:rsidRPr="009A23A8">
        <w:rPr>
          <w:rFonts w:ascii="Arial" w:hAnsi="Arial" w:cs="Arial"/>
          <w:sz w:val="20"/>
        </w:rPr>
        <w:t>.</w:t>
      </w:r>
    </w:p>
    <w:p w:rsidR="003E140D" w:rsidRDefault="003E140D" w:rsidP="003E140D">
      <w:pPr>
        <w:rPr>
          <w:rFonts w:ascii="Arial" w:hAnsi="Arial" w:cs="Arial"/>
          <w:sz w:val="20"/>
        </w:rPr>
      </w:pPr>
    </w:p>
    <w:p w:rsidR="004B767A" w:rsidRDefault="004B767A" w:rsidP="003E140D">
      <w:pPr>
        <w:rPr>
          <w:rFonts w:ascii="Arial" w:hAnsi="Arial" w:cs="Arial"/>
          <w:sz w:val="20"/>
        </w:rPr>
      </w:pPr>
    </w:p>
    <w:p w:rsidR="004B767A" w:rsidRDefault="004B767A" w:rsidP="003E140D">
      <w:pPr>
        <w:rPr>
          <w:rFonts w:ascii="Arial" w:hAnsi="Arial" w:cs="Arial"/>
          <w:sz w:val="20"/>
        </w:rPr>
      </w:pPr>
    </w:p>
    <w:p w:rsidR="003E140D" w:rsidRPr="00610222" w:rsidRDefault="003E140D" w:rsidP="003E140D">
      <w:pPr>
        <w:rPr>
          <w:rFonts w:ascii="Arial" w:hAnsi="Arial" w:cs="Arial"/>
          <w:sz w:val="20"/>
        </w:rPr>
      </w:pPr>
      <w:r w:rsidRPr="00610222">
        <w:rPr>
          <w:rFonts w:ascii="Arial" w:hAnsi="Arial" w:cs="Arial"/>
          <w:sz w:val="20"/>
        </w:rPr>
        <w:t>Following class diagram shows all the operations supported by</w:t>
      </w:r>
      <w:r>
        <w:rPr>
          <w:rFonts w:ascii="Arial" w:hAnsi="Arial" w:cs="Arial"/>
          <w:sz w:val="20"/>
        </w:rPr>
        <w:t xml:space="preserve"> a</w:t>
      </w:r>
      <w:r w:rsidRPr="00610222">
        <w:rPr>
          <w:rFonts w:ascii="Arial" w:hAnsi="Arial" w:cs="Arial"/>
          <w:sz w:val="20"/>
        </w:rPr>
        <w:t xml:space="preserve"> DorianService.</w:t>
      </w:r>
    </w:p>
    <w:p w:rsidR="00E93919" w:rsidRPr="00610222" w:rsidRDefault="008A54FA" w:rsidP="003E140D">
      <w:r>
        <w:rPr>
          <w:noProof/>
        </w:rPr>
        <w:drawing>
          <wp:anchor distT="0" distB="0" distL="114300" distR="114300" simplePos="0" relativeHeight="251683328" behindDoc="1" locked="0" layoutInCell="1" allowOverlap="1">
            <wp:simplePos x="0" y="0"/>
            <wp:positionH relativeFrom="column">
              <wp:align>center</wp:align>
            </wp:positionH>
            <wp:positionV relativeFrom="paragraph">
              <wp:posOffset>228600</wp:posOffset>
            </wp:positionV>
            <wp:extent cx="6473190" cy="4067175"/>
            <wp:effectExtent l="19050" t="0" r="3810" b="0"/>
            <wp:wrapTight wrapText="bothSides">
              <wp:wrapPolygon edited="0">
                <wp:start x="-64" y="101"/>
                <wp:lineTo x="-64" y="21448"/>
                <wp:lineTo x="21613" y="21448"/>
                <wp:lineTo x="21613" y="101"/>
                <wp:lineTo x="-64" y="101"/>
              </wp:wrapPolygon>
            </wp:wrapTight>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63" cstate="print"/>
                    <a:srcRect/>
                    <a:stretch>
                      <a:fillRect/>
                    </a:stretch>
                  </pic:blipFill>
                  <pic:spPr bwMode="auto">
                    <a:xfrm>
                      <a:off x="0" y="0"/>
                      <a:ext cx="6473190" cy="4067175"/>
                    </a:xfrm>
                    <a:prstGeom prst="rect">
                      <a:avLst/>
                    </a:prstGeom>
                    <a:noFill/>
                    <a:ln w="9525">
                      <a:noFill/>
                      <a:miter lim="800000"/>
                      <a:headEnd/>
                      <a:tailEnd/>
                    </a:ln>
                  </pic:spPr>
                </pic:pic>
              </a:graphicData>
            </a:graphic>
          </wp:anchor>
        </w:drawing>
      </w:r>
    </w:p>
    <w:p w:rsidR="003E140D" w:rsidRPr="004674DE" w:rsidRDefault="003E140D" w:rsidP="003E140D">
      <w:pPr>
        <w:pStyle w:val="Caption"/>
        <w:jc w:val="center"/>
        <w:rPr>
          <w:rFonts w:ascii="Arial" w:hAnsi="Arial" w:cs="Arial"/>
          <w:i/>
          <w:color w:val="auto"/>
          <w:sz w:val="20"/>
          <w:szCs w:val="20"/>
        </w:rPr>
      </w:pPr>
      <w:bookmarkStart w:id="73" w:name="_Toc247950419"/>
      <w:r w:rsidRPr="004674DE">
        <w:rPr>
          <w:i/>
          <w:color w:val="auto"/>
        </w:rPr>
        <w:t xml:space="preserve">Figure </w:t>
      </w:r>
      <w:r w:rsidR="00754D31" w:rsidRPr="004674DE">
        <w:rPr>
          <w:i/>
          <w:color w:val="auto"/>
        </w:rPr>
        <w:fldChar w:fldCharType="begin"/>
      </w:r>
      <w:r w:rsidRPr="004674DE">
        <w:rPr>
          <w:i/>
          <w:color w:val="auto"/>
        </w:rPr>
        <w:instrText xml:space="preserve"> SEQ Figure \* ARABIC </w:instrText>
      </w:r>
      <w:r w:rsidR="00754D31" w:rsidRPr="004674DE">
        <w:rPr>
          <w:i/>
          <w:color w:val="auto"/>
        </w:rPr>
        <w:fldChar w:fldCharType="separate"/>
      </w:r>
      <w:r w:rsidR="000934A8">
        <w:rPr>
          <w:i/>
          <w:noProof/>
          <w:color w:val="auto"/>
        </w:rPr>
        <w:t>22</w:t>
      </w:r>
      <w:r w:rsidR="00754D31" w:rsidRPr="004674DE">
        <w:rPr>
          <w:i/>
          <w:color w:val="auto"/>
        </w:rPr>
        <w:fldChar w:fldCharType="end"/>
      </w:r>
      <w:r w:rsidR="00DD59E3">
        <w:rPr>
          <w:i/>
          <w:color w:val="auto"/>
        </w:rPr>
        <w:t xml:space="preserve"> DorianService</w:t>
      </w:r>
      <w:r w:rsidRPr="004674DE">
        <w:rPr>
          <w:i/>
          <w:color w:val="auto"/>
        </w:rPr>
        <w:t xml:space="preserve"> class diagram</w:t>
      </w:r>
      <w:bookmarkEnd w:id="73"/>
    </w:p>
    <w:p w:rsidR="003E140D" w:rsidRDefault="003E140D" w:rsidP="003E140D">
      <w:pPr>
        <w:pStyle w:val="Heading4"/>
      </w:pPr>
      <w:bookmarkStart w:id="74" w:name="_Toc248115656"/>
      <w:r>
        <w:t>Data types</w:t>
      </w:r>
      <w:bookmarkEnd w:id="74"/>
      <w:r>
        <w:t xml:space="preserve"> </w:t>
      </w:r>
    </w:p>
    <w:p w:rsidR="003E140D" w:rsidRDefault="003E140D" w:rsidP="003E140D">
      <w:pPr>
        <w:rPr>
          <w:rFonts w:ascii="Arial" w:hAnsi="Arial" w:cs="Arial"/>
          <w:sz w:val="20"/>
        </w:rPr>
      </w:pPr>
    </w:p>
    <w:p w:rsidR="003E140D" w:rsidRDefault="003E140D" w:rsidP="003E140D">
      <w:pPr>
        <w:rPr>
          <w:rFonts w:ascii="Arial" w:hAnsi="Arial" w:cs="Arial"/>
          <w:sz w:val="20"/>
        </w:rPr>
      </w:pPr>
      <w:r>
        <w:rPr>
          <w:rFonts w:ascii="Arial" w:hAnsi="Arial" w:cs="Arial"/>
          <w:sz w:val="20"/>
        </w:rPr>
        <w:t>Dorian service schema and WSDL can be referred at</w:t>
      </w:r>
    </w:p>
    <w:p w:rsidR="003E140D" w:rsidRPr="009549AA" w:rsidRDefault="003E140D" w:rsidP="003E140D">
      <w:pPr>
        <w:rPr>
          <w:rFonts w:ascii="Arial" w:hAnsi="Arial" w:cs="Arial"/>
          <w:sz w:val="20"/>
        </w:rPr>
      </w:pPr>
    </w:p>
    <w:p w:rsidR="003E140D" w:rsidRPr="009425C2" w:rsidRDefault="00754D31" w:rsidP="003E140D">
      <w:pPr>
        <w:rPr>
          <w:rFonts w:ascii="Arial" w:hAnsi="Arial" w:cs="Arial"/>
          <w:sz w:val="20"/>
        </w:rPr>
      </w:pPr>
      <w:hyperlink r:id="rId64"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65" w:history="1">
        <w:r w:rsidR="003E140D" w:rsidRPr="009425C2">
          <w:rPr>
            <w:rStyle w:val="Hyperlink"/>
            <w:rFonts w:ascii="Arial" w:hAnsi="Arial" w:cs="Arial"/>
            <w:sz w:val="20"/>
          </w:rPr>
          <w:t>AuthenticationService.wsdl</w:t>
        </w:r>
      </w:hyperlink>
    </w:p>
    <w:p w:rsidR="003E140D" w:rsidRPr="009425C2" w:rsidRDefault="003E140D" w:rsidP="003E140D">
      <w:pPr>
        <w:rPr>
          <w:rFonts w:ascii="Arial" w:hAnsi="Arial" w:cs="Arial"/>
          <w:sz w:val="20"/>
        </w:rPr>
      </w:pPr>
    </w:p>
    <w:p w:rsidR="003E140D" w:rsidRPr="009425C2" w:rsidRDefault="00754D31" w:rsidP="003E140D">
      <w:pPr>
        <w:rPr>
          <w:rFonts w:ascii="Arial" w:hAnsi="Arial" w:cs="Arial"/>
          <w:sz w:val="20"/>
        </w:rPr>
      </w:pPr>
      <w:hyperlink r:id="rId66"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67" w:history="1">
        <w:r w:rsidR="003E140D" w:rsidRPr="009425C2">
          <w:rPr>
            <w:rStyle w:val="Hyperlink"/>
            <w:rFonts w:ascii="Arial" w:hAnsi="Arial" w:cs="Arial"/>
            <w:sz w:val="20"/>
          </w:rPr>
          <w:t>DorianConfiguration.wsdl</w:t>
        </w:r>
      </w:hyperlink>
    </w:p>
    <w:p w:rsidR="003E140D" w:rsidRPr="009425C2" w:rsidRDefault="003E140D" w:rsidP="003E140D">
      <w:pPr>
        <w:rPr>
          <w:rFonts w:ascii="Arial" w:hAnsi="Arial" w:cs="Arial"/>
          <w:sz w:val="20"/>
        </w:rPr>
      </w:pPr>
    </w:p>
    <w:p w:rsidR="003E140D" w:rsidRPr="009425C2" w:rsidRDefault="00754D31" w:rsidP="003E140D">
      <w:pPr>
        <w:rPr>
          <w:rFonts w:ascii="Arial" w:hAnsi="Arial" w:cs="Arial"/>
          <w:sz w:val="20"/>
        </w:rPr>
      </w:pPr>
      <w:hyperlink r:id="rId68"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69" w:history="1">
        <w:r w:rsidR="003E140D" w:rsidRPr="009425C2">
          <w:rPr>
            <w:rStyle w:val="Hyperlink"/>
            <w:rFonts w:ascii="Arial" w:hAnsi="Arial" w:cs="Arial"/>
            <w:sz w:val="20"/>
          </w:rPr>
          <w:t>dorian-common.xsd</w:t>
        </w:r>
      </w:hyperlink>
    </w:p>
    <w:p w:rsidR="003E140D" w:rsidRDefault="003E140D" w:rsidP="003E140D"/>
    <w:p w:rsidR="003E140D" w:rsidRPr="009425C2" w:rsidRDefault="00754D31" w:rsidP="003E140D">
      <w:pPr>
        <w:rPr>
          <w:rFonts w:ascii="Arial" w:hAnsi="Arial" w:cs="Arial"/>
          <w:sz w:val="20"/>
        </w:rPr>
      </w:pPr>
      <w:hyperlink r:id="rId70"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71" w:history="1">
        <w:r w:rsidR="003E140D" w:rsidRPr="009425C2">
          <w:rPr>
            <w:rStyle w:val="Hyperlink"/>
            <w:rFonts w:ascii="Arial" w:hAnsi="Arial" w:cs="Arial"/>
            <w:sz w:val="20"/>
          </w:rPr>
          <w:t>dorian-conf.xsd</w:t>
        </w:r>
      </w:hyperlink>
    </w:p>
    <w:p w:rsidR="003E140D" w:rsidRPr="009425C2" w:rsidRDefault="003E140D" w:rsidP="003E140D">
      <w:pPr>
        <w:rPr>
          <w:rFonts w:ascii="Arial" w:hAnsi="Arial" w:cs="Arial"/>
          <w:sz w:val="20"/>
        </w:rPr>
      </w:pPr>
    </w:p>
    <w:p w:rsidR="003E140D" w:rsidRPr="009425C2" w:rsidRDefault="00754D31" w:rsidP="003E140D">
      <w:pPr>
        <w:rPr>
          <w:rFonts w:ascii="Arial" w:hAnsi="Arial" w:cs="Arial"/>
          <w:sz w:val="20"/>
        </w:rPr>
      </w:pPr>
      <w:hyperlink r:id="rId72"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73" w:history="1">
        <w:r w:rsidR="003E140D" w:rsidRPr="009425C2">
          <w:rPr>
            <w:rStyle w:val="Hyperlink"/>
            <w:rFonts w:ascii="Arial" w:hAnsi="Arial" w:cs="Arial"/>
            <w:sz w:val="20"/>
          </w:rPr>
          <w:t>dorian-idp.xsd</w:t>
        </w:r>
      </w:hyperlink>
    </w:p>
    <w:p w:rsidR="003E140D" w:rsidRPr="009425C2" w:rsidRDefault="003E140D" w:rsidP="003E140D">
      <w:pPr>
        <w:rPr>
          <w:rFonts w:ascii="Arial" w:hAnsi="Arial" w:cs="Arial"/>
          <w:sz w:val="20"/>
        </w:rPr>
      </w:pPr>
    </w:p>
    <w:p w:rsidR="003E140D" w:rsidRPr="009425C2" w:rsidRDefault="00754D31" w:rsidP="003E140D">
      <w:pPr>
        <w:rPr>
          <w:rFonts w:ascii="Arial" w:hAnsi="Arial" w:cs="Arial"/>
          <w:sz w:val="20"/>
        </w:rPr>
      </w:pPr>
      <w:hyperlink r:id="rId74" w:history="1">
        <w:r w:rsidR="003E140D" w:rsidRPr="009425C2">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9425C2">
          <w:rPr>
            <w:rStyle w:val="Hyperlink"/>
            <w:rFonts w:ascii="Arial" w:hAnsi="Arial" w:cs="Arial"/>
            <w:sz w:val="20"/>
          </w:rPr>
          <w:t>/cagrid-1-0/caGrid/projects/dorian/schema/Dorian/</w:t>
        </w:r>
      </w:hyperlink>
      <w:hyperlink r:id="rId75" w:history="1">
        <w:r w:rsidR="003E140D" w:rsidRPr="009425C2">
          <w:rPr>
            <w:rStyle w:val="Hyperlink"/>
            <w:rFonts w:ascii="Arial" w:hAnsi="Arial" w:cs="Arial"/>
            <w:sz w:val="20"/>
          </w:rPr>
          <w:t>dorian-ifs.xsd</w:t>
        </w:r>
      </w:hyperlink>
    </w:p>
    <w:p w:rsidR="003E140D" w:rsidRPr="009425C2" w:rsidRDefault="003E140D" w:rsidP="003E140D">
      <w:pPr>
        <w:rPr>
          <w:rFonts w:ascii="Arial" w:hAnsi="Arial" w:cs="Arial"/>
          <w:sz w:val="20"/>
        </w:rPr>
      </w:pPr>
    </w:p>
    <w:p w:rsidR="003E140D" w:rsidRPr="005C4000" w:rsidRDefault="00754D31" w:rsidP="003E140D">
      <w:pPr>
        <w:rPr>
          <w:rFonts w:ascii="Arial" w:hAnsi="Arial" w:cs="Arial"/>
          <w:sz w:val="20"/>
        </w:rPr>
      </w:pPr>
      <w:hyperlink r:id="rId76" w:history="1">
        <w:r w:rsidR="003E140D" w:rsidRPr="005C4000">
          <w:rPr>
            <w:rStyle w:val="Hyperlink"/>
            <w:rFonts w:ascii="Arial" w:hAnsi="Arial" w:cs="Arial"/>
            <w:sz w:val="20"/>
          </w:rPr>
          <w:t>https://ncisvn.nci.nih.gov/svn/cagrid/tags/</w:t>
        </w:r>
        <w:r w:rsidR="00101218" w:rsidRPr="005C4000">
          <w:rPr>
            <w:rStyle w:val="Hyperlink"/>
            <w:rFonts w:ascii="Arial" w:hAnsi="Arial" w:cs="Arial"/>
            <w:sz w:val="20"/>
          </w:rPr>
          <w:t>caGrid-1_3_release_final</w:t>
        </w:r>
        <w:r w:rsidR="003E140D" w:rsidRPr="005C4000">
          <w:rPr>
            <w:rStyle w:val="Hyperlink"/>
            <w:rFonts w:ascii="Arial" w:hAnsi="Arial" w:cs="Arial"/>
            <w:sz w:val="20"/>
          </w:rPr>
          <w:t>/cagrid-1-0/caGrid/projects/dorian/schema/Dorian/</w:t>
        </w:r>
      </w:hyperlink>
      <w:hyperlink r:id="rId77" w:history="1">
        <w:r w:rsidR="003E140D" w:rsidRPr="005C4000">
          <w:rPr>
            <w:rStyle w:val="Hyperlink"/>
            <w:rFonts w:ascii="Arial" w:hAnsi="Arial" w:cs="Arial"/>
            <w:sz w:val="20"/>
          </w:rPr>
          <w:t>xmldsig-core-schema.xsd</w:t>
        </w:r>
      </w:hyperlink>
    </w:p>
    <w:p w:rsidR="003E140D" w:rsidRPr="005C4000" w:rsidRDefault="003E140D" w:rsidP="003E140D">
      <w:pPr>
        <w:rPr>
          <w:rFonts w:ascii="Arial" w:hAnsi="Arial" w:cs="Arial"/>
          <w:sz w:val="20"/>
        </w:rPr>
      </w:pPr>
    </w:p>
    <w:p w:rsidR="005C4000" w:rsidRPr="005C4000" w:rsidRDefault="00754D31" w:rsidP="005C4000">
      <w:pPr>
        <w:rPr>
          <w:rFonts w:ascii="Arial" w:hAnsi="Arial" w:cs="Arial"/>
          <w:sz w:val="20"/>
        </w:rPr>
      </w:pPr>
      <w:hyperlink r:id="rId78" w:history="1">
        <w:r w:rsidR="005C4000" w:rsidRPr="005C4000">
          <w:rPr>
            <w:rStyle w:val="Hyperlink"/>
            <w:rFonts w:ascii="Arial" w:hAnsi="Arial" w:cs="Arial"/>
            <w:sz w:val="20"/>
          </w:rPr>
          <w:t>https://ncisvn.nci.nih.gov/svn/cagrid/tags/caGrid-1_3_release_final/cagrid-1-0/caGrid/projects/dorian/schema/Dorian/</w:t>
        </w:r>
      </w:hyperlink>
      <w:hyperlink r:id="rId79" w:history="1">
        <w:r w:rsidR="005C4000" w:rsidRPr="005C4000">
          <w:rPr>
            <w:rStyle w:val="Hyperlink"/>
            <w:rFonts w:ascii="Arial" w:hAnsi="Arial" w:cs="Arial"/>
            <w:sz w:val="20"/>
          </w:rPr>
          <w:t>AuthenticationService.wsdl</w:t>
        </w:r>
      </w:hyperlink>
    </w:p>
    <w:p w:rsidR="005C4000" w:rsidRPr="005C4000" w:rsidRDefault="005C4000" w:rsidP="003E140D">
      <w:pPr>
        <w:rPr>
          <w:rFonts w:ascii="Arial" w:hAnsi="Arial" w:cs="Arial"/>
          <w:sz w:val="20"/>
        </w:rPr>
      </w:pPr>
    </w:p>
    <w:p w:rsidR="005C4000" w:rsidRPr="005C4000" w:rsidRDefault="00754D31" w:rsidP="005C4000">
      <w:pPr>
        <w:rPr>
          <w:rFonts w:ascii="Arial" w:hAnsi="Arial" w:cs="Arial"/>
          <w:sz w:val="20"/>
        </w:rPr>
      </w:pPr>
      <w:hyperlink r:id="rId80" w:history="1">
        <w:r w:rsidR="005C4000" w:rsidRPr="005C4000">
          <w:rPr>
            <w:rStyle w:val="Hyperlink"/>
            <w:rFonts w:ascii="Arial" w:hAnsi="Arial" w:cs="Arial"/>
            <w:sz w:val="20"/>
          </w:rPr>
          <w:t>https://ncisvn.nci.nih.gov/svn/cagrid/tags/caGrid-1_3_release_final/cagrid-1-0/caGrid/projects/dorian/schema/Dorian/</w:t>
        </w:r>
      </w:hyperlink>
      <w:hyperlink r:id="rId81" w:history="1">
        <w:r w:rsidR="005C4000" w:rsidRPr="005C4000">
          <w:rPr>
            <w:rStyle w:val="Hyperlink"/>
            <w:rFonts w:ascii="Arial" w:hAnsi="Arial" w:cs="Arial"/>
            <w:sz w:val="20"/>
          </w:rPr>
          <w:t>AuthenticationServiceTypes.xsd</w:t>
        </w:r>
      </w:hyperlink>
    </w:p>
    <w:p w:rsidR="005C4000" w:rsidRPr="005C4000" w:rsidRDefault="005C4000" w:rsidP="003E140D">
      <w:pPr>
        <w:rPr>
          <w:rFonts w:ascii="Arial" w:hAnsi="Arial" w:cs="Arial"/>
          <w:sz w:val="20"/>
        </w:rPr>
      </w:pPr>
    </w:p>
    <w:p w:rsidR="005C4000" w:rsidRPr="005C4000" w:rsidRDefault="00754D31" w:rsidP="005C4000">
      <w:pPr>
        <w:rPr>
          <w:rFonts w:ascii="Arial" w:hAnsi="Arial" w:cs="Arial"/>
          <w:sz w:val="20"/>
        </w:rPr>
      </w:pPr>
      <w:hyperlink r:id="rId82" w:history="1">
        <w:r w:rsidR="005C4000" w:rsidRPr="005C4000">
          <w:rPr>
            <w:rStyle w:val="Hyperlink"/>
            <w:rFonts w:ascii="Arial" w:hAnsi="Arial" w:cs="Arial"/>
            <w:sz w:val="20"/>
          </w:rPr>
          <w:t>https://ncisvn.nci.nih.gov/svn/cagrid/tags/caGrid-1_3_release_final/cagrid-1-0/caGrid/projects/dorian/schema/Dorian/</w:t>
        </w:r>
      </w:hyperlink>
      <w:hyperlink r:id="rId83" w:history="1">
        <w:r w:rsidR="005C4000" w:rsidRPr="005C4000">
          <w:rPr>
            <w:rStyle w:val="Hyperlink"/>
            <w:rFonts w:ascii="Arial" w:hAnsi="Arial" w:cs="Arial"/>
            <w:sz w:val="20"/>
          </w:rPr>
          <w:t>authentication-core-types.xsd</w:t>
        </w:r>
      </w:hyperlink>
    </w:p>
    <w:p w:rsidR="003E140D" w:rsidRPr="005C4000" w:rsidRDefault="003E140D" w:rsidP="003E140D">
      <w:pPr>
        <w:rPr>
          <w:rFonts w:ascii="Arial" w:hAnsi="Arial" w:cs="Arial"/>
          <w:sz w:val="20"/>
        </w:rPr>
      </w:pPr>
    </w:p>
    <w:p w:rsidR="005C4000" w:rsidRPr="005C4000" w:rsidRDefault="00754D31" w:rsidP="003E140D">
      <w:pPr>
        <w:rPr>
          <w:rFonts w:ascii="Arial" w:hAnsi="Arial" w:cs="Arial"/>
          <w:sz w:val="20"/>
        </w:rPr>
      </w:pPr>
      <w:hyperlink r:id="rId84" w:history="1">
        <w:r w:rsidR="005C4000" w:rsidRPr="005C4000">
          <w:rPr>
            <w:rStyle w:val="Hyperlink"/>
            <w:rFonts w:ascii="Arial" w:hAnsi="Arial" w:cs="Arial"/>
            <w:sz w:val="20"/>
          </w:rPr>
          <w:t>https://ncisvn.nci.nih.gov/svn/cagrid/tags/caGrid-1_3_release_final/cagrid-1-0/caGrid/projects/dorian/schema/Dorian/</w:t>
        </w:r>
      </w:hyperlink>
      <w:hyperlink r:id="rId85" w:history="1">
        <w:r w:rsidR="005C4000" w:rsidRPr="005C4000">
          <w:rPr>
            <w:rStyle w:val="Hyperlink"/>
            <w:rFonts w:ascii="Arial" w:hAnsi="Arial" w:cs="Arial"/>
            <w:sz w:val="20"/>
          </w:rPr>
          <w:t>authentication-service.xsd</w:t>
        </w:r>
      </w:hyperlink>
    </w:p>
    <w:p w:rsidR="003E140D" w:rsidRDefault="003E140D" w:rsidP="003E140D">
      <w:pPr>
        <w:pStyle w:val="Heading4"/>
      </w:pPr>
      <w:bookmarkStart w:id="75" w:name="_Toc248115657"/>
      <w:r>
        <w:t>Error Handling</w:t>
      </w:r>
      <w:bookmarkEnd w:id="75"/>
    </w:p>
    <w:p w:rsidR="003E140D" w:rsidRDefault="003E140D" w:rsidP="003E140D">
      <w:pPr>
        <w:rPr>
          <w:rFonts w:ascii="Arial" w:hAnsi="Arial" w:cs="Arial"/>
          <w:sz w:val="20"/>
        </w:rPr>
      </w:pPr>
    </w:p>
    <w:p w:rsidR="003E140D" w:rsidRDefault="003E140D" w:rsidP="003E140D">
      <w:pPr>
        <w:rPr>
          <w:rFonts w:ascii="Arial" w:hAnsi="Arial" w:cs="Arial"/>
          <w:sz w:val="20"/>
        </w:rPr>
      </w:pPr>
      <w:r>
        <w:rPr>
          <w:rFonts w:ascii="Arial" w:hAnsi="Arial" w:cs="Arial"/>
          <w:sz w:val="20"/>
        </w:rPr>
        <w:t>Following are the fault codes returned by a Dorian Service on an error processing a request.</w:t>
      </w:r>
    </w:p>
    <w:p w:rsidR="003E140D" w:rsidRDefault="003E140D" w:rsidP="003E140D">
      <w:pPr>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DorianInternalFault</w:t>
      </w:r>
      <w:r>
        <w:rPr>
          <w:rFonts w:ascii="Arial" w:hAnsi="Arial" w:cs="Arial"/>
          <w:sz w:val="20"/>
        </w:rPr>
        <w:t>: This is a generic fault returned by Dorian service.</w:t>
      </w:r>
    </w:p>
    <w:p w:rsidR="003E140D" w:rsidRDefault="003E140D" w:rsidP="003E140D">
      <w:pPr>
        <w:rPr>
          <w:rFonts w:ascii="Arial" w:hAnsi="Arial" w:cs="Arial"/>
          <w:sz w:val="20"/>
        </w:rPr>
      </w:pPr>
    </w:p>
    <w:p w:rsidR="003E140D" w:rsidRPr="005F2E96" w:rsidRDefault="003E140D" w:rsidP="003E140D">
      <w:pPr>
        <w:ind w:left="720"/>
        <w:rPr>
          <w:rFonts w:ascii="Arial" w:hAnsi="Arial" w:cs="Arial"/>
          <w:i/>
          <w:sz w:val="20"/>
        </w:rPr>
      </w:pPr>
      <w:r w:rsidRPr="005F2E96">
        <w:rPr>
          <w:rFonts w:ascii="Arial" w:hAnsi="Arial" w:cs="Arial"/>
          <w:i/>
          <w:sz w:val="20"/>
        </w:rPr>
        <w:t>&lt;element name="DorianInternalFault"&gt;</w:t>
      </w:r>
    </w:p>
    <w:p w:rsidR="003E140D" w:rsidRPr="005F2E96" w:rsidRDefault="003E140D" w:rsidP="003E140D">
      <w:pPr>
        <w:ind w:left="720"/>
        <w:rPr>
          <w:rFonts w:ascii="Arial" w:hAnsi="Arial" w:cs="Arial"/>
          <w:i/>
          <w:sz w:val="20"/>
        </w:rPr>
      </w:pPr>
      <w:r w:rsidRPr="005F2E96">
        <w:rPr>
          <w:rFonts w:ascii="Arial" w:hAnsi="Arial" w:cs="Arial"/>
          <w:i/>
          <w:sz w:val="20"/>
        </w:rPr>
        <w:t xml:space="preserve">    &lt;complexType&gt;</w:t>
      </w:r>
    </w:p>
    <w:p w:rsidR="003E140D" w:rsidRPr="005F2E96" w:rsidRDefault="003E140D" w:rsidP="003E140D">
      <w:pPr>
        <w:ind w:left="720"/>
        <w:rPr>
          <w:rFonts w:ascii="Arial" w:hAnsi="Arial" w:cs="Arial"/>
          <w:i/>
          <w:sz w:val="20"/>
        </w:rPr>
      </w:pPr>
      <w:r w:rsidRPr="005F2E96">
        <w:rPr>
          <w:rFonts w:ascii="Arial" w:hAnsi="Arial" w:cs="Arial"/>
          <w:i/>
          <w:sz w:val="20"/>
        </w:rPr>
        <w:t xml:space="preserve">      &lt;complexContent&gt;</w:t>
      </w:r>
    </w:p>
    <w:p w:rsidR="003E140D" w:rsidRPr="005F2E96" w:rsidRDefault="003E140D" w:rsidP="003E140D">
      <w:pPr>
        <w:ind w:left="720"/>
        <w:rPr>
          <w:rFonts w:ascii="Arial" w:hAnsi="Arial" w:cs="Arial"/>
          <w:i/>
          <w:sz w:val="20"/>
        </w:rPr>
      </w:pPr>
      <w:r w:rsidRPr="005F2E96">
        <w:rPr>
          <w:rFonts w:ascii="Arial" w:hAnsi="Arial" w:cs="Arial"/>
          <w:i/>
          <w:sz w:val="20"/>
        </w:rPr>
        <w:t xml:space="preserve">        &lt;extension base="wsrbf:BaseFaultType" /&gt;</w:t>
      </w:r>
    </w:p>
    <w:p w:rsidR="003E140D" w:rsidRPr="005F2E96" w:rsidRDefault="003E140D" w:rsidP="003E140D">
      <w:pPr>
        <w:ind w:left="720"/>
        <w:rPr>
          <w:rFonts w:ascii="Arial" w:hAnsi="Arial" w:cs="Arial"/>
          <w:i/>
          <w:sz w:val="20"/>
        </w:rPr>
      </w:pPr>
      <w:r w:rsidRPr="005F2E96">
        <w:rPr>
          <w:rFonts w:ascii="Arial" w:hAnsi="Arial" w:cs="Arial"/>
          <w:i/>
          <w:sz w:val="20"/>
        </w:rPr>
        <w:t xml:space="preserve">      &lt;/complexContent&gt;</w:t>
      </w:r>
    </w:p>
    <w:p w:rsidR="003E140D" w:rsidRPr="005F2E96" w:rsidRDefault="003E140D" w:rsidP="003E140D">
      <w:pPr>
        <w:ind w:left="720"/>
        <w:rPr>
          <w:rFonts w:ascii="Arial" w:hAnsi="Arial" w:cs="Arial"/>
          <w:i/>
          <w:sz w:val="20"/>
        </w:rPr>
      </w:pPr>
      <w:r w:rsidRPr="005F2E96">
        <w:rPr>
          <w:rFonts w:ascii="Arial" w:hAnsi="Arial" w:cs="Arial"/>
          <w:i/>
          <w:sz w:val="20"/>
        </w:rPr>
        <w:t xml:space="preserve">    &lt;/complexType&gt;</w:t>
      </w:r>
    </w:p>
    <w:p w:rsidR="003E140D" w:rsidRDefault="003E140D" w:rsidP="003E140D">
      <w:pPr>
        <w:ind w:left="720"/>
        <w:rPr>
          <w:rFonts w:ascii="Arial" w:hAnsi="Arial" w:cs="Arial"/>
          <w:i/>
          <w:sz w:val="20"/>
        </w:rPr>
      </w:pPr>
      <w:r w:rsidRPr="005F2E96">
        <w:rPr>
          <w:rFonts w:ascii="Arial" w:hAnsi="Arial" w:cs="Arial"/>
          <w:i/>
          <w:sz w:val="20"/>
        </w:rPr>
        <w:t xml:space="preserve">  &lt;/element&gt;</w:t>
      </w:r>
    </w:p>
    <w:p w:rsidR="003E140D" w:rsidRPr="005F2E96" w:rsidRDefault="003E140D" w:rsidP="003E140D">
      <w:pPr>
        <w:ind w:left="720"/>
        <w:rPr>
          <w:rFonts w:ascii="Arial" w:hAnsi="Arial" w:cs="Arial"/>
          <w:i/>
          <w:sz w:val="20"/>
        </w:rPr>
      </w:pPr>
    </w:p>
    <w:p w:rsidR="003E140D" w:rsidRDefault="003E140D" w:rsidP="003E140D">
      <w:pPr>
        <w:rPr>
          <w:rFonts w:ascii="Arial" w:hAnsi="Arial" w:cs="Arial"/>
          <w:sz w:val="20"/>
        </w:rPr>
      </w:pPr>
      <w:r w:rsidRPr="00734894">
        <w:rPr>
          <w:rFonts w:ascii="Arial" w:hAnsi="Arial" w:cs="Arial"/>
          <w:sz w:val="20"/>
        </w:rPr>
        <w:t>InvalidUserPropertyFault</w:t>
      </w:r>
      <w:r>
        <w:rPr>
          <w:rFonts w:ascii="Arial" w:hAnsi="Arial" w:cs="Arial"/>
          <w:sz w:val="20"/>
        </w:rPr>
        <w:t>: This fault is returned if you try to change a user property with invalid value.</w:t>
      </w:r>
    </w:p>
    <w:p w:rsidR="003E140D" w:rsidRPr="00734894" w:rsidRDefault="003E140D" w:rsidP="003E140D">
      <w:pPr>
        <w:rPr>
          <w:rFonts w:ascii="Arial" w:hAnsi="Arial" w:cs="Arial"/>
          <w:sz w:val="20"/>
        </w:rPr>
      </w:pPr>
    </w:p>
    <w:p w:rsidR="003E140D" w:rsidRPr="005038F0" w:rsidRDefault="003E140D" w:rsidP="003E140D">
      <w:pPr>
        <w:ind w:left="720"/>
        <w:rPr>
          <w:rFonts w:ascii="Arial" w:hAnsi="Arial" w:cs="Arial"/>
          <w:i/>
          <w:sz w:val="20"/>
        </w:rPr>
      </w:pPr>
      <w:r w:rsidRPr="005038F0">
        <w:rPr>
          <w:rFonts w:ascii="Arial" w:hAnsi="Arial" w:cs="Arial"/>
          <w:i/>
          <w:sz w:val="20"/>
        </w:rPr>
        <w:t xml:space="preserve">  &lt;element name="InvalidUserPropertyFault"&gt;</w:t>
      </w:r>
    </w:p>
    <w:p w:rsidR="003E140D" w:rsidRPr="005038F0" w:rsidRDefault="003E140D" w:rsidP="003E140D">
      <w:pPr>
        <w:ind w:left="720"/>
        <w:rPr>
          <w:rFonts w:ascii="Arial" w:hAnsi="Arial" w:cs="Arial"/>
          <w:i/>
          <w:sz w:val="20"/>
        </w:rPr>
      </w:pPr>
      <w:r w:rsidRPr="005038F0">
        <w:rPr>
          <w:rFonts w:ascii="Arial" w:hAnsi="Arial" w:cs="Arial"/>
          <w:i/>
          <w:sz w:val="20"/>
        </w:rPr>
        <w:t xml:space="preserve">    &lt;complexType&gt;</w:t>
      </w:r>
    </w:p>
    <w:p w:rsidR="003E140D" w:rsidRPr="005038F0" w:rsidRDefault="003E140D" w:rsidP="003E140D">
      <w:pPr>
        <w:ind w:left="720"/>
        <w:rPr>
          <w:rFonts w:ascii="Arial" w:hAnsi="Arial" w:cs="Arial"/>
          <w:i/>
          <w:sz w:val="20"/>
        </w:rPr>
      </w:pPr>
      <w:r w:rsidRPr="005038F0">
        <w:rPr>
          <w:rFonts w:ascii="Arial" w:hAnsi="Arial" w:cs="Arial"/>
          <w:i/>
          <w:sz w:val="20"/>
        </w:rPr>
        <w:t xml:space="preserve">      &lt;complexContent&gt;</w:t>
      </w:r>
    </w:p>
    <w:p w:rsidR="003E140D" w:rsidRPr="005038F0" w:rsidRDefault="003E140D" w:rsidP="003E140D">
      <w:pPr>
        <w:ind w:left="720"/>
        <w:rPr>
          <w:rFonts w:ascii="Arial" w:hAnsi="Arial" w:cs="Arial"/>
          <w:i/>
          <w:sz w:val="20"/>
        </w:rPr>
      </w:pPr>
      <w:r w:rsidRPr="005038F0">
        <w:rPr>
          <w:rFonts w:ascii="Arial" w:hAnsi="Arial" w:cs="Arial"/>
          <w:i/>
          <w:sz w:val="20"/>
        </w:rPr>
        <w:t xml:space="preserve">        &lt;extension base="wsrbf:BaseFaultType" /&gt;</w:t>
      </w:r>
    </w:p>
    <w:p w:rsidR="003E140D" w:rsidRPr="005038F0" w:rsidRDefault="003E140D" w:rsidP="003E140D">
      <w:pPr>
        <w:ind w:left="720"/>
        <w:rPr>
          <w:rFonts w:ascii="Arial" w:hAnsi="Arial" w:cs="Arial"/>
          <w:i/>
          <w:sz w:val="20"/>
        </w:rPr>
      </w:pPr>
      <w:r w:rsidRPr="005038F0">
        <w:rPr>
          <w:rFonts w:ascii="Arial" w:hAnsi="Arial" w:cs="Arial"/>
          <w:i/>
          <w:sz w:val="20"/>
        </w:rPr>
        <w:t xml:space="preserve">      &lt;/complexContent&gt;</w:t>
      </w:r>
    </w:p>
    <w:p w:rsidR="003E140D" w:rsidRPr="005038F0" w:rsidRDefault="003E140D" w:rsidP="003E140D">
      <w:pPr>
        <w:ind w:left="720"/>
        <w:rPr>
          <w:rFonts w:ascii="Arial" w:hAnsi="Arial" w:cs="Arial"/>
          <w:i/>
          <w:sz w:val="20"/>
        </w:rPr>
      </w:pPr>
      <w:r w:rsidRPr="005038F0">
        <w:rPr>
          <w:rFonts w:ascii="Arial" w:hAnsi="Arial" w:cs="Arial"/>
          <w:i/>
          <w:sz w:val="20"/>
        </w:rPr>
        <w:t xml:space="preserve">    &lt;/complexType&gt;</w:t>
      </w:r>
    </w:p>
    <w:p w:rsidR="003E140D" w:rsidRDefault="003E140D" w:rsidP="003E140D">
      <w:pPr>
        <w:ind w:left="720"/>
        <w:rPr>
          <w:rFonts w:ascii="Arial" w:hAnsi="Arial" w:cs="Arial"/>
          <w:i/>
          <w:sz w:val="20"/>
        </w:rPr>
      </w:pPr>
      <w:r w:rsidRPr="005038F0">
        <w:rPr>
          <w:rFonts w:ascii="Arial" w:hAnsi="Arial" w:cs="Arial"/>
          <w:i/>
          <w:sz w:val="20"/>
        </w:rPr>
        <w:t xml:space="preserve">  &lt;/element&gt;</w:t>
      </w:r>
    </w:p>
    <w:p w:rsidR="003E140D" w:rsidRPr="005038F0" w:rsidRDefault="003E140D" w:rsidP="003E140D">
      <w:pPr>
        <w:ind w:left="720"/>
        <w:rPr>
          <w:rFonts w:ascii="Arial" w:hAnsi="Arial" w:cs="Arial"/>
          <w:i/>
          <w:sz w:val="20"/>
        </w:rPr>
      </w:pPr>
    </w:p>
    <w:p w:rsidR="003E140D" w:rsidRDefault="003E140D" w:rsidP="003E140D">
      <w:pPr>
        <w:rPr>
          <w:rFonts w:ascii="Arial" w:hAnsi="Arial" w:cs="Arial"/>
          <w:sz w:val="20"/>
        </w:rPr>
      </w:pPr>
      <w:r w:rsidRPr="00734894">
        <w:rPr>
          <w:rFonts w:ascii="Arial" w:hAnsi="Arial" w:cs="Arial"/>
          <w:sz w:val="20"/>
        </w:rPr>
        <w:t>PermissionDeniedFault</w:t>
      </w:r>
      <w:r>
        <w:rPr>
          <w:rFonts w:ascii="Arial" w:hAnsi="Arial" w:cs="Arial"/>
          <w:sz w:val="20"/>
        </w:rPr>
        <w:t>: This fault is returned if user doesn’t have access permission or invalid credentials or account has been suspended, rejected or not not reviewed.</w:t>
      </w:r>
    </w:p>
    <w:p w:rsidR="003E140D" w:rsidRDefault="003E140D" w:rsidP="003E140D">
      <w:pPr>
        <w:rPr>
          <w:rFonts w:ascii="Arial" w:hAnsi="Arial" w:cs="Arial"/>
          <w:sz w:val="20"/>
        </w:rPr>
      </w:pPr>
    </w:p>
    <w:p w:rsidR="003E140D" w:rsidRPr="004B1017" w:rsidRDefault="003E140D" w:rsidP="003E140D">
      <w:pPr>
        <w:ind w:left="720"/>
        <w:rPr>
          <w:rFonts w:ascii="Arial" w:hAnsi="Arial" w:cs="Arial"/>
          <w:i/>
          <w:sz w:val="20"/>
        </w:rPr>
      </w:pPr>
      <w:r w:rsidRPr="004B1017">
        <w:rPr>
          <w:rFonts w:ascii="Arial" w:hAnsi="Arial" w:cs="Arial"/>
          <w:i/>
          <w:sz w:val="20"/>
        </w:rPr>
        <w:t xml:space="preserve">  &lt;element name="PermissionDeniedFault"&gt;</w:t>
      </w:r>
    </w:p>
    <w:p w:rsidR="003E140D" w:rsidRPr="004B1017" w:rsidRDefault="003E140D" w:rsidP="003E140D">
      <w:pPr>
        <w:ind w:left="720"/>
        <w:rPr>
          <w:rFonts w:ascii="Arial" w:hAnsi="Arial" w:cs="Arial"/>
          <w:i/>
          <w:sz w:val="20"/>
        </w:rPr>
      </w:pPr>
      <w:r w:rsidRPr="004B1017">
        <w:rPr>
          <w:rFonts w:ascii="Arial" w:hAnsi="Arial" w:cs="Arial"/>
          <w:i/>
          <w:sz w:val="20"/>
        </w:rPr>
        <w:t xml:space="preserve">    &lt;complexType&gt;</w:t>
      </w:r>
    </w:p>
    <w:p w:rsidR="003E140D" w:rsidRPr="004B1017" w:rsidRDefault="003E140D" w:rsidP="003E140D">
      <w:pPr>
        <w:ind w:left="720"/>
        <w:rPr>
          <w:rFonts w:ascii="Arial" w:hAnsi="Arial" w:cs="Arial"/>
          <w:i/>
          <w:sz w:val="20"/>
        </w:rPr>
      </w:pPr>
      <w:r w:rsidRPr="004B1017">
        <w:rPr>
          <w:rFonts w:ascii="Arial" w:hAnsi="Arial" w:cs="Arial"/>
          <w:i/>
          <w:sz w:val="20"/>
        </w:rPr>
        <w:t xml:space="preserve">      &lt;complexContent&gt;</w:t>
      </w:r>
    </w:p>
    <w:p w:rsidR="003E140D" w:rsidRPr="004B1017" w:rsidRDefault="003E140D" w:rsidP="003E140D">
      <w:pPr>
        <w:ind w:left="720"/>
        <w:rPr>
          <w:rFonts w:ascii="Arial" w:hAnsi="Arial" w:cs="Arial"/>
          <w:i/>
          <w:sz w:val="20"/>
        </w:rPr>
      </w:pPr>
      <w:r w:rsidRPr="004B1017">
        <w:rPr>
          <w:rFonts w:ascii="Arial" w:hAnsi="Arial" w:cs="Arial"/>
          <w:i/>
          <w:sz w:val="20"/>
        </w:rPr>
        <w:t xml:space="preserve">        &lt;extension base="wsrbf:BaseFaultType" /&gt;</w:t>
      </w:r>
    </w:p>
    <w:p w:rsidR="003E140D" w:rsidRPr="004B1017" w:rsidRDefault="003E140D" w:rsidP="003E140D">
      <w:pPr>
        <w:ind w:left="720"/>
        <w:rPr>
          <w:rFonts w:ascii="Arial" w:hAnsi="Arial" w:cs="Arial"/>
          <w:i/>
          <w:sz w:val="20"/>
        </w:rPr>
      </w:pPr>
      <w:r w:rsidRPr="004B1017">
        <w:rPr>
          <w:rFonts w:ascii="Arial" w:hAnsi="Arial" w:cs="Arial"/>
          <w:i/>
          <w:sz w:val="20"/>
        </w:rPr>
        <w:t xml:space="preserve">      &lt;/complexContent&gt;</w:t>
      </w:r>
    </w:p>
    <w:p w:rsidR="003E140D" w:rsidRPr="004B1017" w:rsidRDefault="003E140D" w:rsidP="003E140D">
      <w:pPr>
        <w:ind w:left="720"/>
        <w:rPr>
          <w:rFonts w:ascii="Arial" w:hAnsi="Arial" w:cs="Arial"/>
          <w:i/>
          <w:sz w:val="20"/>
        </w:rPr>
      </w:pPr>
      <w:r w:rsidRPr="004B1017">
        <w:rPr>
          <w:rFonts w:ascii="Arial" w:hAnsi="Arial" w:cs="Arial"/>
          <w:i/>
          <w:sz w:val="20"/>
        </w:rPr>
        <w:lastRenderedPageBreak/>
        <w:t xml:space="preserve">    &lt;/complexType&gt;</w:t>
      </w:r>
    </w:p>
    <w:p w:rsidR="003E140D" w:rsidRDefault="003E140D" w:rsidP="003E140D">
      <w:pPr>
        <w:ind w:left="720"/>
        <w:rPr>
          <w:rFonts w:ascii="Arial" w:hAnsi="Arial" w:cs="Arial"/>
          <w:i/>
          <w:sz w:val="20"/>
        </w:rPr>
      </w:pPr>
      <w:r w:rsidRPr="004B1017">
        <w:rPr>
          <w:rFonts w:ascii="Arial" w:hAnsi="Arial" w:cs="Arial"/>
          <w:i/>
          <w:sz w:val="20"/>
        </w:rPr>
        <w:t xml:space="preserve">  &lt;/element&gt;</w:t>
      </w:r>
    </w:p>
    <w:p w:rsidR="003E140D" w:rsidRPr="004B1017" w:rsidRDefault="003E140D" w:rsidP="003E140D">
      <w:pPr>
        <w:ind w:left="720"/>
        <w:rPr>
          <w:rFonts w:ascii="Arial" w:hAnsi="Arial" w:cs="Arial"/>
          <w:i/>
          <w:sz w:val="20"/>
        </w:rPr>
      </w:pPr>
    </w:p>
    <w:p w:rsidR="003E140D" w:rsidRDefault="003E140D" w:rsidP="003E140D">
      <w:pPr>
        <w:rPr>
          <w:rFonts w:ascii="Arial" w:hAnsi="Arial" w:cs="Arial"/>
          <w:sz w:val="20"/>
        </w:rPr>
      </w:pPr>
      <w:r w:rsidRPr="00734894">
        <w:rPr>
          <w:rFonts w:ascii="Arial" w:hAnsi="Arial" w:cs="Arial"/>
          <w:sz w:val="20"/>
        </w:rPr>
        <w:t>NoSuchUserFault</w:t>
      </w:r>
      <w:r>
        <w:rPr>
          <w:rFonts w:ascii="Arial" w:hAnsi="Arial" w:cs="Arial"/>
          <w:sz w:val="20"/>
        </w:rPr>
        <w:t>: This fault is returned if user does not exist.</w:t>
      </w:r>
    </w:p>
    <w:p w:rsidR="003E140D" w:rsidRPr="00734894" w:rsidRDefault="003E140D" w:rsidP="003E140D">
      <w:pPr>
        <w:rPr>
          <w:rFonts w:ascii="Arial" w:hAnsi="Arial" w:cs="Arial"/>
          <w:sz w:val="20"/>
        </w:rPr>
      </w:pPr>
    </w:p>
    <w:p w:rsidR="003E140D" w:rsidRPr="006F4FF0" w:rsidRDefault="003E140D" w:rsidP="003E140D">
      <w:pPr>
        <w:ind w:left="720"/>
        <w:rPr>
          <w:rFonts w:ascii="Arial" w:hAnsi="Arial" w:cs="Arial"/>
          <w:i/>
          <w:sz w:val="20"/>
        </w:rPr>
      </w:pPr>
      <w:r w:rsidRPr="006F4FF0">
        <w:rPr>
          <w:rFonts w:ascii="Arial" w:hAnsi="Arial" w:cs="Arial"/>
          <w:i/>
          <w:sz w:val="20"/>
        </w:rPr>
        <w:t xml:space="preserve">  &lt;element name="NoSuchUserFault"&gt;</w:t>
      </w:r>
    </w:p>
    <w:p w:rsidR="003E140D" w:rsidRPr="006F4FF0" w:rsidRDefault="003E140D" w:rsidP="003E140D">
      <w:pPr>
        <w:ind w:left="720"/>
        <w:rPr>
          <w:rFonts w:ascii="Arial" w:hAnsi="Arial" w:cs="Arial"/>
          <w:i/>
          <w:sz w:val="20"/>
        </w:rPr>
      </w:pPr>
      <w:r w:rsidRPr="006F4FF0">
        <w:rPr>
          <w:rFonts w:ascii="Arial" w:hAnsi="Arial" w:cs="Arial"/>
          <w:i/>
          <w:sz w:val="20"/>
        </w:rPr>
        <w:t xml:space="preserve">    &lt;complexType&gt;</w:t>
      </w:r>
    </w:p>
    <w:p w:rsidR="003E140D" w:rsidRPr="006F4FF0" w:rsidRDefault="003E140D" w:rsidP="003E140D">
      <w:pPr>
        <w:ind w:left="720"/>
        <w:rPr>
          <w:rFonts w:ascii="Arial" w:hAnsi="Arial" w:cs="Arial"/>
          <w:i/>
          <w:sz w:val="20"/>
        </w:rPr>
      </w:pPr>
      <w:r w:rsidRPr="006F4FF0">
        <w:rPr>
          <w:rFonts w:ascii="Arial" w:hAnsi="Arial" w:cs="Arial"/>
          <w:i/>
          <w:sz w:val="20"/>
        </w:rPr>
        <w:t xml:space="preserve">      &lt;complexContent&gt;</w:t>
      </w:r>
    </w:p>
    <w:p w:rsidR="003E140D" w:rsidRPr="006F4FF0" w:rsidRDefault="003E140D" w:rsidP="003E140D">
      <w:pPr>
        <w:ind w:left="720"/>
        <w:rPr>
          <w:rFonts w:ascii="Arial" w:hAnsi="Arial" w:cs="Arial"/>
          <w:i/>
          <w:sz w:val="20"/>
        </w:rPr>
      </w:pPr>
      <w:r w:rsidRPr="006F4FF0">
        <w:rPr>
          <w:rFonts w:ascii="Arial" w:hAnsi="Arial" w:cs="Arial"/>
          <w:i/>
          <w:sz w:val="20"/>
        </w:rPr>
        <w:t xml:space="preserve">        &lt;extension base="wsrbf:BaseFaultType" /&gt;</w:t>
      </w:r>
    </w:p>
    <w:p w:rsidR="003E140D" w:rsidRPr="006F4FF0" w:rsidRDefault="003E140D" w:rsidP="003E140D">
      <w:pPr>
        <w:ind w:left="720"/>
        <w:rPr>
          <w:rFonts w:ascii="Arial" w:hAnsi="Arial" w:cs="Arial"/>
          <w:i/>
          <w:sz w:val="20"/>
        </w:rPr>
      </w:pPr>
      <w:r w:rsidRPr="006F4FF0">
        <w:rPr>
          <w:rFonts w:ascii="Arial" w:hAnsi="Arial" w:cs="Arial"/>
          <w:i/>
          <w:sz w:val="20"/>
        </w:rPr>
        <w:t xml:space="preserve">      &lt;/complexContent&gt;</w:t>
      </w:r>
    </w:p>
    <w:p w:rsidR="003E140D" w:rsidRPr="006F4FF0" w:rsidRDefault="003E140D" w:rsidP="003E140D">
      <w:pPr>
        <w:ind w:left="720"/>
        <w:rPr>
          <w:rFonts w:ascii="Arial" w:hAnsi="Arial" w:cs="Arial"/>
          <w:i/>
          <w:sz w:val="20"/>
        </w:rPr>
      </w:pPr>
      <w:r w:rsidRPr="006F4FF0">
        <w:rPr>
          <w:rFonts w:ascii="Arial" w:hAnsi="Arial" w:cs="Arial"/>
          <w:i/>
          <w:sz w:val="20"/>
        </w:rPr>
        <w:t xml:space="preserve">    &lt;/complexType&gt;</w:t>
      </w:r>
    </w:p>
    <w:p w:rsidR="003E140D" w:rsidRDefault="003E140D" w:rsidP="003E140D">
      <w:pPr>
        <w:ind w:left="720"/>
        <w:rPr>
          <w:rFonts w:ascii="Arial" w:hAnsi="Arial" w:cs="Arial"/>
          <w:i/>
          <w:sz w:val="20"/>
        </w:rPr>
      </w:pPr>
      <w:r w:rsidRPr="006F4FF0">
        <w:rPr>
          <w:rFonts w:ascii="Arial" w:hAnsi="Arial" w:cs="Arial"/>
          <w:i/>
          <w:sz w:val="20"/>
        </w:rPr>
        <w:t xml:space="preserve">  &lt;/element&gt;</w:t>
      </w:r>
    </w:p>
    <w:p w:rsidR="003E140D" w:rsidRPr="006F4FF0" w:rsidRDefault="003E140D" w:rsidP="003E140D">
      <w:pPr>
        <w:ind w:left="720"/>
        <w:rPr>
          <w:rFonts w:ascii="Arial" w:hAnsi="Arial" w:cs="Arial"/>
          <w:i/>
          <w:sz w:val="20"/>
        </w:rPr>
      </w:pPr>
    </w:p>
    <w:p w:rsidR="003E140D" w:rsidRDefault="003E140D" w:rsidP="003E140D">
      <w:pPr>
        <w:rPr>
          <w:rFonts w:ascii="Arial" w:hAnsi="Arial" w:cs="Arial"/>
          <w:sz w:val="20"/>
        </w:rPr>
      </w:pPr>
      <w:r w:rsidRPr="00734894">
        <w:rPr>
          <w:rFonts w:ascii="Arial" w:hAnsi="Arial" w:cs="Arial"/>
          <w:sz w:val="20"/>
        </w:rPr>
        <w:t>InvalidAssertionFault</w:t>
      </w:r>
      <w:r>
        <w:rPr>
          <w:rFonts w:ascii="Arial" w:hAnsi="Arial" w:cs="Arial"/>
          <w:sz w:val="20"/>
        </w:rPr>
        <w:t>: This fault is returned if Assertion is not valid.</w:t>
      </w:r>
    </w:p>
    <w:p w:rsidR="003E140D" w:rsidRPr="00F94994" w:rsidRDefault="003E140D" w:rsidP="003E140D">
      <w:pPr>
        <w:rPr>
          <w:rFonts w:ascii="Arial" w:hAnsi="Arial" w:cs="Arial"/>
          <w:i/>
          <w:sz w:val="20"/>
        </w:rPr>
      </w:pPr>
    </w:p>
    <w:p w:rsidR="003E140D" w:rsidRPr="00F94994" w:rsidRDefault="003E140D" w:rsidP="003E140D">
      <w:pPr>
        <w:ind w:left="720"/>
        <w:rPr>
          <w:rFonts w:ascii="Arial" w:hAnsi="Arial" w:cs="Arial"/>
          <w:i/>
          <w:sz w:val="20"/>
        </w:rPr>
      </w:pPr>
      <w:r w:rsidRPr="00F94994">
        <w:rPr>
          <w:rFonts w:ascii="Arial" w:hAnsi="Arial" w:cs="Arial"/>
          <w:i/>
          <w:sz w:val="20"/>
        </w:rPr>
        <w:t xml:space="preserve">  &lt;element name="InvalidAssertionFault"&gt;</w:t>
      </w:r>
    </w:p>
    <w:p w:rsidR="003E140D" w:rsidRPr="00F94994" w:rsidRDefault="003E140D" w:rsidP="003E140D">
      <w:pPr>
        <w:ind w:left="720"/>
        <w:rPr>
          <w:rFonts w:ascii="Arial" w:hAnsi="Arial" w:cs="Arial"/>
          <w:i/>
          <w:sz w:val="20"/>
        </w:rPr>
      </w:pPr>
      <w:r w:rsidRPr="00F94994">
        <w:rPr>
          <w:rFonts w:ascii="Arial" w:hAnsi="Arial" w:cs="Arial"/>
          <w:i/>
          <w:sz w:val="20"/>
        </w:rPr>
        <w:t xml:space="preserve">    &lt;complexType&gt;</w:t>
      </w:r>
    </w:p>
    <w:p w:rsidR="003E140D" w:rsidRPr="00F94994" w:rsidRDefault="003E140D" w:rsidP="003E140D">
      <w:pPr>
        <w:ind w:left="720"/>
        <w:rPr>
          <w:rFonts w:ascii="Arial" w:hAnsi="Arial" w:cs="Arial"/>
          <w:i/>
          <w:sz w:val="20"/>
        </w:rPr>
      </w:pPr>
      <w:r w:rsidRPr="00F94994">
        <w:rPr>
          <w:rFonts w:ascii="Arial" w:hAnsi="Arial" w:cs="Arial"/>
          <w:i/>
          <w:sz w:val="20"/>
        </w:rPr>
        <w:t xml:space="preserve">      &lt;complexContent&gt;</w:t>
      </w:r>
    </w:p>
    <w:p w:rsidR="003E140D" w:rsidRPr="00F94994" w:rsidRDefault="003E140D" w:rsidP="003E140D">
      <w:pPr>
        <w:ind w:left="720"/>
        <w:rPr>
          <w:rFonts w:ascii="Arial" w:hAnsi="Arial" w:cs="Arial"/>
          <w:i/>
          <w:sz w:val="20"/>
        </w:rPr>
      </w:pPr>
      <w:r w:rsidRPr="00F94994">
        <w:rPr>
          <w:rFonts w:ascii="Arial" w:hAnsi="Arial" w:cs="Arial"/>
          <w:i/>
          <w:sz w:val="20"/>
        </w:rPr>
        <w:t xml:space="preserve">        &lt;extension base="wsrbf:BaseFaultType" /&gt;</w:t>
      </w:r>
    </w:p>
    <w:p w:rsidR="003E140D" w:rsidRPr="00F94994" w:rsidRDefault="003E140D" w:rsidP="003E140D">
      <w:pPr>
        <w:ind w:left="720"/>
        <w:rPr>
          <w:rFonts w:ascii="Arial" w:hAnsi="Arial" w:cs="Arial"/>
          <w:i/>
          <w:sz w:val="20"/>
        </w:rPr>
      </w:pPr>
      <w:r w:rsidRPr="00F94994">
        <w:rPr>
          <w:rFonts w:ascii="Arial" w:hAnsi="Arial" w:cs="Arial"/>
          <w:i/>
          <w:sz w:val="20"/>
        </w:rPr>
        <w:t xml:space="preserve">      &lt;/complexContent&gt;</w:t>
      </w:r>
    </w:p>
    <w:p w:rsidR="003E140D" w:rsidRPr="00F94994" w:rsidRDefault="003E140D" w:rsidP="003E140D">
      <w:pPr>
        <w:ind w:left="720"/>
        <w:rPr>
          <w:rFonts w:ascii="Arial" w:hAnsi="Arial" w:cs="Arial"/>
          <w:i/>
          <w:sz w:val="20"/>
        </w:rPr>
      </w:pPr>
      <w:r w:rsidRPr="00F94994">
        <w:rPr>
          <w:rFonts w:ascii="Arial" w:hAnsi="Arial" w:cs="Arial"/>
          <w:i/>
          <w:sz w:val="20"/>
        </w:rPr>
        <w:t xml:space="preserve">    &lt;/complexType&gt;</w:t>
      </w:r>
    </w:p>
    <w:p w:rsidR="003E140D" w:rsidRPr="00F94994" w:rsidRDefault="003E140D" w:rsidP="003E140D">
      <w:pPr>
        <w:ind w:left="720"/>
        <w:rPr>
          <w:rFonts w:ascii="Arial" w:hAnsi="Arial" w:cs="Arial"/>
          <w:i/>
          <w:sz w:val="20"/>
        </w:rPr>
      </w:pPr>
      <w:r w:rsidRPr="00F94994">
        <w:rPr>
          <w:rFonts w:ascii="Arial" w:hAnsi="Arial" w:cs="Arial"/>
          <w:i/>
          <w:sz w:val="20"/>
        </w:rPr>
        <w:t xml:space="preserve">  &lt;/element&gt;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InvalidProxyFault</w:t>
      </w:r>
    </w:p>
    <w:p w:rsidR="003E140D" w:rsidRPr="00734894" w:rsidRDefault="003E140D" w:rsidP="003E140D">
      <w:pPr>
        <w:rPr>
          <w:rFonts w:ascii="Arial" w:hAnsi="Arial" w:cs="Arial"/>
          <w:sz w:val="20"/>
        </w:rPr>
      </w:pPr>
    </w:p>
    <w:p w:rsidR="003E140D" w:rsidRPr="00792B75" w:rsidRDefault="003E140D" w:rsidP="003E140D">
      <w:pPr>
        <w:ind w:left="720"/>
        <w:rPr>
          <w:rFonts w:ascii="Arial" w:hAnsi="Arial" w:cs="Arial"/>
          <w:i/>
          <w:sz w:val="20"/>
        </w:rPr>
      </w:pPr>
      <w:r w:rsidRPr="00792B75">
        <w:rPr>
          <w:rFonts w:ascii="Arial" w:hAnsi="Arial" w:cs="Arial"/>
          <w:i/>
          <w:sz w:val="20"/>
        </w:rPr>
        <w:t xml:space="preserve">  &lt;element name="InvalidProxyFault"&gt;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&lt;complexType&gt;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&lt;complexContent&gt;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&lt;extension base="wsrbf:BaseFaultType" /&gt;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&lt;/complexContent&gt;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&lt;/complexType&gt;</w:t>
      </w:r>
    </w:p>
    <w:p w:rsidR="003E140D" w:rsidRPr="00792B75" w:rsidRDefault="003E140D" w:rsidP="003E140D">
      <w:pPr>
        <w:ind w:left="720"/>
        <w:rPr>
          <w:rFonts w:ascii="Arial" w:hAnsi="Arial" w:cs="Arial"/>
          <w:i/>
          <w:sz w:val="20"/>
        </w:rPr>
      </w:pPr>
      <w:r w:rsidRPr="00792B75">
        <w:rPr>
          <w:rFonts w:ascii="Arial" w:hAnsi="Arial" w:cs="Arial"/>
          <w:i/>
          <w:sz w:val="20"/>
        </w:rPr>
        <w:t xml:space="preserve">  &lt;/element&gt;</w:t>
      </w:r>
    </w:p>
    <w:p w:rsidR="003E140D" w:rsidRDefault="003E140D" w:rsidP="003E140D">
      <w:pPr>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UserPolicyFault</w:t>
      </w:r>
      <w:r>
        <w:rPr>
          <w:rFonts w:ascii="Arial" w:hAnsi="Arial" w:cs="Arial"/>
          <w:sz w:val="20"/>
        </w:rPr>
        <w:t>: This fault is returned if the request did not meet user policy requirements.</w:t>
      </w:r>
    </w:p>
    <w:p w:rsidR="003E140D" w:rsidRPr="00734894" w:rsidRDefault="003E140D" w:rsidP="003E140D">
      <w:pPr>
        <w:rPr>
          <w:rFonts w:ascii="Arial" w:hAnsi="Arial" w:cs="Arial"/>
          <w:sz w:val="20"/>
        </w:rPr>
      </w:pPr>
    </w:p>
    <w:p w:rsidR="003E140D" w:rsidRPr="00792B75" w:rsidRDefault="003E140D" w:rsidP="003E140D">
      <w:pPr>
        <w:ind w:left="720"/>
        <w:rPr>
          <w:rFonts w:ascii="Arial" w:hAnsi="Arial" w:cs="Arial"/>
          <w:i/>
          <w:sz w:val="20"/>
        </w:rPr>
      </w:pPr>
      <w:r w:rsidRPr="00734894">
        <w:rPr>
          <w:rFonts w:ascii="Arial" w:hAnsi="Arial" w:cs="Arial"/>
          <w:sz w:val="20"/>
        </w:rPr>
        <w:t xml:space="preserve">  </w:t>
      </w:r>
      <w:r w:rsidRPr="00792B75">
        <w:rPr>
          <w:rFonts w:ascii="Arial" w:hAnsi="Arial" w:cs="Arial"/>
          <w:i/>
          <w:sz w:val="20"/>
        </w:rPr>
        <w:t>&lt;element name="UserPolicyFault"&gt;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&lt;complexType&gt;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&lt;complexContent&gt;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&lt;extension base="wsrbf:BaseFaultType" /&gt;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&lt;/complexContent&gt;</w:t>
      </w:r>
    </w:p>
    <w:p w:rsidR="003E140D" w:rsidRPr="00792B75" w:rsidRDefault="003E140D" w:rsidP="003E140D">
      <w:pPr>
        <w:ind w:left="720"/>
        <w:rPr>
          <w:rFonts w:ascii="Arial" w:hAnsi="Arial" w:cs="Arial"/>
          <w:i/>
          <w:sz w:val="20"/>
        </w:rPr>
      </w:pPr>
      <w:r w:rsidRPr="00792B75">
        <w:rPr>
          <w:rFonts w:ascii="Arial" w:hAnsi="Arial" w:cs="Arial"/>
          <w:i/>
          <w:sz w:val="20"/>
        </w:rPr>
        <w:t xml:space="preserve">    &lt;/complexType&gt;</w:t>
      </w:r>
    </w:p>
    <w:p w:rsidR="003E140D" w:rsidRPr="00792B75" w:rsidRDefault="003E140D" w:rsidP="003E140D">
      <w:pPr>
        <w:ind w:left="720"/>
        <w:rPr>
          <w:rFonts w:ascii="Arial" w:hAnsi="Arial" w:cs="Arial"/>
          <w:i/>
          <w:sz w:val="20"/>
        </w:rPr>
      </w:pPr>
      <w:r w:rsidRPr="00792B75">
        <w:rPr>
          <w:rFonts w:ascii="Arial" w:hAnsi="Arial" w:cs="Arial"/>
          <w:i/>
          <w:sz w:val="20"/>
        </w:rPr>
        <w:t xml:space="preserve">  &lt;/element&gt;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InvalidTrustedIdPFault</w:t>
      </w:r>
      <w:r>
        <w:rPr>
          <w:rFonts w:ascii="Arial" w:hAnsi="Arial" w:cs="Arial"/>
          <w:sz w:val="20"/>
        </w:rPr>
        <w:t>: This fault is returned if an operation on query, add, update, delete operation on a trusted IdP is failed.</w:t>
      </w:r>
    </w:p>
    <w:p w:rsidR="003E140D" w:rsidRPr="00734894" w:rsidRDefault="003E140D" w:rsidP="003E140D">
      <w:pPr>
        <w:rPr>
          <w:rFonts w:ascii="Arial" w:hAnsi="Arial" w:cs="Arial"/>
          <w:sz w:val="20"/>
        </w:rPr>
      </w:pPr>
    </w:p>
    <w:p w:rsidR="003E140D" w:rsidRPr="007F3DB1" w:rsidRDefault="003E140D" w:rsidP="003E140D">
      <w:pPr>
        <w:ind w:left="720"/>
        <w:rPr>
          <w:rFonts w:ascii="Arial" w:hAnsi="Arial" w:cs="Arial"/>
          <w:i/>
          <w:sz w:val="20"/>
        </w:rPr>
      </w:pPr>
      <w:r w:rsidRPr="007F3DB1">
        <w:rPr>
          <w:rFonts w:ascii="Arial" w:hAnsi="Arial" w:cs="Arial"/>
          <w:i/>
          <w:sz w:val="20"/>
        </w:rPr>
        <w:t xml:space="preserve">  &lt;element name="InvalidTrustedIdPFault"&gt;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&lt;complexType&gt;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&lt;complexContent&gt;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&lt;extension base="wsrbf:BaseFaultType" /&gt;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&lt;/complexContent&gt;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&lt;/complexType&gt;</w:t>
      </w:r>
    </w:p>
    <w:p w:rsidR="003E140D" w:rsidRPr="007F3DB1" w:rsidRDefault="003E140D" w:rsidP="003E140D">
      <w:pPr>
        <w:ind w:left="720"/>
        <w:rPr>
          <w:rFonts w:ascii="Arial" w:hAnsi="Arial" w:cs="Arial"/>
          <w:i/>
          <w:sz w:val="20"/>
        </w:rPr>
      </w:pPr>
      <w:r w:rsidRPr="007F3DB1">
        <w:rPr>
          <w:rFonts w:ascii="Arial" w:hAnsi="Arial" w:cs="Arial"/>
          <w:i/>
          <w:sz w:val="20"/>
        </w:rPr>
        <w:t xml:space="preserve">  &lt;/element&gt;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lastRenderedPageBreak/>
        <w:t>InvalidUserFault</w:t>
      </w:r>
      <w:r>
        <w:rPr>
          <w:rFonts w:ascii="Arial" w:hAnsi="Arial" w:cs="Arial"/>
          <w:sz w:val="20"/>
        </w:rPr>
        <w:t>: This fault is returned if an operation on query, add, update, delete operation on a user is failed.</w:t>
      </w:r>
    </w:p>
    <w:p w:rsidR="003E140D" w:rsidRPr="007F3DB1" w:rsidRDefault="003E140D" w:rsidP="003E140D">
      <w:pPr>
        <w:rPr>
          <w:rFonts w:ascii="Arial" w:hAnsi="Arial" w:cs="Arial"/>
          <w:i/>
          <w:sz w:val="20"/>
        </w:rPr>
      </w:pPr>
    </w:p>
    <w:p w:rsidR="003E140D" w:rsidRPr="007F3DB1" w:rsidRDefault="003E140D" w:rsidP="003E140D">
      <w:pPr>
        <w:ind w:left="720"/>
        <w:rPr>
          <w:rFonts w:ascii="Arial" w:hAnsi="Arial" w:cs="Arial"/>
          <w:i/>
          <w:sz w:val="20"/>
        </w:rPr>
      </w:pPr>
      <w:r w:rsidRPr="007F3DB1">
        <w:rPr>
          <w:rFonts w:ascii="Arial" w:hAnsi="Arial" w:cs="Arial"/>
          <w:i/>
          <w:sz w:val="20"/>
        </w:rPr>
        <w:t xml:space="preserve">  &lt;element name="InvalidUserFault"&gt;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&lt;complexType&gt;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&lt;complexContent&gt;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&lt;extension base="wsrbf:BaseFaultType" /&gt;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&lt;/complexContent&gt;</w:t>
      </w:r>
    </w:p>
    <w:p w:rsidR="003E140D" w:rsidRPr="007F3DB1" w:rsidRDefault="003E140D" w:rsidP="003E140D">
      <w:pPr>
        <w:ind w:left="720"/>
        <w:rPr>
          <w:rFonts w:ascii="Arial" w:hAnsi="Arial" w:cs="Arial"/>
          <w:i/>
          <w:sz w:val="20"/>
        </w:rPr>
      </w:pPr>
      <w:r w:rsidRPr="007F3DB1">
        <w:rPr>
          <w:rFonts w:ascii="Arial" w:hAnsi="Arial" w:cs="Arial"/>
          <w:i/>
          <w:sz w:val="20"/>
        </w:rPr>
        <w:t xml:space="preserve">    &lt;/complexType&gt;</w:t>
      </w:r>
    </w:p>
    <w:p w:rsidR="003E140D" w:rsidRPr="007F3DB1" w:rsidRDefault="003E140D" w:rsidP="003E140D">
      <w:pPr>
        <w:ind w:left="720"/>
        <w:rPr>
          <w:rFonts w:ascii="Arial" w:hAnsi="Arial" w:cs="Arial"/>
          <w:i/>
          <w:sz w:val="20"/>
        </w:rPr>
      </w:pPr>
      <w:r w:rsidRPr="007F3DB1">
        <w:rPr>
          <w:rFonts w:ascii="Arial" w:hAnsi="Arial" w:cs="Arial"/>
          <w:i/>
          <w:sz w:val="20"/>
        </w:rPr>
        <w:t xml:space="preserve">  &lt;/element&gt;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AdminAlreadyExists</w:t>
      </w:r>
      <w:r>
        <w:rPr>
          <w:rFonts w:ascii="Arial" w:hAnsi="Arial" w:cs="Arial"/>
          <w:sz w:val="20"/>
        </w:rPr>
        <w:t>: This fault is returned for duplicate Admin name.</w:t>
      </w:r>
    </w:p>
    <w:p w:rsidR="003E140D" w:rsidRPr="00734894" w:rsidRDefault="003E140D" w:rsidP="003E140D">
      <w:pPr>
        <w:rPr>
          <w:rFonts w:ascii="Arial" w:hAnsi="Arial" w:cs="Arial"/>
          <w:sz w:val="20"/>
        </w:rPr>
      </w:pPr>
    </w:p>
    <w:p w:rsidR="003E140D" w:rsidRPr="0047754A" w:rsidRDefault="003E140D" w:rsidP="003E140D">
      <w:pPr>
        <w:ind w:left="720"/>
        <w:rPr>
          <w:rFonts w:ascii="Arial" w:hAnsi="Arial" w:cs="Arial"/>
          <w:i/>
          <w:sz w:val="20"/>
        </w:rPr>
      </w:pPr>
      <w:r w:rsidRPr="00734894">
        <w:rPr>
          <w:rFonts w:ascii="Arial" w:hAnsi="Arial" w:cs="Arial"/>
          <w:sz w:val="20"/>
        </w:rPr>
        <w:t xml:space="preserve">  </w:t>
      </w:r>
      <w:r w:rsidRPr="0047754A">
        <w:rPr>
          <w:rFonts w:ascii="Arial" w:hAnsi="Arial" w:cs="Arial"/>
          <w:i/>
          <w:sz w:val="20"/>
        </w:rPr>
        <w:t>&lt;element name="AdminAlreadyExists" type="tns:AdminAlreadyExists" /&gt;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&lt;complexType name="AdminAlreadyExists"&gt;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&lt;complexContent&gt;</w:t>
      </w:r>
    </w:p>
    <w:p w:rsidR="003E140D" w:rsidRPr="0047754A" w:rsidRDefault="003E140D" w:rsidP="003E140D">
      <w:pPr>
        <w:ind w:left="720"/>
        <w:rPr>
          <w:rFonts w:ascii="Arial" w:hAnsi="Arial" w:cs="Arial"/>
          <w:i/>
          <w:sz w:val="20"/>
        </w:rPr>
      </w:pPr>
      <w:r w:rsidRPr="0047754A">
        <w:rPr>
          <w:rFonts w:ascii="Arial" w:hAnsi="Arial" w:cs="Arial"/>
          <w:i/>
          <w:sz w:val="20"/>
        </w:rPr>
        <w:t xml:space="preserve">      &lt;extension base="wsrbf:BaseFaultType" /&gt;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&lt;/complexContent&gt;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&lt;/complexType&gt;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InvalidHostCertificateRequestFault</w:t>
      </w:r>
      <w:r>
        <w:rPr>
          <w:rFonts w:ascii="Arial" w:hAnsi="Arial" w:cs="Arial"/>
          <w:sz w:val="20"/>
        </w:rPr>
        <w:t>: This fault is returned if host certificate request is not valid.</w:t>
      </w:r>
    </w:p>
    <w:p w:rsidR="003E140D" w:rsidRPr="0047754A" w:rsidRDefault="003E140D" w:rsidP="003E140D">
      <w:pPr>
        <w:rPr>
          <w:rFonts w:ascii="Arial" w:hAnsi="Arial" w:cs="Arial"/>
          <w:i/>
          <w:sz w:val="20"/>
        </w:rPr>
      </w:pPr>
    </w:p>
    <w:p w:rsidR="003E140D" w:rsidRPr="0047754A" w:rsidRDefault="003E140D" w:rsidP="003E140D">
      <w:pPr>
        <w:ind w:left="720"/>
        <w:rPr>
          <w:rFonts w:ascii="Arial" w:hAnsi="Arial" w:cs="Arial"/>
          <w:i/>
          <w:sz w:val="20"/>
        </w:rPr>
      </w:pPr>
      <w:r w:rsidRPr="0047754A">
        <w:rPr>
          <w:rFonts w:ascii="Arial" w:hAnsi="Arial" w:cs="Arial"/>
          <w:i/>
          <w:sz w:val="20"/>
        </w:rPr>
        <w:t xml:space="preserve">  &lt;element name="InvalidHostCertificateRequestFault" type="tns:InvalidHostCertificateRequestFault" /&gt;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&lt;complexType name="InvalidHostCertificateRequestFault"&gt;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&lt;complexContent&gt;</w:t>
      </w:r>
    </w:p>
    <w:p w:rsidR="003E140D" w:rsidRPr="0047754A" w:rsidRDefault="003E140D" w:rsidP="003E140D">
      <w:pPr>
        <w:ind w:left="720"/>
        <w:rPr>
          <w:rFonts w:ascii="Arial" w:hAnsi="Arial" w:cs="Arial"/>
          <w:i/>
          <w:sz w:val="20"/>
        </w:rPr>
      </w:pPr>
      <w:r w:rsidRPr="0047754A">
        <w:rPr>
          <w:rFonts w:ascii="Arial" w:hAnsi="Arial" w:cs="Arial"/>
          <w:i/>
          <w:sz w:val="20"/>
        </w:rPr>
        <w:t xml:space="preserve">      &lt;extension base="wsrbf:BaseFaultType" /&gt;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&lt;/complexContent&gt;</w:t>
      </w:r>
    </w:p>
    <w:p w:rsidR="003E140D" w:rsidRPr="0047754A" w:rsidRDefault="003E140D" w:rsidP="003E140D">
      <w:pPr>
        <w:ind w:left="720"/>
        <w:rPr>
          <w:rFonts w:ascii="Arial" w:hAnsi="Arial" w:cs="Arial"/>
          <w:i/>
          <w:sz w:val="20"/>
        </w:rPr>
      </w:pPr>
      <w:r w:rsidRPr="0047754A">
        <w:rPr>
          <w:rFonts w:ascii="Arial" w:hAnsi="Arial" w:cs="Arial"/>
          <w:i/>
          <w:sz w:val="20"/>
        </w:rPr>
        <w:t xml:space="preserve">  &lt;/complexType&gt;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InvalidHostCertificateFault</w:t>
      </w:r>
      <w:r>
        <w:rPr>
          <w:rFonts w:ascii="Arial" w:hAnsi="Arial" w:cs="Arial"/>
          <w:sz w:val="20"/>
        </w:rPr>
        <w:t>: This fault is returned if host certificate is not valid.</w:t>
      </w:r>
    </w:p>
    <w:p w:rsidR="003E140D" w:rsidRPr="00F96A7D" w:rsidRDefault="003E140D" w:rsidP="003E140D">
      <w:pPr>
        <w:rPr>
          <w:rFonts w:ascii="Arial" w:hAnsi="Arial" w:cs="Arial"/>
          <w:i/>
          <w:sz w:val="20"/>
        </w:rPr>
      </w:pPr>
    </w:p>
    <w:p w:rsidR="003E140D" w:rsidRPr="00F96A7D" w:rsidRDefault="003E140D" w:rsidP="003E140D">
      <w:pPr>
        <w:ind w:left="720"/>
        <w:rPr>
          <w:rFonts w:ascii="Arial" w:hAnsi="Arial" w:cs="Arial"/>
          <w:i/>
          <w:sz w:val="20"/>
        </w:rPr>
      </w:pPr>
      <w:r w:rsidRPr="00F96A7D">
        <w:rPr>
          <w:rFonts w:ascii="Arial" w:hAnsi="Arial" w:cs="Arial"/>
          <w:i/>
          <w:sz w:val="20"/>
        </w:rPr>
        <w:t xml:space="preserve">  &lt;element name="InvalidHostCertificateFault" type="tns:InvalidHostCertificateFault" /&gt;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&lt;complexType name="InvalidHostCertificateFault"&gt;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&lt;complexContent&gt;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&lt;extension base="wsrbf:BaseFaultType" /&gt;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&lt;/complexContent&gt;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&lt;/complexType&gt;</w:t>
      </w:r>
    </w:p>
    <w:p w:rsidR="003E140D" w:rsidRDefault="003E140D" w:rsidP="003E140D">
      <w:pPr>
        <w:ind w:left="720"/>
        <w:rPr>
          <w:rFonts w:ascii="Arial" w:hAnsi="Arial" w:cs="Arial"/>
          <w:sz w:val="20"/>
        </w:rPr>
      </w:pPr>
    </w:p>
    <w:p w:rsidR="003E140D" w:rsidRDefault="003E140D" w:rsidP="003E140D">
      <w:pPr>
        <w:rPr>
          <w:rFonts w:ascii="Arial" w:hAnsi="Arial" w:cs="Arial"/>
          <w:sz w:val="20"/>
        </w:rPr>
      </w:pPr>
      <w:r w:rsidRPr="00734894">
        <w:rPr>
          <w:rFonts w:ascii="Arial" w:hAnsi="Arial" w:cs="Arial"/>
          <w:sz w:val="20"/>
        </w:rPr>
        <w:t>InvalidUserCertificateFault</w:t>
      </w:r>
      <w:r>
        <w:rPr>
          <w:rFonts w:ascii="Arial" w:hAnsi="Arial" w:cs="Arial"/>
          <w:sz w:val="20"/>
        </w:rPr>
        <w:t>: This fault is returned if user certificate is not valid.</w:t>
      </w:r>
    </w:p>
    <w:p w:rsidR="003E140D" w:rsidRPr="00F96A7D" w:rsidRDefault="003E140D" w:rsidP="003E140D">
      <w:pPr>
        <w:rPr>
          <w:rFonts w:ascii="Arial" w:hAnsi="Arial" w:cs="Arial"/>
          <w:i/>
          <w:sz w:val="20"/>
        </w:rPr>
      </w:pPr>
    </w:p>
    <w:p w:rsidR="003E140D" w:rsidRPr="00F96A7D" w:rsidRDefault="003E140D" w:rsidP="003E140D">
      <w:pPr>
        <w:ind w:left="720"/>
        <w:rPr>
          <w:rFonts w:ascii="Arial" w:hAnsi="Arial" w:cs="Arial"/>
          <w:i/>
          <w:sz w:val="20"/>
        </w:rPr>
      </w:pPr>
      <w:r w:rsidRPr="00F96A7D">
        <w:rPr>
          <w:rFonts w:ascii="Arial" w:hAnsi="Arial" w:cs="Arial"/>
          <w:i/>
          <w:sz w:val="20"/>
        </w:rPr>
        <w:t xml:space="preserve">  &lt;element name="InvalidUserCertificateFault" type="tns:InvalidUserCertificateFault" /&gt;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&lt;complexType name="InvalidUserCertificateFault"&gt;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&lt;complexContent&gt;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&lt;extension base="wsrbf:BaseFaultType" /&gt;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&lt;/complexContent&gt;</w:t>
      </w:r>
    </w:p>
    <w:p w:rsidR="003E140D" w:rsidRPr="00F96A7D" w:rsidRDefault="003E140D" w:rsidP="003E140D">
      <w:pPr>
        <w:ind w:left="720"/>
        <w:rPr>
          <w:rFonts w:ascii="Arial" w:hAnsi="Arial" w:cs="Arial"/>
          <w:i/>
          <w:sz w:val="20"/>
        </w:rPr>
      </w:pPr>
      <w:r w:rsidRPr="00F96A7D">
        <w:rPr>
          <w:rFonts w:ascii="Arial" w:hAnsi="Arial" w:cs="Arial"/>
          <w:i/>
          <w:sz w:val="20"/>
        </w:rPr>
        <w:t xml:space="preserve">  &lt;/complexType&gt;</w:t>
      </w:r>
    </w:p>
    <w:p w:rsidR="003E140D" w:rsidRDefault="003E140D" w:rsidP="003E140D">
      <w:pPr>
        <w:rPr>
          <w:rFonts w:ascii="Arial" w:hAnsi="Arial" w:cs="Arial"/>
          <w:sz w:val="20"/>
        </w:rPr>
      </w:pPr>
    </w:p>
    <w:p w:rsidR="003E140D" w:rsidRDefault="003E140D" w:rsidP="003E140D">
      <w:pPr>
        <w:pStyle w:val="Heading4"/>
      </w:pPr>
      <w:bookmarkStart w:id="76" w:name="_Toc248115658"/>
      <w:r>
        <w:t>Data Model</w:t>
      </w:r>
      <w:bookmarkEnd w:id="76"/>
    </w:p>
    <w:p w:rsidR="003E140D" w:rsidRDefault="003E140D" w:rsidP="003E140D">
      <w:pPr>
        <w:rPr>
          <w:rFonts w:ascii="Courier New" w:hAnsi="Courier New" w:cs="Courier New"/>
          <w:color w:val="000000"/>
          <w:sz w:val="20"/>
        </w:rPr>
      </w:pPr>
    </w:p>
    <w:p w:rsidR="003E140D" w:rsidRDefault="003E140D" w:rsidP="003E140D">
      <w:pPr>
        <w:rPr>
          <w:rFonts w:ascii="Arial" w:hAnsi="Arial" w:cs="Arial"/>
          <w:color w:val="000000"/>
          <w:sz w:val="20"/>
        </w:rPr>
      </w:pPr>
      <w:r w:rsidRPr="001E1F93">
        <w:rPr>
          <w:rFonts w:ascii="Arial" w:hAnsi="Arial" w:cs="Arial"/>
          <w:color w:val="000000"/>
          <w:sz w:val="20"/>
        </w:rPr>
        <w:t>Dorian Service uses following table</w:t>
      </w:r>
      <w:r>
        <w:rPr>
          <w:rFonts w:ascii="Arial" w:hAnsi="Arial" w:cs="Arial"/>
          <w:color w:val="000000"/>
          <w:sz w:val="20"/>
        </w:rPr>
        <w:t>s</w:t>
      </w:r>
      <w:r w:rsidRPr="001E1F93">
        <w:rPr>
          <w:rFonts w:ascii="Arial" w:hAnsi="Arial" w:cs="Arial"/>
          <w:color w:val="000000"/>
          <w:sz w:val="20"/>
        </w:rPr>
        <w:t xml:space="preserve"> to store data to service client requests.</w:t>
      </w:r>
    </w:p>
    <w:p w:rsidR="003E140D" w:rsidRDefault="003E140D" w:rsidP="003E140D">
      <w:pPr>
        <w:rPr>
          <w:rFonts w:ascii="Arial" w:hAnsi="Arial" w:cs="Arial"/>
          <w:color w:val="000000"/>
          <w:sz w:val="20"/>
        </w:rPr>
      </w:pPr>
    </w:p>
    <w:p w:rsidR="00EF117E" w:rsidRPr="00B43DBC" w:rsidRDefault="00EF117E" w:rsidP="00EF117E">
      <w:pPr>
        <w:rPr>
          <w:rFonts w:ascii="Arial" w:hAnsi="Arial" w:cs="Arial"/>
          <w:b/>
          <w:color w:val="000000"/>
          <w:sz w:val="20"/>
        </w:rPr>
      </w:pPr>
      <w:r w:rsidRPr="00B43DBC">
        <w:rPr>
          <w:rFonts w:ascii="Arial" w:hAnsi="Arial" w:cs="Arial"/>
          <w:b/>
          <w:color w:val="000000"/>
          <w:sz w:val="20"/>
        </w:rPr>
        <w:lastRenderedPageBreak/>
        <w:t>CERTIFICATE_AUTHORITY</w:t>
      </w:r>
    </w:p>
    <w:p w:rsidR="00EF117E" w:rsidRPr="00B104EE" w:rsidRDefault="00EF117E" w:rsidP="00EF117E">
      <w:pPr>
        <w:rPr>
          <w:rFonts w:ascii="Arial" w:hAnsi="Arial" w:cs="Arial"/>
          <w:color w:val="000000"/>
          <w:sz w:val="20"/>
        </w:rPr>
      </w:pPr>
      <w:r w:rsidRPr="009A7361">
        <w:rPr>
          <w:rFonts w:ascii="Arial" w:hAnsi="Arial" w:cs="Arial"/>
          <w:sz w:val="20"/>
        </w:rPr>
        <w:t>Dorian maintains its own certificate authority, which it uses to issues and manage user credentials, host credentials, and SAML asserting credentials. Depending on deployment requirements, Dorian can either be configured to use an existing certificate authority or it can generate a new certificate authority.</w:t>
      </w:r>
      <w:r>
        <w:rPr>
          <w:rFonts w:ascii="Arial" w:hAnsi="Arial" w:cs="Arial"/>
          <w:sz w:val="20"/>
        </w:rPr>
        <w:t xml:space="preserve"> </w:t>
      </w:r>
      <w:r w:rsidRPr="000B453E">
        <w:rPr>
          <w:rFonts w:ascii="Arial" w:hAnsi="Arial" w:cs="Arial"/>
          <w:color w:val="000000"/>
          <w:sz w:val="20"/>
        </w:rPr>
        <w:t>CERTIFICATE_AUTHORITY</w:t>
      </w:r>
      <w:r>
        <w:rPr>
          <w:rFonts w:ascii="Arial" w:hAnsi="Arial" w:cs="Arial"/>
          <w:color w:val="000000"/>
          <w:sz w:val="20"/>
        </w:rPr>
        <w:t xml:space="preserve"> table stores information related to certificate authorities registered with Dorian. This table is not used if Hardware Security Module (HSM) is used to store certificates. Please see section </w:t>
      </w:r>
      <w:hyperlink w:anchor="_Dorian_Certificate_Authority" w:history="1">
        <w:r w:rsidRPr="00B104EE">
          <w:rPr>
            <w:rStyle w:val="Hyperlink"/>
            <w:rFonts w:ascii="Arial" w:hAnsi="Arial" w:cs="Arial"/>
            <w:sz w:val="20"/>
          </w:rPr>
          <w:t>3.3.1.9</w:t>
        </w:r>
      </w:hyperlink>
      <w:r>
        <w:rPr>
          <w:rFonts w:ascii="Arial" w:hAnsi="Arial" w:cs="Arial"/>
          <w:color w:val="000000"/>
          <w:sz w:val="20"/>
        </w:rPr>
        <w:t xml:space="preserve"> for details.</w:t>
      </w:r>
    </w:p>
    <w:p w:rsidR="003E140D" w:rsidRDefault="003E140D" w:rsidP="003E140D">
      <w:pPr>
        <w:rPr>
          <w:rFonts w:ascii="Arial" w:hAnsi="Arial" w:cs="Arial"/>
          <w:color w:val="000000"/>
          <w:sz w:val="20"/>
        </w:rPr>
      </w:pPr>
    </w:p>
    <w:p w:rsidR="00EF117E" w:rsidRPr="000B453E" w:rsidRDefault="00EF117E" w:rsidP="00EF117E">
      <w:pPr>
        <w:rPr>
          <w:rFonts w:ascii="Arial" w:hAnsi="Arial" w:cs="Arial"/>
          <w:color w:val="000000"/>
          <w:sz w:val="20"/>
        </w:rPr>
      </w:pPr>
      <w:r w:rsidRPr="00B43DBC">
        <w:rPr>
          <w:rFonts w:ascii="Arial" w:hAnsi="Arial" w:cs="Arial"/>
          <w:b/>
          <w:color w:val="000000"/>
          <w:sz w:val="20"/>
        </w:rPr>
        <w:t>CERTIFICATE_BLACKLIST</w:t>
      </w:r>
      <w:r>
        <w:rPr>
          <w:rFonts w:ascii="Arial" w:hAnsi="Arial" w:cs="Arial"/>
          <w:color w:val="000000"/>
          <w:sz w:val="20"/>
        </w:rPr>
        <w:t xml:space="preserve"> table stores information related to black listed certificates.</w:t>
      </w:r>
    </w:p>
    <w:p w:rsidR="00EF117E" w:rsidRDefault="00EF117E" w:rsidP="003E140D">
      <w:pPr>
        <w:rPr>
          <w:rFonts w:ascii="Arial" w:hAnsi="Arial" w:cs="Arial"/>
          <w:color w:val="000000"/>
          <w:sz w:val="20"/>
        </w:rPr>
      </w:pPr>
    </w:p>
    <w:p w:rsidR="003E140D" w:rsidRDefault="003E140D" w:rsidP="003E140D">
      <w:pPr>
        <w:rPr>
          <w:rFonts w:ascii="Arial" w:hAnsi="Arial" w:cs="Arial"/>
          <w:color w:val="000000"/>
          <w:sz w:val="20"/>
        </w:rPr>
      </w:pPr>
      <w:r w:rsidRPr="008F7BF1">
        <w:rPr>
          <w:rFonts w:ascii="Arial" w:hAnsi="Arial" w:cs="Arial"/>
          <w:b/>
          <w:color w:val="000000"/>
          <w:sz w:val="20"/>
        </w:rPr>
        <w:t>IDP_USERS</w:t>
      </w:r>
      <w:r>
        <w:rPr>
          <w:rFonts w:ascii="Arial" w:hAnsi="Arial" w:cs="Arial"/>
          <w:color w:val="000000"/>
          <w:sz w:val="20"/>
        </w:rPr>
        <w:t xml:space="preserve"> table stores information related to users registered with Dorian directly. </w:t>
      </w:r>
    </w:p>
    <w:p w:rsidR="00EF117E" w:rsidRDefault="00EF117E" w:rsidP="003E140D">
      <w:pPr>
        <w:rPr>
          <w:rFonts w:ascii="Arial" w:hAnsi="Arial" w:cs="Arial"/>
          <w:b/>
          <w:color w:val="000000"/>
          <w:sz w:val="20"/>
        </w:rPr>
      </w:pPr>
    </w:p>
    <w:p w:rsidR="003E140D" w:rsidRDefault="003E140D" w:rsidP="003E140D">
      <w:pPr>
        <w:rPr>
          <w:rFonts w:ascii="Arial" w:hAnsi="Arial" w:cs="Arial"/>
          <w:color w:val="000000"/>
          <w:sz w:val="20"/>
        </w:rPr>
      </w:pPr>
      <w:r w:rsidRPr="008F7BF1">
        <w:rPr>
          <w:rFonts w:ascii="Arial" w:hAnsi="Arial" w:cs="Arial"/>
          <w:b/>
          <w:color w:val="000000"/>
          <w:sz w:val="20"/>
        </w:rPr>
        <w:t>IDP_PASSWORD_SECU</w:t>
      </w:r>
      <w:r>
        <w:rPr>
          <w:rFonts w:ascii="Arial" w:hAnsi="Arial" w:cs="Arial"/>
          <w:color w:val="000000"/>
          <w:sz w:val="20"/>
        </w:rPr>
        <w:t>RITY table stores information related to login attempts of users using Dorian as IdP (registered with Dorian directly).</w:t>
      </w:r>
    </w:p>
    <w:p w:rsidR="00EF117E" w:rsidRDefault="00EF117E" w:rsidP="003E140D">
      <w:pPr>
        <w:rPr>
          <w:rFonts w:ascii="Arial" w:hAnsi="Arial" w:cs="Arial"/>
          <w:b/>
          <w:color w:val="000000"/>
          <w:sz w:val="20"/>
        </w:rPr>
      </w:pPr>
    </w:p>
    <w:p w:rsidR="003E140D" w:rsidRPr="008F7BF1" w:rsidRDefault="003E140D" w:rsidP="003E140D">
      <w:pPr>
        <w:rPr>
          <w:rFonts w:ascii="Arial" w:hAnsi="Arial" w:cs="Arial"/>
          <w:b/>
          <w:color w:val="000000"/>
          <w:sz w:val="20"/>
        </w:rPr>
      </w:pPr>
      <w:r w:rsidRPr="008F7BF1">
        <w:rPr>
          <w:rFonts w:ascii="Arial" w:hAnsi="Arial" w:cs="Arial"/>
          <w:b/>
          <w:color w:val="000000"/>
          <w:sz w:val="20"/>
        </w:rPr>
        <w:t>IDP_ASSERTER</w:t>
      </w:r>
      <w:r w:rsidR="00AF4AE3">
        <w:rPr>
          <w:rFonts w:ascii="Arial" w:hAnsi="Arial" w:cs="Arial"/>
          <w:b/>
          <w:color w:val="000000"/>
          <w:sz w:val="20"/>
        </w:rPr>
        <w:t xml:space="preserve"> </w:t>
      </w:r>
      <w:r w:rsidR="00AF4AE3" w:rsidRPr="00AF4AE3">
        <w:rPr>
          <w:rFonts w:ascii="Arial" w:hAnsi="Arial" w:cs="Arial"/>
          <w:color w:val="000000"/>
          <w:sz w:val="20"/>
        </w:rPr>
        <w:t>table stores information related to assertions made by Dorian IdP.</w:t>
      </w: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EF117E" w:rsidP="003E140D">
      <w:pPr>
        <w:rPr>
          <w:rFonts w:ascii="Arial" w:hAnsi="Arial" w:cs="Arial"/>
          <w:color w:val="000000"/>
          <w:sz w:val="20"/>
        </w:rPr>
      </w:pPr>
      <w:r>
        <w:rPr>
          <w:rFonts w:ascii="Arial" w:hAnsi="Arial" w:cs="Arial"/>
          <w:noProof/>
          <w:color w:val="000000"/>
          <w:sz w:val="20"/>
        </w:rPr>
        <w:drawing>
          <wp:anchor distT="0" distB="0" distL="114300" distR="114300" simplePos="0" relativeHeight="251708928" behindDoc="0" locked="0" layoutInCell="1" allowOverlap="1">
            <wp:simplePos x="0" y="0"/>
            <wp:positionH relativeFrom="column">
              <wp:posOffset>243840</wp:posOffset>
            </wp:positionH>
            <wp:positionV relativeFrom="paragraph">
              <wp:posOffset>-123825</wp:posOffset>
            </wp:positionV>
            <wp:extent cx="5420360" cy="5457825"/>
            <wp:effectExtent l="0" t="0" r="8890" b="0"/>
            <wp:wrapNone/>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srcRect/>
                    <a:stretch>
                      <a:fillRect/>
                    </a:stretch>
                  </pic:blipFill>
                  <pic:spPr bwMode="auto">
                    <a:xfrm>
                      <a:off x="0" y="0"/>
                      <a:ext cx="5420360" cy="5457825"/>
                    </a:xfrm>
                    <a:prstGeom prst="rect">
                      <a:avLst/>
                    </a:prstGeom>
                    <a:noFill/>
                    <a:ln w="9525">
                      <a:noFill/>
                      <a:miter lim="800000"/>
                      <a:headEnd/>
                      <a:tailEnd/>
                    </a:ln>
                  </pic:spPr>
                </pic:pic>
              </a:graphicData>
            </a:graphic>
          </wp:anchor>
        </w:drawing>
      </w: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3E140D" w:rsidRPr="001E1F93" w:rsidRDefault="003E140D" w:rsidP="003E140D">
      <w:pPr>
        <w:rPr>
          <w:rFonts w:ascii="Arial" w:hAnsi="Arial" w:cs="Arial"/>
          <w:color w:val="000000"/>
          <w:sz w:val="20"/>
        </w:rPr>
      </w:pPr>
    </w:p>
    <w:p w:rsidR="003E140D" w:rsidRDefault="003E140D" w:rsidP="003E140D">
      <w:pPr>
        <w:jc w:val="center"/>
        <w:rPr>
          <w:i/>
          <w:noProof/>
          <w:color w:val="000000"/>
        </w:rPr>
      </w:pPr>
    </w:p>
    <w:p w:rsidR="00EF117E" w:rsidRDefault="00EF117E" w:rsidP="003E140D">
      <w:pPr>
        <w:jc w:val="center"/>
        <w:rPr>
          <w:i/>
          <w:noProof/>
          <w:color w:val="000000"/>
        </w:rPr>
      </w:pPr>
    </w:p>
    <w:p w:rsidR="00EF117E" w:rsidRDefault="00EF117E" w:rsidP="003E140D">
      <w:pPr>
        <w:jc w:val="center"/>
        <w:rPr>
          <w:i/>
          <w:noProof/>
          <w:color w:val="000000"/>
        </w:rPr>
      </w:pPr>
    </w:p>
    <w:p w:rsidR="00EF117E" w:rsidRDefault="00EF117E" w:rsidP="003E140D">
      <w:pPr>
        <w:jc w:val="center"/>
        <w:rPr>
          <w:i/>
          <w:noProof/>
          <w:color w:val="000000"/>
        </w:rPr>
      </w:pPr>
    </w:p>
    <w:p w:rsidR="003E140D" w:rsidRPr="002768C1" w:rsidRDefault="003E140D" w:rsidP="003E140D">
      <w:pPr>
        <w:pStyle w:val="Caption"/>
        <w:jc w:val="center"/>
        <w:rPr>
          <w:rFonts w:ascii="Courier New" w:hAnsi="Courier New" w:cs="Courier New"/>
          <w:i/>
          <w:color w:val="000000"/>
          <w:sz w:val="20"/>
        </w:rPr>
      </w:pPr>
      <w:bookmarkStart w:id="77" w:name="_Toc247950420"/>
      <w:r w:rsidRPr="002768C1">
        <w:rPr>
          <w:i/>
          <w:color w:val="000000"/>
        </w:rPr>
        <w:lastRenderedPageBreak/>
        <w:t xml:space="preserve">Figure </w:t>
      </w:r>
      <w:r w:rsidR="00754D31" w:rsidRPr="002768C1">
        <w:rPr>
          <w:i/>
          <w:color w:val="000000"/>
        </w:rPr>
        <w:fldChar w:fldCharType="begin"/>
      </w:r>
      <w:r w:rsidRPr="002768C1">
        <w:rPr>
          <w:i/>
          <w:color w:val="000000"/>
        </w:rPr>
        <w:instrText xml:space="preserve"> SEQ Figure \* ARABIC </w:instrText>
      </w:r>
      <w:r w:rsidR="00754D31" w:rsidRPr="002768C1">
        <w:rPr>
          <w:i/>
          <w:color w:val="000000"/>
        </w:rPr>
        <w:fldChar w:fldCharType="separate"/>
      </w:r>
      <w:r w:rsidR="000934A8">
        <w:rPr>
          <w:i/>
          <w:noProof/>
          <w:color w:val="000000"/>
        </w:rPr>
        <w:t>23</w:t>
      </w:r>
      <w:r w:rsidR="00754D31" w:rsidRPr="002768C1">
        <w:rPr>
          <w:i/>
          <w:color w:val="000000"/>
        </w:rPr>
        <w:fldChar w:fldCharType="end"/>
      </w:r>
      <w:r w:rsidR="00EF117E">
        <w:rPr>
          <w:i/>
          <w:color w:val="000000"/>
        </w:rPr>
        <w:t xml:space="preserve"> Dorian Identity Provider</w:t>
      </w:r>
      <w:r w:rsidRPr="002768C1">
        <w:rPr>
          <w:i/>
          <w:color w:val="000000"/>
        </w:rPr>
        <w:t xml:space="preserve"> data model</w:t>
      </w:r>
      <w:bookmarkEnd w:id="77"/>
    </w:p>
    <w:p w:rsidR="00EF117E" w:rsidRDefault="00EF117E" w:rsidP="00EF117E">
      <w:pPr>
        <w:rPr>
          <w:rFonts w:ascii="Arial" w:hAnsi="Arial" w:cs="Arial"/>
          <w:color w:val="000000"/>
          <w:sz w:val="20"/>
        </w:rPr>
      </w:pPr>
      <w:r w:rsidRPr="008F7BF1">
        <w:rPr>
          <w:rFonts w:ascii="Arial" w:hAnsi="Arial" w:cs="Arial"/>
          <w:b/>
          <w:color w:val="000000"/>
          <w:sz w:val="20"/>
        </w:rPr>
        <w:t>IFS_USERS</w:t>
      </w:r>
      <w:r>
        <w:rPr>
          <w:rFonts w:ascii="Arial" w:hAnsi="Arial" w:cs="Arial"/>
          <w:color w:val="000000"/>
          <w:sz w:val="20"/>
        </w:rPr>
        <w:t xml:space="preserve"> table stores information related to federated users accessing Dorian from a trusted identity provider.</w:t>
      </w:r>
    </w:p>
    <w:p w:rsidR="00EF117E" w:rsidRDefault="00EF117E" w:rsidP="003E140D">
      <w:pPr>
        <w:rPr>
          <w:rFonts w:ascii="Arial" w:hAnsi="Arial" w:cs="Arial"/>
          <w:b/>
          <w:color w:val="000000"/>
          <w:sz w:val="20"/>
        </w:rPr>
      </w:pPr>
    </w:p>
    <w:p w:rsidR="00EF117E" w:rsidRDefault="00EF117E" w:rsidP="00EF117E">
      <w:pPr>
        <w:rPr>
          <w:rFonts w:ascii="Arial" w:hAnsi="Arial" w:cs="Arial"/>
          <w:color w:val="000000"/>
          <w:sz w:val="20"/>
        </w:rPr>
      </w:pPr>
      <w:r w:rsidRPr="008F7BF1">
        <w:rPr>
          <w:rFonts w:ascii="Arial" w:hAnsi="Arial" w:cs="Arial"/>
          <w:b/>
          <w:color w:val="000000"/>
          <w:sz w:val="20"/>
        </w:rPr>
        <w:t>USER_CERTIFICATES</w:t>
      </w:r>
      <w:r>
        <w:rPr>
          <w:rFonts w:ascii="Arial" w:hAnsi="Arial" w:cs="Arial"/>
          <w:color w:val="000000"/>
          <w:sz w:val="20"/>
        </w:rPr>
        <w:t xml:space="preserve"> table stores information related to X.509 certificates generated by Dorian.</w:t>
      </w:r>
    </w:p>
    <w:p w:rsidR="003E140D" w:rsidRPr="000B453E" w:rsidRDefault="003E140D" w:rsidP="003E140D">
      <w:pPr>
        <w:rPr>
          <w:rFonts w:ascii="Arial" w:hAnsi="Arial" w:cs="Arial"/>
          <w:color w:val="000000"/>
          <w:sz w:val="20"/>
        </w:rPr>
      </w:pPr>
    </w:p>
    <w:p w:rsidR="003E140D" w:rsidRPr="00B43DBC" w:rsidRDefault="003E140D" w:rsidP="003E140D">
      <w:pPr>
        <w:rPr>
          <w:rFonts w:ascii="Arial" w:hAnsi="Arial" w:cs="Arial"/>
          <w:b/>
          <w:color w:val="000000"/>
          <w:sz w:val="20"/>
        </w:rPr>
      </w:pPr>
      <w:r w:rsidRPr="00B43DBC">
        <w:rPr>
          <w:rFonts w:ascii="Arial" w:hAnsi="Arial" w:cs="Arial"/>
          <w:b/>
          <w:color w:val="000000"/>
          <w:sz w:val="20"/>
        </w:rPr>
        <w:t>HOST_CREDENTIALS</w:t>
      </w:r>
    </w:p>
    <w:p w:rsidR="003E140D" w:rsidRPr="001C375E" w:rsidRDefault="003E140D" w:rsidP="003E140D">
      <w:pPr>
        <w:rPr>
          <w:rFonts w:ascii="Arial" w:hAnsi="Arial" w:cs="Arial"/>
          <w:sz w:val="20"/>
        </w:rPr>
      </w:pPr>
      <w:r w:rsidRPr="001C375E">
        <w:rPr>
          <w:rFonts w:ascii="Arial" w:hAnsi="Arial" w:cs="Arial"/>
          <w:sz w:val="20"/>
        </w:rPr>
        <w:t xml:space="preserve">In order to run secure services securely, the container hosting the services must run with a host credential. A host credential consists of a X.509 certificate and private key. Dorian provides a means for users with a grid user account to request a host credential for their services. HOST_CREDENTIALS table stores information related to certificates issued to a host. Please see section </w:t>
      </w:r>
      <w:hyperlink w:anchor="_Host_Certificates" w:history="1">
        <w:r w:rsidRPr="001C375E">
          <w:rPr>
            <w:rStyle w:val="Hyperlink"/>
            <w:rFonts w:ascii="Arial" w:hAnsi="Arial" w:cs="Arial"/>
            <w:sz w:val="20"/>
          </w:rPr>
          <w:t>3.3.1.10</w:t>
        </w:r>
      </w:hyperlink>
      <w:r w:rsidRPr="001C375E">
        <w:rPr>
          <w:rFonts w:ascii="Arial" w:hAnsi="Arial" w:cs="Arial"/>
          <w:sz w:val="20"/>
        </w:rPr>
        <w:t xml:space="preserve"> for more details. </w:t>
      </w:r>
    </w:p>
    <w:p w:rsidR="003E140D" w:rsidRPr="000B453E" w:rsidRDefault="003E140D" w:rsidP="003E140D">
      <w:pPr>
        <w:rPr>
          <w:rFonts w:ascii="Arial" w:hAnsi="Arial" w:cs="Arial"/>
          <w:color w:val="000000"/>
          <w:sz w:val="20"/>
        </w:rPr>
      </w:pPr>
    </w:p>
    <w:p w:rsidR="003E140D" w:rsidRPr="00B43DBC" w:rsidRDefault="003E140D" w:rsidP="003E140D">
      <w:pPr>
        <w:rPr>
          <w:rFonts w:ascii="Arial" w:hAnsi="Arial" w:cs="Arial"/>
          <w:b/>
          <w:color w:val="000000"/>
          <w:sz w:val="20"/>
        </w:rPr>
      </w:pPr>
      <w:r w:rsidRPr="00B43DBC">
        <w:rPr>
          <w:rFonts w:ascii="Arial" w:hAnsi="Arial" w:cs="Arial"/>
          <w:b/>
          <w:color w:val="000000"/>
          <w:sz w:val="20"/>
        </w:rPr>
        <w:t>TRUST_MANAGER</w:t>
      </w:r>
      <w:r w:rsidR="00B476C5">
        <w:rPr>
          <w:rFonts w:ascii="Arial" w:hAnsi="Arial" w:cs="Arial"/>
          <w:b/>
          <w:color w:val="000000"/>
          <w:sz w:val="20"/>
        </w:rPr>
        <w:t xml:space="preserve"> </w:t>
      </w:r>
      <w:r w:rsidR="00B476C5" w:rsidRPr="00B476C5">
        <w:rPr>
          <w:rFonts w:ascii="Arial" w:hAnsi="Arial" w:cs="Arial"/>
          <w:color w:val="000000"/>
          <w:sz w:val="20"/>
        </w:rPr>
        <w:t>maintains list of trusted identity providers.</w:t>
      </w:r>
    </w:p>
    <w:p w:rsidR="003E140D" w:rsidRDefault="003E140D" w:rsidP="003E140D">
      <w:pPr>
        <w:rPr>
          <w:rFonts w:ascii="Arial" w:hAnsi="Arial" w:cs="Arial"/>
          <w:color w:val="000000"/>
          <w:sz w:val="20"/>
        </w:rPr>
      </w:pPr>
      <w:r w:rsidRPr="00B43DBC">
        <w:rPr>
          <w:rFonts w:ascii="Arial" w:hAnsi="Arial" w:cs="Arial"/>
          <w:b/>
          <w:color w:val="000000"/>
          <w:sz w:val="20"/>
        </w:rPr>
        <w:t>TRUST_MANAGER_AUTH_METHODS</w:t>
      </w:r>
      <w:r w:rsidR="00B476C5">
        <w:rPr>
          <w:rFonts w:ascii="Arial" w:hAnsi="Arial" w:cs="Arial"/>
          <w:b/>
          <w:color w:val="000000"/>
          <w:sz w:val="20"/>
        </w:rPr>
        <w:t xml:space="preserve"> </w:t>
      </w:r>
      <w:r w:rsidR="00B476C5">
        <w:rPr>
          <w:rFonts w:ascii="Arial" w:hAnsi="Arial" w:cs="Arial"/>
          <w:color w:val="000000"/>
          <w:sz w:val="20"/>
        </w:rPr>
        <w:t>maintains the list of acceptable authentication methods for each trusted identity provider.</w:t>
      </w:r>
    </w:p>
    <w:p w:rsidR="00EF117E" w:rsidRPr="00B43DBC" w:rsidRDefault="00EF117E" w:rsidP="00EF117E">
      <w:pPr>
        <w:rPr>
          <w:rFonts w:ascii="Arial" w:hAnsi="Arial" w:cs="Arial"/>
          <w:b/>
          <w:color w:val="000000"/>
          <w:sz w:val="20"/>
        </w:rPr>
      </w:pPr>
      <w:r w:rsidRPr="00B43DBC">
        <w:rPr>
          <w:rFonts w:ascii="Arial" w:hAnsi="Arial" w:cs="Arial"/>
          <w:b/>
          <w:color w:val="000000"/>
          <w:sz w:val="20"/>
        </w:rPr>
        <w:t>CERTIFICATE_AUTHORITY</w:t>
      </w:r>
    </w:p>
    <w:p w:rsidR="00EF117E" w:rsidRPr="00B104EE" w:rsidRDefault="00EF117E" w:rsidP="00EF117E">
      <w:pPr>
        <w:rPr>
          <w:rFonts w:ascii="Arial" w:hAnsi="Arial" w:cs="Arial"/>
          <w:color w:val="000000"/>
          <w:sz w:val="20"/>
        </w:rPr>
      </w:pPr>
      <w:r w:rsidRPr="009A7361">
        <w:rPr>
          <w:rFonts w:ascii="Arial" w:hAnsi="Arial" w:cs="Arial"/>
          <w:sz w:val="20"/>
        </w:rPr>
        <w:t>Dorian maintains its own certificate authority, which it uses to issues and manage user credentials, host credentials, and SAML asserting credentials. Depending on deployment requirements, Dorian can either be configured to use an existing certificate authority or it can generate a new certificate authority.</w:t>
      </w:r>
      <w:r>
        <w:rPr>
          <w:rFonts w:ascii="Arial" w:hAnsi="Arial" w:cs="Arial"/>
          <w:sz w:val="20"/>
        </w:rPr>
        <w:t xml:space="preserve"> </w:t>
      </w:r>
      <w:r w:rsidRPr="000B453E">
        <w:rPr>
          <w:rFonts w:ascii="Arial" w:hAnsi="Arial" w:cs="Arial"/>
          <w:color w:val="000000"/>
          <w:sz w:val="20"/>
        </w:rPr>
        <w:t>CERTIFICATE_AUTHORITY</w:t>
      </w:r>
      <w:r>
        <w:rPr>
          <w:rFonts w:ascii="Arial" w:hAnsi="Arial" w:cs="Arial"/>
          <w:color w:val="000000"/>
          <w:sz w:val="20"/>
        </w:rPr>
        <w:t xml:space="preserve"> table stores information related to certificate authorities registered with Dorian. This table is not used if Hardware Security Module (HSM) is used to store certificates. Please see section </w:t>
      </w:r>
      <w:hyperlink w:anchor="_Dorian_Certificate_Authority" w:history="1">
        <w:r w:rsidRPr="00B104EE">
          <w:rPr>
            <w:rStyle w:val="Hyperlink"/>
            <w:rFonts w:ascii="Arial" w:hAnsi="Arial" w:cs="Arial"/>
            <w:sz w:val="20"/>
          </w:rPr>
          <w:t>3.3.1.9</w:t>
        </w:r>
      </w:hyperlink>
      <w:r>
        <w:rPr>
          <w:rFonts w:ascii="Arial" w:hAnsi="Arial" w:cs="Arial"/>
          <w:color w:val="000000"/>
          <w:sz w:val="20"/>
        </w:rPr>
        <w:t xml:space="preserve"> for details.</w:t>
      </w:r>
    </w:p>
    <w:p w:rsidR="00EF117E" w:rsidRDefault="00EF117E" w:rsidP="00EF117E">
      <w:pPr>
        <w:rPr>
          <w:rFonts w:ascii="Arial" w:hAnsi="Arial" w:cs="Arial"/>
          <w:color w:val="000000"/>
          <w:sz w:val="20"/>
        </w:rPr>
      </w:pPr>
    </w:p>
    <w:p w:rsidR="00EF117E" w:rsidRPr="000B453E" w:rsidRDefault="00EF117E" w:rsidP="00EF117E">
      <w:pPr>
        <w:rPr>
          <w:rFonts w:ascii="Arial" w:hAnsi="Arial" w:cs="Arial"/>
          <w:color w:val="000000"/>
          <w:sz w:val="20"/>
        </w:rPr>
      </w:pPr>
      <w:r w:rsidRPr="00B43DBC">
        <w:rPr>
          <w:rFonts w:ascii="Arial" w:hAnsi="Arial" w:cs="Arial"/>
          <w:b/>
          <w:color w:val="000000"/>
          <w:sz w:val="20"/>
        </w:rPr>
        <w:t>CERTIFICATE_BLACKLIST</w:t>
      </w:r>
      <w:r>
        <w:rPr>
          <w:rFonts w:ascii="Arial" w:hAnsi="Arial" w:cs="Arial"/>
          <w:color w:val="000000"/>
          <w:sz w:val="20"/>
        </w:rPr>
        <w:t xml:space="preserve"> table stores information related to black listed certificates.</w:t>
      </w:r>
    </w:p>
    <w:p w:rsidR="00EF117E" w:rsidRDefault="00EF117E" w:rsidP="003E140D">
      <w:pPr>
        <w:rPr>
          <w:rFonts w:ascii="Arial" w:hAnsi="Arial" w:cs="Arial"/>
          <w:color w:val="000000"/>
          <w:sz w:val="20"/>
        </w:rPr>
      </w:pPr>
    </w:p>
    <w:p w:rsidR="00EF117E" w:rsidRDefault="00351F3B" w:rsidP="003E140D">
      <w:pPr>
        <w:rPr>
          <w:rFonts w:ascii="Arial" w:hAnsi="Arial" w:cs="Arial"/>
          <w:color w:val="000000"/>
          <w:sz w:val="20"/>
        </w:rPr>
      </w:pPr>
      <w:r>
        <w:rPr>
          <w:rFonts w:ascii="Arial" w:hAnsi="Arial" w:cs="Arial"/>
          <w:noProof/>
          <w:color w:val="000000"/>
          <w:sz w:val="20"/>
        </w:rPr>
        <w:drawing>
          <wp:anchor distT="0" distB="0" distL="114300" distR="114300" simplePos="0" relativeHeight="251707904" behindDoc="0" locked="0" layoutInCell="1" allowOverlap="1">
            <wp:simplePos x="0" y="0"/>
            <wp:positionH relativeFrom="column">
              <wp:posOffset>377190</wp:posOffset>
            </wp:positionH>
            <wp:positionV relativeFrom="paragraph">
              <wp:posOffset>47625</wp:posOffset>
            </wp:positionV>
            <wp:extent cx="5457825" cy="4543425"/>
            <wp:effectExtent l="19050" t="0" r="9525"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457825" cy="4543425"/>
                    </a:xfrm>
                    <a:prstGeom prst="rect">
                      <a:avLst/>
                    </a:prstGeom>
                    <a:noFill/>
                    <a:ln w="9525">
                      <a:noFill/>
                      <a:miter lim="800000"/>
                      <a:headEnd/>
                      <a:tailEnd/>
                    </a:ln>
                  </pic:spPr>
                </pic:pic>
              </a:graphicData>
            </a:graphic>
          </wp:anchor>
        </w:drawing>
      </w: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Default="00EF117E" w:rsidP="003E140D">
      <w:pPr>
        <w:rPr>
          <w:rFonts w:ascii="Arial" w:hAnsi="Arial" w:cs="Arial"/>
          <w:color w:val="000000"/>
          <w:sz w:val="20"/>
        </w:rPr>
      </w:pPr>
    </w:p>
    <w:p w:rsidR="00EF117E" w:rsidRPr="00B476C5" w:rsidRDefault="00EF117E" w:rsidP="003E140D">
      <w:pPr>
        <w:rPr>
          <w:rFonts w:ascii="Arial" w:hAnsi="Arial" w:cs="Arial"/>
          <w:color w:val="000000"/>
          <w:sz w:val="20"/>
        </w:rPr>
      </w:pPr>
    </w:p>
    <w:p w:rsidR="003E140D" w:rsidRDefault="003E140D"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EF117E" w:rsidRDefault="00EF117E" w:rsidP="003E140D">
      <w:pPr>
        <w:rPr>
          <w:rFonts w:ascii="Courier New" w:hAnsi="Courier New" w:cs="Courier New"/>
          <w:color w:val="000000"/>
          <w:sz w:val="20"/>
        </w:rPr>
      </w:pPr>
    </w:p>
    <w:p w:rsidR="003E140D" w:rsidRPr="00340C6C" w:rsidRDefault="003E140D" w:rsidP="003E140D">
      <w:pPr>
        <w:pStyle w:val="Caption"/>
        <w:jc w:val="center"/>
        <w:rPr>
          <w:rFonts w:cs="Arial"/>
          <w:b w:val="0"/>
          <w:i/>
          <w:color w:val="000000"/>
        </w:rPr>
      </w:pPr>
      <w:bookmarkStart w:id="78" w:name="_Toc247950421"/>
      <w:r w:rsidRPr="00340C6C">
        <w:rPr>
          <w:i/>
          <w:color w:val="000000"/>
        </w:rPr>
        <w:t xml:space="preserve">Figure </w:t>
      </w:r>
      <w:r w:rsidR="00754D31" w:rsidRPr="00340C6C">
        <w:rPr>
          <w:i/>
          <w:color w:val="000000"/>
        </w:rPr>
        <w:fldChar w:fldCharType="begin"/>
      </w:r>
      <w:r w:rsidRPr="00340C6C">
        <w:rPr>
          <w:i/>
          <w:color w:val="000000"/>
        </w:rPr>
        <w:instrText xml:space="preserve"> SEQ Figure \* ARABIC </w:instrText>
      </w:r>
      <w:r w:rsidR="00754D31" w:rsidRPr="00340C6C">
        <w:rPr>
          <w:i/>
          <w:color w:val="000000"/>
        </w:rPr>
        <w:fldChar w:fldCharType="separate"/>
      </w:r>
      <w:r w:rsidR="000934A8">
        <w:rPr>
          <w:i/>
          <w:noProof/>
          <w:color w:val="000000"/>
        </w:rPr>
        <w:t>24</w:t>
      </w:r>
      <w:r w:rsidR="00754D31" w:rsidRPr="00340C6C">
        <w:rPr>
          <w:i/>
          <w:color w:val="000000"/>
        </w:rPr>
        <w:fldChar w:fldCharType="end"/>
      </w:r>
      <w:r w:rsidR="00EF117E">
        <w:rPr>
          <w:i/>
          <w:color w:val="000000"/>
        </w:rPr>
        <w:t xml:space="preserve"> IFS </w:t>
      </w:r>
      <w:r w:rsidR="00EF117E" w:rsidRPr="00340C6C">
        <w:rPr>
          <w:i/>
          <w:color w:val="000000"/>
        </w:rPr>
        <w:t>data</w:t>
      </w:r>
      <w:r w:rsidRPr="00340C6C">
        <w:rPr>
          <w:i/>
          <w:color w:val="000000"/>
        </w:rPr>
        <w:t xml:space="preserve"> model</w:t>
      </w:r>
      <w:bookmarkEnd w:id="78"/>
    </w:p>
    <w:p w:rsidR="003E140D" w:rsidRDefault="003E140D" w:rsidP="003E140D">
      <w:pPr>
        <w:pStyle w:val="Heading4"/>
      </w:pPr>
      <w:bookmarkStart w:id="79" w:name="_Toc248115659"/>
      <w:r>
        <w:t>Identity Federation Service (IFS)</w:t>
      </w:r>
      <w:bookmarkEnd w:id="79"/>
    </w:p>
    <w:p w:rsidR="003E140D" w:rsidRPr="00411494" w:rsidRDefault="003E140D" w:rsidP="003E140D">
      <w:pPr>
        <w:pStyle w:val="NormalWeb"/>
        <w:rPr>
          <w:rFonts w:ascii="Arial" w:hAnsi="Arial" w:cs="Arial"/>
          <w:sz w:val="20"/>
          <w:szCs w:val="20"/>
        </w:rPr>
      </w:pPr>
      <w:r w:rsidRPr="00411494">
        <w:rPr>
          <w:rFonts w:ascii="Arial" w:hAnsi="Arial" w:cs="Arial"/>
          <w:sz w:val="20"/>
          <w:szCs w:val="20"/>
        </w:rPr>
        <w:t xml:space="preserve">The Identity Federation Service (IFS) component of Dorian facilitates the federation of the local user accounts from multiple institutions to the </w:t>
      </w:r>
      <w:r w:rsidR="009926C4">
        <w:rPr>
          <w:rFonts w:ascii="Arial" w:hAnsi="Arial" w:cs="Arial"/>
          <w:sz w:val="20"/>
          <w:szCs w:val="20"/>
        </w:rPr>
        <w:t>caG</w:t>
      </w:r>
      <w:r w:rsidRPr="00411494">
        <w:rPr>
          <w:rFonts w:ascii="Arial" w:hAnsi="Arial" w:cs="Arial"/>
          <w:sz w:val="20"/>
          <w:szCs w:val="20"/>
        </w:rPr>
        <w:t xml:space="preserve">rid. Architecturally (Figure </w:t>
      </w:r>
      <w:r w:rsidR="00240E40">
        <w:rPr>
          <w:rFonts w:ascii="Arial" w:hAnsi="Arial" w:cs="Arial"/>
          <w:sz w:val="20"/>
          <w:szCs w:val="20"/>
        </w:rPr>
        <w:t>1</w:t>
      </w:r>
      <w:r w:rsidR="00F000EA">
        <w:rPr>
          <w:rFonts w:ascii="Arial" w:hAnsi="Arial" w:cs="Arial"/>
          <w:sz w:val="20"/>
          <w:szCs w:val="20"/>
        </w:rPr>
        <w:t>7</w:t>
      </w:r>
      <w:r w:rsidRPr="00411494">
        <w:rPr>
          <w:rFonts w:ascii="Arial" w:hAnsi="Arial" w:cs="Arial"/>
          <w:sz w:val="20"/>
          <w:szCs w:val="20"/>
        </w:rPr>
        <w:t>) the IFS consists of five components: the Trusted IdP Manager, the Certificate Authority, the Grid User Manager, the Group Manage</w:t>
      </w:r>
      <w:r w:rsidR="0068395E">
        <w:rPr>
          <w:rFonts w:ascii="Arial" w:hAnsi="Arial" w:cs="Arial"/>
          <w:sz w:val="20"/>
          <w:szCs w:val="20"/>
        </w:rPr>
        <w:t>r</w:t>
      </w:r>
      <w:r w:rsidRPr="00411494">
        <w:rPr>
          <w:rFonts w:ascii="Arial" w:hAnsi="Arial" w:cs="Arial"/>
          <w:sz w:val="20"/>
          <w:szCs w:val="20"/>
        </w:rPr>
        <w:t>, and the Host Certificate Manager. The Trusted IdP Manager component manages the list of Institutional IdPs from which Dorian will accept SAML assertions as a mechanism of authentication. The Certificate Authority component manages and issues user and host/service credentials. The Grid User Manager component manages the account information for each grid user. This information includes the user's identity provider, institutional user id, email address, and the user's account status. The Host Certificate Manager manages host credentials requests and issued host credentials. The Group Manager component manages internal groups for Dorian, an example of one such group is the Dorian administrators group. The Dorian administrators group consists of all the users that may administer Dorian.</w:t>
      </w:r>
    </w:p>
    <w:p w:rsidR="003E140D" w:rsidRPr="00411494" w:rsidRDefault="003E140D" w:rsidP="003E140D">
      <w:pPr>
        <w:pStyle w:val="NormalWeb"/>
        <w:rPr>
          <w:rFonts w:ascii="Arial" w:hAnsi="Arial" w:cs="Arial"/>
          <w:sz w:val="20"/>
          <w:szCs w:val="20"/>
        </w:rPr>
      </w:pPr>
      <w:r w:rsidRPr="00411494">
        <w:rPr>
          <w:rFonts w:ascii="Arial" w:hAnsi="Arial" w:cs="Arial"/>
          <w:sz w:val="20"/>
          <w:szCs w:val="20"/>
        </w:rPr>
        <w:t xml:space="preserve">The IFS functionality can be divided into two sub interfaces, the IFS user interface, and the IFS administrative interface. The IFS user interface allows local users to create grid credentials. The IFS administrative interface provides operations that allow administrators to manage Trusted IdPs and grid user accounts. Note that invoking an administrative operation requires a grid proxy of an administrative user. </w:t>
      </w:r>
    </w:p>
    <w:p w:rsidR="00FD0475" w:rsidRPr="003D4236" w:rsidRDefault="003D4236" w:rsidP="003D4236">
      <w:pPr>
        <w:rPr>
          <w:rFonts w:ascii="Arial" w:hAnsi="Arial" w:cs="Arial"/>
          <w:sz w:val="20"/>
        </w:rPr>
      </w:pPr>
      <w:bookmarkStart w:id="80" w:name="DesignGuide-DorianIdentityProvider"/>
      <w:bookmarkEnd w:id="80"/>
      <w:r w:rsidRPr="003D4236">
        <w:rPr>
          <w:rFonts w:ascii="Arial" w:hAnsi="Arial" w:cs="Arial"/>
          <w:sz w:val="20"/>
        </w:rPr>
        <w:t>Following are the user attributes used by federation service to maintain user accounts.</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sz w:val="20"/>
        </w:rPr>
        <w:t xml:space="preserve">Grid Identity </w:t>
      </w:r>
      <w:r w:rsidRPr="00354000">
        <w:rPr>
          <w:rFonts w:ascii="Arial" w:hAnsi="Arial" w:cs="Arial"/>
          <w:sz w:val="20"/>
        </w:rPr>
        <w:t xml:space="preserve">- globally unique identifier for the user, this identity is used by services and other parties for identifying the user. </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sz w:val="20"/>
        </w:rPr>
        <w:t xml:space="preserve">Identity Provider </w:t>
      </w:r>
      <w:r w:rsidRPr="00354000">
        <w:rPr>
          <w:rFonts w:ascii="Arial" w:hAnsi="Arial" w:cs="Arial"/>
          <w:sz w:val="20"/>
        </w:rPr>
        <w:t xml:space="preserve">- The identity provider in the federation in which the user belongs to. </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i/>
          <w:iCs/>
          <w:sz w:val="20"/>
        </w:rPr>
        <w:t xml:space="preserve"> </w:t>
      </w:r>
      <w:r w:rsidRPr="00354000">
        <w:rPr>
          <w:rFonts w:ascii="Arial" w:hAnsi="Arial" w:cs="Arial"/>
          <w:b/>
          <w:bCs/>
          <w:i/>
          <w:iCs/>
          <w:sz w:val="20"/>
        </w:rPr>
        <w:t>Local User Id</w:t>
      </w:r>
      <w:r w:rsidRPr="00354000">
        <w:rPr>
          <w:rFonts w:ascii="Arial" w:hAnsi="Arial" w:cs="Arial"/>
          <w:i/>
          <w:iCs/>
          <w:sz w:val="20"/>
        </w:rPr>
        <w:t xml:space="preserve"> </w:t>
      </w:r>
      <w:r w:rsidRPr="00354000">
        <w:rPr>
          <w:rFonts w:ascii="Arial" w:hAnsi="Arial" w:cs="Arial"/>
          <w:sz w:val="20"/>
        </w:rPr>
        <w:t xml:space="preserve">- The users unique identity within the identity provider they belong to. </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i/>
          <w:iCs/>
          <w:sz w:val="20"/>
        </w:rPr>
        <w:t xml:space="preserve">First Name </w:t>
      </w:r>
      <w:r w:rsidRPr="00354000">
        <w:rPr>
          <w:rFonts w:ascii="Arial" w:hAnsi="Arial" w:cs="Arial"/>
          <w:sz w:val="20"/>
        </w:rPr>
        <w:t>- The user’s first name</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sz w:val="20"/>
        </w:rPr>
        <w:t xml:space="preserve">Last Name </w:t>
      </w:r>
      <w:r w:rsidRPr="00354000">
        <w:rPr>
          <w:rFonts w:ascii="Arial" w:hAnsi="Arial" w:cs="Arial"/>
          <w:sz w:val="20"/>
        </w:rPr>
        <w:t>- The user’s last name</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sz w:val="20"/>
        </w:rPr>
        <w:t xml:space="preserve">Email Address </w:t>
      </w:r>
      <w:r w:rsidRPr="00354000">
        <w:rPr>
          <w:rFonts w:ascii="Arial" w:hAnsi="Arial" w:cs="Arial"/>
          <w:sz w:val="20"/>
        </w:rPr>
        <w:t>- The user’s email address</w:t>
      </w:r>
    </w:p>
    <w:p w:rsidR="00FD0475" w:rsidRPr="00354000" w:rsidRDefault="008E72E8" w:rsidP="008E72E8">
      <w:pPr>
        <w:pStyle w:val="NormalWeb"/>
        <w:numPr>
          <w:ilvl w:val="0"/>
          <w:numId w:val="62"/>
        </w:numPr>
        <w:rPr>
          <w:rFonts w:ascii="Arial" w:hAnsi="Arial" w:cs="Arial"/>
          <w:sz w:val="20"/>
        </w:rPr>
      </w:pPr>
      <w:r w:rsidRPr="00354000">
        <w:rPr>
          <w:rFonts w:ascii="Arial" w:hAnsi="Arial" w:cs="Arial"/>
          <w:sz w:val="20"/>
        </w:rPr>
        <w:t xml:space="preserve"> </w:t>
      </w:r>
      <w:r w:rsidRPr="00354000">
        <w:rPr>
          <w:rFonts w:ascii="Arial" w:hAnsi="Arial" w:cs="Arial"/>
          <w:b/>
          <w:bCs/>
          <w:sz w:val="20"/>
        </w:rPr>
        <w:t xml:space="preserve">Account Status </w:t>
      </w:r>
      <w:r w:rsidRPr="00354000">
        <w:rPr>
          <w:rFonts w:ascii="Arial" w:hAnsi="Arial" w:cs="Arial"/>
          <w:sz w:val="20"/>
        </w:rPr>
        <w:t xml:space="preserve">– The status of a user's account. (Active, Pending, Suspended, Rejected) </w:t>
      </w:r>
    </w:p>
    <w:p w:rsidR="00354000" w:rsidRDefault="00354000" w:rsidP="003E140D">
      <w:pPr>
        <w:pStyle w:val="NormalWeb"/>
        <w:rPr>
          <w:rFonts w:ascii="Arial" w:hAnsi="Arial" w:cs="Arial"/>
          <w:sz w:val="20"/>
          <w:szCs w:val="20"/>
        </w:rPr>
      </w:pPr>
    </w:p>
    <w:p w:rsidR="006B4686" w:rsidRDefault="006B4686" w:rsidP="003E140D">
      <w:pPr>
        <w:pStyle w:val="NormalWeb"/>
        <w:rPr>
          <w:rFonts w:ascii="Arial" w:hAnsi="Arial" w:cs="Arial"/>
          <w:sz w:val="20"/>
          <w:szCs w:val="20"/>
        </w:rPr>
      </w:pPr>
    </w:p>
    <w:p w:rsidR="003E140D" w:rsidRPr="00C25F37" w:rsidRDefault="003E140D" w:rsidP="003E140D">
      <w:pPr>
        <w:pStyle w:val="NormalWeb"/>
        <w:rPr>
          <w:rFonts w:ascii="Arial" w:hAnsi="Arial" w:cs="Arial"/>
          <w:sz w:val="20"/>
          <w:szCs w:val="20"/>
        </w:rPr>
      </w:pPr>
      <w:r w:rsidRPr="00C25F37">
        <w:rPr>
          <w:rFonts w:ascii="Arial" w:hAnsi="Arial" w:cs="Arial"/>
          <w:sz w:val="20"/>
          <w:szCs w:val="20"/>
        </w:rPr>
        <w:t>Following class diagrams shows different classes, hierarchies and relationships in Identity Federation Service.</w:t>
      </w:r>
    </w:p>
    <w:p w:rsidR="003E140D" w:rsidRDefault="008A54FA" w:rsidP="003E140D">
      <w:pPr>
        <w:pStyle w:val="NormalWeb"/>
      </w:pPr>
      <w:r>
        <w:rPr>
          <w:noProof/>
        </w:rPr>
        <w:lastRenderedPageBreak/>
        <w:drawing>
          <wp:inline distT="0" distB="0" distL="0" distR="0">
            <wp:extent cx="6124575" cy="4429125"/>
            <wp:effectExtent l="19050" t="0" r="9525" b="0"/>
            <wp:docPr id="7" name="Picture 7" descr="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deration"/>
                    <pic:cNvPicPr>
                      <a:picLocks noChangeAspect="1" noChangeArrowheads="1"/>
                    </pic:cNvPicPr>
                  </pic:nvPicPr>
                  <pic:blipFill>
                    <a:blip r:embed="rId88" cstate="print"/>
                    <a:srcRect/>
                    <a:stretch>
                      <a:fillRect/>
                    </a:stretch>
                  </pic:blipFill>
                  <pic:spPr bwMode="auto">
                    <a:xfrm>
                      <a:off x="0" y="0"/>
                      <a:ext cx="6124575" cy="4429125"/>
                    </a:xfrm>
                    <a:prstGeom prst="rect">
                      <a:avLst/>
                    </a:prstGeom>
                    <a:noFill/>
                    <a:ln w="9525">
                      <a:noFill/>
                      <a:miter lim="800000"/>
                      <a:headEnd/>
                      <a:tailEnd/>
                    </a:ln>
                  </pic:spPr>
                </pic:pic>
              </a:graphicData>
            </a:graphic>
          </wp:inline>
        </w:drawing>
      </w:r>
    </w:p>
    <w:p w:rsidR="003E140D" w:rsidRPr="000C1FC3" w:rsidRDefault="003E140D" w:rsidP="003E140D">
      <w:pPr>
        <w:pStyle w:val="Caption"/>
        <w:jc w:val="center"/>
        <w:rPr>
          <w:i/>
          <w:color w:val="auto"/>
        </w:rPr>
      </w:pPr>
      <w:bookmarkStart w:id="81" w:name="_Toc247950422"/>
      <w:r w:rsidRPr="000C1FC3">
        <w:rPr>
          <w:i/>
          <w:color w:val="auto"/>
        </w:rPr>
        <w:t xml:space="preserve">Figure </w:t>
      </w:r>
      <w:r w:rsidR="00754D31" w:rsidRPr="000C1FC3">
        <w:rPr>
          <w:i/>
          <w:color w:val="auto"/>
        </w:rPr>
        <w:fldChar w:fldCharType="begin"/>
      </w:r>
      <w:r w:rsidRPr="000C1FC3">
        <w:rPr>
          <w:i/>
          <w:color w:val="auto"/>
        </w:rPr>
        <w:instrText xml:space="preserve"> SEQ Figure \* ARABIC </w:instrText>
      </w:r>
      <w:r w:rsidR="00754D31" w:rsidRPr="000C1FC3">
        <w:rPr>
          <w:i/>
          <w:color w:val="auto"/>
        </w:rPr>
        <w:fldChar w:fldCharType="separate"/>
      </w:r>
      <w:r w:rsidR="000934A8">
        <w:rPr>
          <w:i/>
          <w:noProof/>
          <w:color w:val="auto"/>
        </w:rPr>
        <w:t>25</w:t>
      </w:r>
      <w:r w:rsidR="00754D31" w:rsidRPr="000C1FC3">
        <w:rPr>
          <w:i/>
          <w:color w:val="auto"/>
        </w:rPr>
        <w:fldChar w:fldCharType="end"/>
      </w:r>
      <w:r w:rsidRPr="000C1FC3">
        <w:rPr>
          <w:i/>
          <w:color w:val="auto"/>
        </w:rPr>
        <w:t xml:space="preserve"> IFS Class diagram</w:t>
      </w:r>
      <w:bookmarkEnd w:id="81"/>
    </w:p>
    <w:p w:rsidR="00544AC3" w:rsidRPr="00544AC3" w:rsidRDefault="003E140D" w:rsidP="003E140D">
      <w:pPr>
        <w:pStyle w:val="NormalWeb"/>
        <w:rPr>
          <w:rFonts w:ascii="Arial" w:hAnsi="Arial" w:cs="Arial"/>
          <w:color w:val="000000"/>
          <w:sz w:val="20"/>
          <w:szCs w:val="20"/>
        </w:rPr>
      </w:pPr>
      <w:r w:rsidRPr="00544AC3">
        <w:rPr>
          <w:rFonts w:ascii="Arial" w:hAnsi="Arial" w:cs="Arial"/>
          <w:sz w:val="20"/>
          <w:szCs w:val="20"/>
        </w:rPr>
        <w:t>Following diagrams shows different attributes and operations in TrustedIdPManager service.</w:t>
      </w:r>
      <w:r w:rsidR="00FC3445" w:rsidRPr="00544AC3">
        <w:rPr>
          <w:rFonts w:ascii="Arial" w:hAnsi="Arial" w:cs="Arial"/>
          <w:sz w:val="20"/>
          <w:szCs w:val="20"/>
        </w:rPr>
        <w:t xml:space="preserve"> TrustedIdPManager is responsible maintaining trusted identity providers registered with Dorian. </w:t>
      </w:r>
      <w:r w:rsidR="00544AC3" w:rsidRPr="00544AC3">
        <w:rPr>
          <w:rFonts w:ascii="Arial" w:hAnsi="Arial" w:cs="Arial"/>
          <w:color w:val="000000"/>
          <w:sz w:val="20"/>
          <w:szCs w:val="20"/>
        </w:rPr>
        <w:t>The IdP Id is a unique id assigned by Dorian to identify the IdP. Each Trusted IdP is associated with a set of configurable User Policies that are applied to each user when they authenticate. These policies designate how Dorian should handle users from a specified Trusted IdP. Automatic and manual approval policies are supported out of the box. The User Policy framework is extensible so that administrators can implement local policies.</w:t>
      </w:r>
    </w:p>
    <w:p w:rsidR="003E140D" w:rsidRPr="00544AC3" w:rsidRDefault="00DB33C5" w:rsidP="003E140D">
      <w:pPr>
        <w:pStyle w:val="NormalWeb"/>
        <w:rPr>
          <w:rFonts w:ascii="Arial" w:hAnsi="Arial" w:cs="Arial"/>
          <w:sz w:val="20"/>
          <w:szCs w:val="20"/>
        </w:rPr>
      </w:pPr>
      <w:r>
        <w:rPr>
          <w:rFonts w:ascii="Arial" w:hAnsi="Arial" w:cs="Arial"/>
          <w:noProof/>
          <w:color w:val="000000"/>
          <w:sz w:val="20"/>
          <w:szCs w:val="20"/>
        </w:rPr>
        <w:lastRenderedPageBreak/>
        <w:drawing>
          <wp:anchor distT="0" distB="0" distL="114300" distR="114300" simplePos="0" relativeHeight="251675136" behindDoc="1" locked="0" layoutInCell="1" allowOverlap="1">
            <wp:simplePos x="0" y="0"/>
            <wp:positionH relativeFrom="column">
              <wp:align>center</wp:align>
            </wp:positionH>
            <wp:positionV relativeFrom="paragraph">
              <wp:posOffset>927100</wp:posOffset>
            </wp:positionV>
            <wp:extent cx="4219575" cy="5886450"/>
            <wp:effectExtent l="19050" t="0" r="9525" b="0"/>
            <wp:wrapTight wrapText="bothSides">
              <wp:wrapPolygon edited="0">
                <wp:start x="-98" y="70"/>
                <wp:lineTo x="-98" y="21460"/>
                <wp:lineTo x="21649" y="21460"/>
                <wp:lineTo x="21649" y="70"/>
                <wp:lineTo x="-98" y="70"/>
              </wp:wrapPolygon>
            </wp:wrapTight>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89" cstate="print"/>
                    <a:srcRect/>
                    <a:stretch>
                      <a:fillRect/>
                    </a:stretch>
                  </pic:blipFill>
                  <pic:spPr bwMode="auto">
                    <a:xfrm>
                      <a:off x="0" y="0"/>
                      <a:ext cx="4219575" cy="5886450"/>
                    </a:xfrm>
                    <a:prstGeom prst="rect">
                      <a:avLst/>
                    </a:prstGeom>
                    <a:noFill/>
                    <a:ln w="9525">
                      <a:noFill/>
                      <a:miter lim="800000"/>
                      <a:headEnd/>
                      <a:tailEnd/>
                    </a:ln>
                  </pic:spPr>
                </pic:pic>
              </a:graphicData>
            </a:graphic>
          </wp:anchor>
        </w:drawing>
      </w:r>
      <w:r w:rsidR="00544AC3" w:rsidRPr="00544AC3">
        <w:rPr>
          <w:rFonts w:ascii="Arial" w:hAnsi="Arial" w:cs="Arial"/>
          <w:color w:val="000000"/>
          <w:sz w:val="20"/>
          <w:szCs w:val="20"/>
        </w:rPr>
        <w:t>Each Trusted IdP must also specify its own certificate. When Dorian receives a SAML assertion from a Trusted IdP it verifies that the assertion was signed with the private key that corresponds to the Trusted IdP's certificate. Finally, each Trusted IdP must be configured with a list of acceptable authentication methods. A SAML authentication assertion specifies the method in which the Trusted IdP authenticated the user. In order for the SAML assertion to be accepted by Dorian, the authentication method specified in the assertion must be specified as acceptable in the corresponding Trusted IdP.</w:t>
      </w:r>
    </w:p>
    <w:p w:rsidR="003E140D" w:rsidRDefault="003E140D" w:rsidP="003E140D">
      <w:pPr>
        <w:pStyle w:val="NormalWeb"/>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p>
    <w:p w:rsidR="003E140D" w:rsidRDefault="003E140D" w:rsidP="003E140D">
      <w:pPr>
        <w:pStyle w:val="Caption"/>
        <w:jc w:val="center"/>
        <w:rPr>
          <w:i/>
          <w:color w:val="auto"/>
        </w:rPr>
      </w:pPr>
      <w:bookmarkStart w:id="82" w:name="_Toc247950423"/>
      <w:r w:rsidRPr="009C50B0">
        <w:rPr>
          <w:i/>
          <w:color w:val="auto"/>
        </w:rPr>
        <w:t xml:space="preserve">Figure </w:t>
      </w:r>
      <w:r w:rsidR="00754D31" w:rsidRPr="009C50B0">
        <w:rPr>
          <w:i/>
          <w:color w:val="auto"/>
        </w:rPr>
        <w:fldChar w:fldCharType="begin"/>
      </w:r>
      <w:r w:rsidRPr="009C50B0">
        <w:rPr>
          <w:i/>
          <w:color w:val="auto"/>
        </w:rPr>
        <w:instrText xml:space="preserve"> SEQ Figure \* ARABIC </w:instrText>
      </w:r>
      <w:r w:rsidR="00754D31" w:rsidRPr="009C50B0">
        <w:rPr>
          <w:i/>
          <w:color w:val="auto"/>
        </w:rPr>
        <w:fldChar w:fldCharType="separate"/>
      </w:r>
      <w:r w:rsidR="000934A8">
        <w:rPr>
          <w:i/>
          <w:noProof/>
          <w:color w:val="auto"/>
        </w:rPr>
        <w:t>26</w:t>
      </w:r>
      <w:r w:rsidR="00754D31" w:rsidRPr="009C50B0">
        <w:rPr>
          <w:i/>
          <w:color w:val="auto"/>
        </w:rPr>
        <w:fldChar w:fldCharType="end"/>
      </w:r>
      <w:r w:rsidRPr="009C50B0">
        <w:rPr>
          <w:i/>
          <w:color w:val="auto"/>
        </w:rPr>
        <w:t xml:space="preserve"> TrustedIdPManager class diagram</w:t>
      </w:r>
      <w:bookmarkEnd w:id="82"/>
    </w:p>
    <w:p w:rsidR="000E615D" w:rsidRPr="000E615D" w:rsidRDefault="000E615D" w:rsidP="000E615D"/>
    <w:p w:rsidR="003E140D" w:rsidRPr="00466E7B" w:rsidRDefault="003E140D" w:rsidP="00466E7B">
      <w:pPr>
        <w:rPr>
          <w:rFonts w:ascii="Arial" w:hAnsi="Arial" w:cs="Arial"/>
          <w:sz w:val="20"/>
        </w:rPr>
      </w:pPr>
      <w:r w:rsidRPr="00466E7B">
        <w:rPr>
          <w:rFonts w:ascii="Arial" w:hAnsi="Arial" w:cs="Arial"/>
          <w:sz w:val="20"/>
        </w:rPr>
        <w:t>Following class diagram shows attributes and operations of UserManager.</w:t>
      </w:r>
      <w:r w:rsidR="00466E7B" w:rsidRPr="00466E7B">
        <w:rPr>
          <w:rFonts w:ascii="Arial" w:hAnsi="Arial" w:cs="Arial"/>
          <w:sz w:val="20"/>
        </w:rPr>
        <w:t xml:space="preserve"> </w:t>
      </w:r>
    </w:p>
    <w:p w:rsidR="00466E7B" w:rsidRPr="00466E7B" w:rsidRDefault="00466E7B" w:rsidP="00466E7B">
      <w:pPr>
        <w:rPr>
          <w:rFonts w:ascii="Arial" w:hAnsi="Arial" w:cs="Arial"/>
          <w:sz w:val="20"/>
        </w:rPr>
      </w:pPr>
      <w:r w:rsidRPr="00466E7B">
        <w:rPr>
          <w:rFonts w:ascii="Arial" w:hAnsi="Arial" w:cs="Arial"/>
          <w:sz w:val="20"/>
        </w:rPr>
        <w:t>UserManager</w:t>
      </w:r>
      <w:r>
        <w:rPr>
          <w:rFonts w:ascii="Arial" w:hAnsi="Arial" w:cs="Arial"/>
          <w:sz w:val="20"/>
        </w:rPr>
        <w:t xml:space="preserve"> is responsible managing caGrid users registered with external identity providers.</w:t>
      </w:r>
      <w:r w:rsidR="00807AE1">
        <w:rPr>
          <w:rFonts w:ascii="Arial" w:hAnsi="Arial" w:cs="Arial"/>
          <w:sz w:val="20"/>
        </w:rPr>
        <w:t xml:space="preserve"> When a user authenticated and asserted by external authentication service try to get caGrid short term credentials, Dorian uses UserManager to verify, create, update user. UserManager also supports admin operation to </w:t>
      </w:r>
      <w:r w:rsidR="00DE76FF">
        <w:rPr>
          <w:rFonts w:ascii="Arial" w:hAnsi="Arial" w:cs="Arial"/>
          <w:sz w:val="20"/>
        </w:rPr>
        <w:t xml:space="preserve">manage individual grid user accounts. </w:t>
      </w:r>
    </w:p>
    <w:p w:rsidR="003E140D" w:rsidRPr="009229D3" w:rsidRDefault="008A54FA" w:rsidP="003E140D">
      <w:pPr>
        <w:pStyle w:val="NormalWeb"/>
      </w:pPr>
      <w:r>
        <w:rPr>
          <w:noProof/>
        </w:rPr>
        <w:lastRenderedPageBreak/>
        <w:drawing>
          <wp:inline distT="0" distB="0" distL="0" distR="0">
            <wp:extent cx="6124575" cy="4991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6124575" cy="4991100"/>
                    </a:xfrm>
                    <a:prstGeom prst="rect">
                      <a:avLst/>
                    </a:prstGeom>
                    <a:noFill/>
                    <a:ln w="9525">
                      <a:noFill/>
                      <a:miter lim="800000"/>
                      <a:headEnd/>
                      <a:tailEnd/>
                    </a:ln>
                  </pic:spPr>
                </pic:pic>
              </a:graphicData>
            </a:graphic>
          </wp:inline>
        </w:drawing>
      </w:r>
    </w:p>
    <w:p w:rsidR="003E140D" w:rsidRDefault="003E140D" w:rsidP="003E140D">
      <w:pPr>
        <w:pStyle w:val="Caption"/>
        <w:jc w:val="center"/>
        <w:rPr>
          <w:i/>
          <w:color w:val="000000"/>
        </w:rPr>
      </w:pPr>
      <w:bookmarkStart w:id="83" w:name="_Toc247950424"/>
      <w:r w:rsidRPr="00DA2444">
        <w:rPr>
          <w:i/>
          <w:color w:val="000000"/>
        </w:rPr>
        <w:t xml:space="preserve">Figure </w:t>
      </w:r>
      <w:r w:rsidR="00754D31" w:rsidRPr="00DA2444">
        <w:rPr>
          <w:i/>
          <w:color w:val="000000"/>
        </w:rPr>
        <w:fldChar w:fldCharType="begin"/>
      </w:r>
      <w:r w:rsidRPr="00DA2444">
        <w:rPr>
          <w:i/>
          <w:color w:val="000000"/>
        </w:rPr>
        <w:instrText xml:space="preserve"> SEQ Figure \* ARABIC </w:instrText>
      </w:r>
      <w:r w:rsidR="00754D31" w:rsidRPr="00DA2444">
        <w:rPr>
          <w:i/>
          <w:color w:val="000000"/>
        </w:rPr>
        <w:fldChar w:fldCharType="separate"/>
      </w:r>
      <w:r w:rsidR="000934A8">
        <w:rPr>
          <w:i/>
          <w:noProof/>
          <w:color w:val="000000"/>
        </w:rPr>
        <w:t>27</w:t>
      </w:r>
      <w:r w:rsidR="00754D31" w:rsidRPr="00DA2444">
        <w:rPr>
          <w:i/>
          <w:color w:val="000000"/>
        </w:rPr>
        <w:fldChar w:fldCharType="end"/>
      </w:r>
      <w:r w:rsidRPr="00DA2444">
        <w:rPr>
          <w:i/>
          <w:color w:val="000000"/>
        </w:rPr>
        <w:t xml:space="preserve"> UserManager class diagram</w:t>
      </w:r>
      <w:bookmarkEnd w:id="83"/>
    </w:p>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9844C3" w:rsidRDefault="009844C3" w:rsidP="00CF0A5D"/>
    <w:p w:rsidR="009844C3" w:rsidRDefault="009844C3" w:rsidP="00CF0A5D"/>
    <w:p w:rsidR="009844C3" w:rsidRDefault="009844C3" w:rsidP="00CF0A5D"/>
    <w:p w:rsidR="009844C3" w:rsidRDefault="009844C3" w:rsidP="00CF0A5D"/>
    <w:p w:rsidR="009844C3" w:rsidRDefault="009844C3" w:rsidP="00CF0A5D"/>
    <w:p w:rsidR="009844C3" w:rsidRDefault="009844C3" w:rsidP="00CF0A5D"/>
    <w:p w:rsidR="00CF0A5D" w:rsidRDefault="00CF0A5D" w:rsidP="00CF0A5D"/>
    <w:p w:rsidR="00CF0A5D" w:rsidRDefault="00CF0A5D" w:rsidP="00CF0A5D"/>
    <w:p w:rsidR="00CF0A5D" w:rsidRPr="00362A48" w:rsidRDefault="00BF72AA" w:rsidP="00CF0A5D">
      <w:pPr>
        <w:rPr>
          <w:rFonts w:ascii="Arial" w:hAnsi="Arial" w:cs="Arial"/>
          <w:sz w:val="20"/>
        </w:rPr>
      </w:pPr>
      <w:r w:rsidRPr="00362A48">
        <w:rPr>
          <w:rFonts w:ascii="Arial" w:hAnsi="Arial" w:cs="Arial"/>
          <w:sz w:val="20"/>
        </w:rPr>
        <w:lastRenderedPageBreak/>
        <w:t xml:space="preserve">Following diagram shows attributes and operation of UserCertificateManager. </w:t>
      </w:r>
      <w:r w:rsidR="007B52D3" w:rsidRPr="00362A48">
        <w:rPr>
          <w:rFonts w:ascii="Arial" w:hAnsi="Arial" w:cs="Arial"/>
          <w:sz w:val="20"/>
        </w:rPr>
        <w:t xml:space="preserve"> Dorian uses UserCertificateManager to manage short term certificates issued to a user. </w:t>
      </w:r>
    </w:p>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r>
        <w:rPr>
          <w:noProof/>
        </w:rPr>
        <w:drawing>
          <wp:anchor distT="0" distB="0" distL="114300" distR="114300" simplePos="0" relativeHeight="251690496" behindDoc="1" locked="0" layoutInCell="1" allowOverlap="1">
            <wp:simplePos x="0" y="0"/>
            <wp:positionH relativeFrom="column">
              <wp:align>center</wp:align>
            </wp:positionH>
            <wp:positionV relativeFrom="paragraph">
              <wp:posOffset>-5086350</wp:posOffset>
            </wp:positionV>
            <wp:extent cx="5133975" cy="5210175"/>
            <wp:effectExtent l="19050" t="0" r="0" b="0"/>
            <wp:wrapTight wrapText="bothSides">
              <wp:wrapPolygon edited="0">
                <wp:start x="0" y="79"/>
                <wp:lineTo x="-80" y="21403"/>
                <wp:lineTo x="21560" y="21403"/>
                <wp:lineTo x="21560" y="79"/>
                <wp:lineTo x="0" y="79"/>
              </wp:wrapPolygon>
            </wp:wrapTight>
            <wp:docPr id="9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5133975" cy="5210175"/>
                    </a:xfrm>
                    <a:prstGeom prst="rect">
                      <a:avLst/>
                    </a:prstGeom>
                    <a:noFill/>
                    <a:ln w="9525">
                      <a:noFill/>
                      <a:miter lim="800000"/>
                      <a:headEnd/>
                      <a:tailEnd/>
                    </a:ln>
                  </pic:spPr>
                </pic:pic>
              </a:graphicData>
            </a:graphic>
          </wp:anchor>
        </w:drawing>
      </w:r>
    </w:p>
    <w:p w:rsidR="00CF0A5D" w:rsidRPr="008522C3" w:rsidRDefault="008522C3" w:rsidP="008522C3">
      <w:pPr>
        <w:pStyle w:val="Caption"/>
        <w:jc w:val="center"/>
        <w:rPr>
          <w:i/>
          <w:color w:val="000000" w:themeColor="text1"/>
        </w:rPr>
      </w:pPr>
      <w:bookmarkStart w:id="84" w:name="_Toc247950425"/>
      <w:r w:rsidRPr="008522C3">
        <w:rPr>
          <w:i/>
          <w:color w:val="000000" w:themeColor="text1"/>
        </w:rPr>
        <w:t xml:space="preserve">Figure </w:t>
      </w:r>
      <w:r w:rsidR="00754D31" w:rsidRPr="008522C3">
        <w:rPr>
          <w:i/>
          <w:color w:val="000000" w:themeColor="text1"/>
        </w:rPr>
        <w:fldChar w:fldCharType="begin"/>
      </w:r>
      <w:r w:rsidRPr="008522C3">
        <w:rPr>
          <w:i/>
          <w:color w:val="000000" w:themeColor="text1"/>
        </w:rPr>
        <w:instrText xml:space="preserve"> SEQ Figure \* ARABIC </w:instrText>
      </w:r>
      <w:r w:rsidR="00754D31" w:rsidRPr="008522C3">
        <w:rPr>
          <w:i/>
          <w:color w:val="000000" w:themeColor="text1"/>
        </w:rPr>
        <w:fldChar w:fldCharType="separate"/>
      </w:r>
      <w:r w:rsidR="000934A8">
        <w:rPr>
          <w:i/>
          <w:noProof/>
          <w:color w:val="000000" w:themeColor="text1"/>
        </w:rPr>
        <w:t>28</w:t>
      </w:r>
      <w:r w:rsidR="00754D31" w:rsidRPr="008522C3">
        <w:rPr>
          <w:i/>
          <w:color w:val="000000" w:themeColor="text1"/>
        </w:rPr>
        <w:fldChar w:fldCharType="end"/>
      </w:r>
      <w:r w:rsidRPr="008522C3">
        <w:rPr>
          <w:i/>
          <w:color w:val="000000" w:themeColor="text1"/>
        </w:rPr>
        <w:t xml:space="preserve"> UserCertificateManager class diagram</w:t>
      </w:r>
      <w:bookmarkEnd w:id="84"/>
    </w:p>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Pr="002E5BE0" w:rsidRDefault="002E5BE0" w:rsidP="00CF0A5D">
      <w:pPr>
        <w:rPr>
          <w:rFonts w:ascii="Arial" w:hAnsi="Arial" w:cs="Arial"/>
          <w:sz w:val="20"/>
        </w:rPr>
      </w:pPr>
      <w:r w:rsidRPr="002E5BE0">
        <w:rPr>
          <w:rFonts w:ascii="Arial" w:hAnsi="Arial" w:cs="Arial"/>
          <w:color w:val="000000"/>
          <w:sz w:val="20"/>
        </w:rPr>
        <w:t xml:space="preserve">HostCertificateManager </w:t>
      </w:r>
      <w:r w:rsidR="0063436B">
        <w:rPr>
          <w:rFonts w:ascii="Arial" w:hAnsi="Arial" w:cs="Arial"/>
          <w:color w:val="000000"/>
          <w:sz w:val="20"/>
        </w:rPr>
        <w:t xml:space="preserve">is responsible for </w:t>
      </w:r>
      <w:r w:rsidR="00B151DA" w:rsidRPr="002E5BE0">
        <w:rPr>
          <w:rFonts w:ascii="Arial" w:hAnsi="Arial" w:cs="Arial"/>
          <w:color w:val="000000"/>
          <w:sz w:val="20"/>
        </w:rPr>
        <w:t>managing host certificates. Some of the operation</w:t>
      </w:r>
      <w:r w:rsidR="0063436B">
        <w:rPr>
          <w:rFonts w:ascii="Arial" w:hAnsi="Arial" w:cs="Arial"/>
          <w:color w:val="000000"/>
          <w:sz w:val="20"/>
        </w:rPr>
        <w:t xml:space="preserve">s </w:t>
      </w:r>
      <w:r w:rsidR="00B151DA" w:rsidRPr="002E5BE0">
        <w:rPr>
          <w:rFonts w:ascii="Arial" w:hAnsi="Arial" w:cs="Arial"/>
          <w:color w:val="000000"/>
          <w:sz w:val="20"/>
        </w:rPr>
        <w:t>allow user to request and manage host certificates. Other operation</w:t>
      </w:r>
      <w:r w:rsidRPr="002E5BE0">
        <w:rPr>
          <w:rFonts w:ascii="Arial" w:hAnsi="Arial" w:cs="Arial"/>
          <w:color w:val="000000"/>
          <w:sz w:val="20"/>
        </w:rPr>
        <w:t>s</w:t>
      </w:r>
      <w:r w:rsidR="00B151DA" w:rsidRPr="002E5BE0">
        <w:rPr>
          <w:rFonts w:ascii="Arial" w:hAnsi="Arial" w:cs="Arial"/>
          <w:color w:val="000000"/>
          <w:sz w:val="20"/>
        </w:rPr>
        <w:t xml:space="preserve"> are restricted to administrators allowing them to approve, revoke, renew, and manage all host certificates issued by Dorian.</w:t>
      </w:r>
    </w:p>
    <w:p w:rsidR="00CF0A5D" w:rsidRDefault="00CF0A5D" w:rsidP="00CF0A5D"/>
    <w:p w:rsidR="00CF0A5D" w:rsidRPr="008B0F4C" w:rsidRDefault="00CF0A5D" w:rsidP="008B0F4C">
      <w:pPr>
        <w:jc w:val="center"/>
        <w:rPr>
          <w:i/>
          <w:color w:val="000000" w:themeColor="text1"/>
        </w:rPr>
      </w:pPr>
      <w:r>
        <w:rPr>
          <w:noProof/>
        </w:rPr>
        <w:drawing>
          <wp:anchor distT="0" distB="0" distL="114300" distR="114300" simplePos="0" relativeHeight="251691520" behindDoc="1" locked="0" layoutInCell="1" allowOverlap="1">
            <wp:simplePos x="0" y="0"/>
            <wp:positionH relativeFrom="column">
              <wp:align>center</wp:align>
            </wp:positionH>
            <wp:positionV relativeFrom="paragraph">
              <wp:posOffset>66675</wp:posOffset>
            </wp:positionV>
            <wp:extent cx="6126480" cy="5048250"/>
            <wp:effectExtent l="0" t="0" r="7620" b="0"/>
            <wp:wrapTight wrapText="bothSides">
              <wp:wrapPolygon edited="0">
                <wp:start x="0" y="82"/>
                <wp:lineTo x="0" y="21437"/>
                <wp:lineTo x="21560" y="21437"/>
                <wp:lineTo x="21627" y="21029"/>
                <wp:lineTo x="21627" y="1386"/>
                <wp:lineTo x="21560" y="163"/>
                <wp:lineTo x="21560" y="82"/>
                <wp:lineTo x="0" y="82"/>
              </wp:wrapPolygon>
            </wp:wrapTight>
            <wp:docPr id="9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srcRect/>
                    <a:stretch>
                      <a:fillRect/>
                    </a:stretch>
                  </pic:blipFill>
                  <pic:spPr bwMode="auto">
                    <a:xfrm>
                      <a:off x="0" y="0"/>
                      <a:ext cx="6126480" cy="5048250"/>
                    </a:xfrm>
                    <a:prstGeom prst="rect">
                      <a:avLst/>
                    </a:prstGeom>
                    <a:noFill/>
                    <a:ln w="9525">
                      <a:noFill/>
                      <a:miter lim="800000"/>
                      <a:headEnd/>
                      <a:tailEnd/>
                    </a:ln>
                  </pic:spPr>
                </pic:pic>
              </a:graphicData>
            </a:graphic>
          </wp:anchor>
        </w:drawing>
      </w:r>
    </w:p>
    <w:p w:rsidR="00CF0A5D" w:rsidRPr="008B0F4C" w:rsidRDefault="008B0F4C" w:rsidP="008B0F4C">
      <w:pPr>
        <w:pStyle w:val="Caption"/>
        <w:jc w:val="center"/>
        <w:rPr>
          <w:i/>
          <w:color w:val="000000" w:themeColor="text1"/>
        </w:rPr>
      </w:pPr>
      <w:bookmarkStart w:id="85" w:name="_Toc247950426"/>
      <w:r w:rsidRPr="008B0F4C">
        <w:rPr>
          <w:i/>
          <w:color w:val="000000" w:themeColor="text1"/>
        </w:rPr>
        <w:t xml:space="preserve">Figure </w:t>
      </w:r>
      <w:r w:rsidR="00754D31" w:rsidRPr="008B0F4C">
        <w:rPr>
          <w:i/>
          <w:color w:val="000000" w:themeColor="text1"/>
        </w:rPr>
        <w:fldChar w:fldCharType="begin"/>
      </w:r>
      <w:r w:rsidRPr="008B0F4C">
        <w:rPr>
          <w:i/>
          <w:color w:val="000000" w:themeColor="text1"/>
        </w:rPr>
        <w:instrText xml:space="preserve"> SEQ Figure \* ARABIC </w:instrText>
      </w:r>
      <w:r w:rsidR="00754D31" w:rsidRPr="008B0F4C">
        <w:rPr>
          <w:i/>
          <w:color w:val="000000" w:themeColor="text1"/>
        </w:rPr>
        <w:fldChar w:fldCharType="separate"/>
      </w:r>
      <w:r w:rsidR="000934A8">
        <w:rPr>
          <w:i/>
          <w:noProof/>
          <w:color w:val="000000" w:themeColor="text1"/>
        </w:rPr>
        <w:t>29</w:t>
      </w:r>
      <w:r w:rsidR="00754D31" w:rsidRPr="008B0F4C">
        <w:rPr>
          <w:i/>
          <w:color w:val="000000" w:themeColor="text1"/>
        </w:rPr>
        <w:fldChar w:fldCharType="end"/>
      </w:r>
      <w:r w:rsidRPr="008B0F4C">
        <w:rPr>
          <w:i/>
          <w:color w:val="000000" w:themeColor="text1"/>
        </w:rPr>
        <w:t xml:space="preserve"> HostCertificateManager class diagram</w:t>
      </w:r>
      <w:bookmarkEnd w:id="85"/>
    </w:p>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CF0A5D" w:rsidRDefault="00CF0A5D" w:rsidP="00CF0A5D"/>
    <w:p w:rsidR="003E140D" w:rsidRDefault="003E140D" w:rsidP="003E140D">
      <w:pPr>
        <w:pStyle w:val="Heading4"/>
      </w:pPr>
      <w:bookmarkStart w:id="86" w:name="_Toc248115660"/>
      <w:r>
        <w:lastRenderedPageBreak/>
        <w:t>Dorian Identity Provider</w:t>
      </w:r>
      <w:bookmarkEnd w:id="86"/>
    </w:p>
    <w:p w:rsidR="003E140D" w:rsidRDefault="003402EE" w:rsidP="003E140D">
      <w:pPr>
        <w:pStyle w:val="NormalWeb"/>
        <w:rPr>
          <w:rFonts w:ascii="Arial" w:hAnsi="Arial" w:cs="Arial"/>
          <w:sz w:val="20"/>
          <w:szCs w:val="20"/>
        </w:rPr>
      </w:pPr>
      <w:r w:rsidRPr="003402EE">
        <w:rPr>
          <w:rFonts w:ascii="Arial" w:hAnsi="Arial" w:cs="Arial"/>
          <w:sz w:val="20"/>
          <w:szCs w:val="20"/>
        </w:rPr>
        <w:t>For organizations without an Identity Management system, Dorian provides its own Identity Provider for the management of user accounts.</w:t>
      </w:r>
      <w:r>
        <w:t xml:space="preserve"> </w:t>
      </w:r>
      <w:r w:rsidR="003E140D" w:rsidRPr="00DF158C">
        <w:rPr>
          <w:rFonts w:ascii="Arial" w:hAnsi="Arial" w:cs="Arial"/>
          <w:sz w:val="20"/>
          <w:szCs w:val="20"/>
        </w:rPr>
        <w:t>The DorianIdP provides a method for prospective users to register for an account and obtain grid credentials through D</w:t>
      </w:r>
      <w:r w:rsidR="003E140D">
        <w:rPr>
          <w:rFonts w:ascii="Arial" w:hAnsi="Arial" w:cs="Arial"/>
          <w:sz w:val="20"/>
          <w:szCs w:val="20"/>
        </w:rPr>
        <w:t xml:space="preserve">orian. Architecturally, (Figure </w:t>
      </w:r>
      <w:r w:rsidR="006335BB">
        <w:rPr>
          <w:rFonts w:ascii="Arial" w:hAnsi="Arial" w:cs="Arial"/>
          <w:sz w:val="20"/>
          <w:szCs w:val="20"/>
        </w:rPr>
        <w:t>1</w:t>
      </w:r>
      <w:r w:rsidR="00F000EA">
        <w:rPr>
          <w:rFonts w:ascii="Arial" w:hAnsi="Arial" w:cs="Arial"/>
          <w:sz w:val="20"/>
          <w:szCs w:val="20"/>
        </w:rPr>
        <w:t>7</w:t>
      </w:r>
      <w:r w:rsidR="003E140D" w:rsidRPr="00DF158C">
        <w:rPr>
          <w:rFonts w:ascii="Arial" w:hAnsi="Arial" w:cs="Arial"/>
          <w:sz w:val="20"/>
          <w:szCs w:val="20"/>
        </w:rPr>
        <w:t>) the Dorian IdP consists of three components</w:t>
      </w:r>
      <w:r w:rsidR="003E140D">
        <w:rPr>
          <w:rFonts w:ascii="Arial" w:hAnsi="Arial" w:cs="Arial"/>
          <w:sz w:val="20"/>
          <w:szCs w:val="20"/>
        </w:rPr>
        <w:t>:</w:t>
      </w:r>
      <w:r w:rsidR="003E140D" w:rsidRPr="00DF158C">
        <w:rPr>
          <w:rFonts w:ascii="Arial" w:hAnsi="Arial" w:cs="Arial"/>
          <w:sz w:val="20"/>
          <w:szCs w:val="20"/>
        </w:rPr>
        <w:t xml:space="preserve"> the DorianIdP User Manager, the SAML Asserter, and a certificate authority. The Dorian IdP User Manager provisions and manages local Dorian IdP accounts. The SAML Asserter creates and signs SAML assertions for Dorian IdP users, which will be later consumed by the Dorian IFS in creating grid credentials. The Certificate Authority is used by the SAML Asserter for signing assertions.</w:t>
      </w:r>
    </w:p>
    <w:p w:rsidR="003B6F1D" w:rsidRDefault="003B6F1D" w:rsidP="00C24B3C">
      <w:pPr>
        <w:rPr>
          <w:rFonts w:ascii="Arial" w:hAnsi="Arial" w:cs="Arial"/>
          <w:sz w:val="20"/>
        </w:rPr>
      </w:pPr>
      <w:r>
        <w:rPr>
          <w:rFonts w:ascii="Arial" w:hAnsi="Arial" w:cs="Arial"/>
          <w:sz w:val="20"/>
        </w:rPr>
        <w:t xml:space="preserve">To support authentication services to the users registered with Dorian Identity Provider, </w:t>
      </w:r>
      <w:r w:rsidR="00EF49F5">
        <w:rPr>
          <w:rFonts w:ascii="Arial" w:hAnsi="Arial" w:cs="Arial"/>
          <w:sz w:val="20"/>
        </w:rPr>
        <w:t>it</w:t>
      </w:r>
      <w:r>
        <w:rPr>
          <w:rFonts w:ascii="Arial" w:hAnsi="Arial" w:cs="Arial"/>
          <w:sz w:val="20"/>
        </w:rPr>
        <w:t xml:space="preserve"> implements AuthenticationService. </w:t>
      </w:r>
      <w:r w:rsidR="00E31A64">
        <w:rPr>
          <w:rFonts w:ascii="Arial" w:hAnsi="Arial" w:cs="Arial"/>
          <w:sz w:val="20"/>
        </w:rPr>
        <w:t xml:space="preserve"> </w:t>
      </w:r>
    </w:p>
    <w:p w:rsidR="00E31A64" w:rsidRDefault="00E31A64" w:rsidP="00C24B3C">
      <w:pPr>
        <w:rPr>
          <w:rFonts w:ascii="Arial" w:hAnsi="Arial" w:cs="Arial"/>
          <w:sz w:val="20"/>
        </w:rPr>
      </w:pPr>
    </w:p>
    <w:p w:rsidR="009C7F0E" w:rsidRPr="00C24B3C" w:rsidRDefault="009C7F0E" w:rsidP="00C24B3C">
      <w:pPr>
        <w:rPr>
          <w:rFonts w:ascii="Arial" w:hAnsi="Arial" w:cs="Arial"/>
          <w:sz w:val="20"/>
        </w:rPr>
      </w:pPr>
      <w:r w:rsidRPr="00C24B3C">
        <w:rPr>
          <w:rFonts w:ascii="Arial" w:hAnsi="Arial" w:cs="Arial"/>
          <w:sz w:val="20"/>
        </w:rPr>
        <w:t xml:space="preserve">Dorian Identity Provider </w:t>
      </w:r>
      <w:r w:rsidR="00C24B3C" w:rsidRPr="00C24B3C">
        <w:rPr>
          <w:rFonts w:ascii="Arial" w:hAnsi="Arial" w:cs="Arial"/>
          <w:sz w:val="20"/>
        </w:rPr>
        <w:t>stores following information to maintain local user a</w:t>
      </w:r>
      <w:r w:rsidRPr="00C24B3C">
        <w:rPr>
          <w:rFonts w:ascii="Arial" w:hAnsi="Arial" w:cs="Arial"/>
          <w:sz w:val="20"/>
        </w:rPr>
        <w:t>ccounts</w:t>
      </w:r>
      <w:r w:rsidR="00C24B3C" w:rsidRPr="00C24B3C">
        <w:rPr>
          <w:rFonts w:ascii="Arial" w:hAnsi="Arial" w:cs="Arial"/>
          <w:sz w:val="20"/>
        </w:rPr>
        <w:t>.</w:t>
      </w:r>
    </w:p>
    <w:p w:rsidR="009C7F0E" w:rsidRPr="009C7F0E" w:rsidRDefault="009C7F0E" w:rsidP="008E72E8">
      <w:pPr>
        <w:pStyle w:val="NormalWeb"/>
        <w:numPr>
          <w:ilvl w:val="0"/>
          <w:numId w:val="60"/>
        </w:numPr>
        <w:rPr>
          <w:rFonts w:ascii="Arial" w:hAnsi="Arial" w:cs="Arial"/>
          <w:sz w:val="20"/>
        </w:rPr>
      </w:pPr>
      <w:r w:rsidRPr="009C7F0E">
        <w:rPr>
          <w:rFonts w:ascii="Arial" w:hAnsi="Arial" w:cs="Arial"/>
          <w:b/>
          <w:bCs/>
          <w:sz w:val="20"/>
        </w:rPr>
        <w:t xml:space="preserve">User Information </w:t>
      </w:r>
      <w:r w:rsidRPr="009C7F0E">
        <w:rPr>
          <w:rFonts w:ascii="Arial" w:hAnsi="Arial" w:cs="Arial"/>
          <w:sz w:val="20"/>
        </w:rPr>
        <w:t>– Attributes describing the identity of the user.</w:t>
      </w:r>
    </w:p>
    <w:p w:rsidR="009C7F0E" w:rsidRPr="009C7F0E" w:rsidRDefault="009C7F0E" w:rsidP="008E72E8">
      <w:pPr>
        <w:pStyle w:val="NormalWeb"/>
        <w:numPr>
          <w:ilvl w:val="0"/>
          <w:numId w:val="60"/>
        </w:numPr>
        <w:rPr>
          <w:rFonts w:ascii="Arial" w:hAnsi="Arial" w:cs="Arial"/>
          <w:sz w:val="20"/>
        </w:rPr>
      </w:pPr>
      <w:r w:rsidRPr="009C7F0E">
        <w:rPr>
          <w:rFonts w:ascii="Arial" w:hAnsi="Arial" w:cs="Arial"/>
          <w:b/>
          <w:bCs/>
          <w:sz w:val="20"/>
        </w:rPr>
        <w:t>Account Information</w:t>
      </w:r>
      <w:r w:rsidRPr="009C7F0E">
        <w:rPr>
          <w:rFonts w:ascii="Arial" w:hAnsi="Arial" w:cs="Arial"/>
          <w:sz w:val="20"/>
        </w:rPr>
        <w:t>– The Account Information tab contains user's Status and Role attributes. </w:t>
      </w:r>
      <w:r w:rsidRPr="009C7F0E">
        <w:rPr>
          <w:rFonts w:ascii="Arial" w:hAnsi="Arial" w:cs="Arial"/>
          <w:b/>
          <w:bCs/>
          <w:i/>
          <w:iCs/>
          <w:sz w:val="20"/>
        </w:rPr>
        <w:t> </w:t>
      </w:r>
      <w:r w:rsidRPr="009C7F0E">
        <w:rPr>
          <w:rFonts w:ascii="Arial" w:hAnsi="Arial" w:cs="Arial"/>
          <w:sz w:val="20"/>
        </w:rPr>
        <w:t xml:space="preserve"> </w:t>
      </w:r>
    </w:p>
    <w:p w:rsidR="009C7F0E" w:rsidRPr="009C7F0E" w:rsidRDefault="009C7F0E" w:rsidP="008E72E8">
      <w:pPr>
        <w:pStyle w:val="NormalWeb"/>
        <w:numPr>
          <w:ilvl w:val="0"/>
          <w:numId w:val="60"/>
        </w:numPr>
        <w:rPr>
          <w:rFonts w:ascii="Arial" w:hAnsi="Arial" w:cs="Arial"/>
          <w:sz w:val="20"/>
        </w:rPr>
      </w:pPr>
      <w:r w:rsidRPr="009C7F0E">
        <w:rPr>
          <w:rFonts w:ascii="Arial" w:hAnsi="Arial" w:cs="Arial"/>
          <w:b/>
          <w:bCs/>
          <w:sz w:val="20"/>
        </w:rPr>
        <w:t>Password</w:t>
      </w:r>
      <w:r w:rsidRPr="009C7F0E">
        <w:rPr>
          <w:rFonts w:ascii="Arial" w:hAnsi="Arial" w:cs="Arial"/>
          <w:sz w:val="20"/>
        </w:rPr>
        <w:t>– The user’s password and information related to its security.</w:t>
      </w:r>
    </w:p>
    <w:p w:rsidR="009C7F0E" w:rsidRPr="009C7F0E" w:rsidRDefault="009C7F0E" w:rsidP="008E72E8">
      <w:pPr>
        <w:pStyle w:val="NormalWeb"/>
        <w:numPr>
          <w:ilvl w:val="0"/>
          <w:numId w:val="60"/>
        </w:numPr>
        <w:rPr>
          <w:rFonts w:ascii="Arial" w:hAnsi="Arial" w:cs="Arial"/>
          <w:sz w:val="20"/>
        </w:rPr>
      </w:pPr>
      <w:r w:rsidRPr="009C7F0E">
        <w:rPr>
          <w:rFonts w:ascii="Arial" w:hAnsi="Arial" w:cs="Arial"/>
          <w:b/>
          <w:bCs/>
          <w:sz w:val="20"/>
        </w:rPr>
        <w:t>Auditing</w:t>
      </w:r>
      <w:r w:rsidRPr="009C7F0E">
        <w:rPr>
          <w:rFonts w:ascii="Arial" w:hAnsi="Arial" w:cs="Arial"/>
          <w:sz w:val="20"/>
        </w:rPr>
        <w:t xml:space="preserve"> – Auditing information for the account</w:t>
      </w:r>
    </w:p>
    <w:p w:rsidR="009C7F0E" w:rsidRDefault="009C7F0E" w:rsidP="003E140D">
      <w:pPr>
        <w:pStyle w:val="NormalWeb"/>
        <w:rPr>
          <w:rFonts w:ascii="Arial" w:hAnsi="Arial" w:cs="Arial"/>
          <w:sz w:val="20"/>
          <w:szCs w:val="20"/>
        </w:rPr>
      </w:pPr>
      <w:r w:rsidRPr="009C7F0E">
        <w:rPr>
          <w:rFonts w:ascii="Arial" w:hAnsi="Arial" w:cs="Arial"/>
          <w:b/>
          <w:bCs/>
          <w:sz w:val="20"/>
          <w:szCs w:val="20"/>
        </w:rPr>
        <w:t xml:space="preserve">User Information – </w:t>
      </w:r>
      <w:r w:rsidRPr="009C7F0E">
        <w:rPr>
          <w:rFonts w:ascii="Arial" w:hAnsi="Arial" w:cs="Arial"/>
          <w:sz w:val="20"/>
          <w:szCs w:val="20"/>
        </w:rPr>
        <w:t>Attributes describing the identity of the user.</w:t>
      </w:r>
    </w:p>
    <w:p w:rsidR="009C7F0E" w:rsidRPr="00DF158C" w:rsidRDefault="009C7F0E" w:rsidP="003E140D">
      <w:pPr>
        <w:pStyle w:val="NormalWeb"/>
        <w:rPr>
          <w:rFonts w:ascii="Arial" w:hAnsi="Arial" w:cs="Arial"/>
          <w:sz w:val="20"/>
          <w:szCs w:val="20"/>
        </w:rPr>
      </w:pPr>
      <w:r w:rsidRPr="009C7F0E">
        <w:rPr>
          <w:rFonts w:ascii="Arial" w:hAnsi="Arial" w:cs="Arial"/>
          <w:noProof/>
          <w:sz w:val="20"/>
          <w:szCs w:val="20"/>
        </w:rPr>
        <w:drawing>
          <wp:inline distT="0" distB="0" distL="0" distR="0">
            <wp:extent cx="4524375" cy="2647950"/>
            <wp:effectExtent l="19050" t="0" r="9525" b="0"/>
            <wp:docPr id="12" name="Picture 3" descr="Image139.png"/>
            <wp:cNvGraphicFramePr/>
            <a:graphic xmlns:a="http://schemas.openxmlformats.org/drawingml/2006/main">
              <a:graphicData uri="http://schemas.openxmlformats.org/drawingml/2006/picture">
                <pic:pic xmlns:pic="http://schemas.openxmlformats.org/drawingml/2006/picture">
                  <pic:nvPicPr>
                    <pic:cNvPr id="5" name="Picture 4" descr="Image139.png"/>
                    <pic:cNvPicPr>
                      <a:picLocks noChangeAspect="1"/>
                    </pic:cNvPicPr>
                  </pic:nvPicPr>
                  <pic:blipFill>
                    <a:blip r:embed="rId93" cstate="print"/>
                    <a:stretch>
                      <a:fillRect/>
                    </a:stretch>
                  </pic:blipFill>
                  <pic:spPr>
                    <a:xfrm>
                      <a:off x="0" y="0"/>
                      <a:ext cx="4524375" cy="2647950"/>
                    </a:xfrm>
                    <a:prstGeom prst="rect">
                      <a:avLst/>
                    </a:prstGeom>
                  </pic:spPr>
                </pic:pic>
              </a:graphicData>
            </a:graphic>
          </wp:inline>
        </w:drawing>
      </w:r>
    </w:p>
    <w:p w:rsidR="009C7F0E" w:rsidRPr="00C24B3C" w:rsidRDefault="009C7F0E" w:rsidP="00C24B3C">
      <w:pPr>
        <w:pStyle w:val="Caption"/>
        <w:rPr>
          <w:rFonts w:ascii="Arial" w:hAnsi="Arial" w:cs="Arial"/>
          <w:color w:val="auto"/>
          <w:sz w:val="20"/>
          <w:szCs w:val="20"/>
        </w:rPr>
      </w:pPr>
      <w:r w:rsidRPr="00C24B3C">
        <w:rPr>
          <w:rFonts w:ascii="Arial" w:hAnsi="Arial" w:cs="Arial"/>
          <w:color w:val="auto"/>
          <w:sz w:val="20"/>
          <w:szCs w:val="20"/>
        </w:rPr>
        <w:t xml:space="preserve">Account Information – Information describing the role and </w:t>
      </w:r>
      <w:r w:rsidR="00C24B3C">
        <w:rPr>
          <w:rFonts w:ascii="Arial" w:hAnsi="Arial" w:cs="Arial"/>
          <w:color w:val="auto"/>
          <w:sz w:val="20"/>
          <w:szCs w:val="20"/>
        </w:rPr>
        <w:t xml:space="preserve">current </w:t>
      </w:r>
      <w:r w:rsidRPr="00C24B3C">
        <w:rPr>
          <w:rFonts w:ascii="Arial" w:hAnsi="Arial" w:cs="Arial"/>
          <w:color w:val="auto"/>
          <w:sz w:val="20"/>
          <w:szCs w:val="20"/>
        </w:rPr>
        <w:t>status of a users account.</w:t>
      </w:r>
    </w:p>
    <w:p w:rsidR="003E140D" w:rsidRDefault="009C7F0E" w:rsidP="003E140D">
      <w:pPr>
        <w:pStyle w:val="Caption"/>
      </w:pPr>
      <w:r w:rsidRPr="009C7F0E">
        <w:rPr>
          <w:noProof/>
        </w:rPr>
        <w:drawing>
          <wp:inline distT="0" distB="0" distL="0" distR="0">
            <wp:extent cx="4236368" cy="1600200"/>
            <wp:effectExtent l="19050" t="0" r="0" b="0"/>
            <wp:docPr id="19" name="Picture 4" descr="Image140.png"/>
            <wp:cNvGraphicFramePr/>
            <a:graphic xmlns:a="http://schemas.openxmlformats.org/drawingml/2006/main">
              <a:graphicData uri="http://schemas.openxmlformats.org/drawingml/2006/picture">
                <pic:pic xmlns:pic="http://schemas.openxmlformats.org/drawingml/2006/picture">
                  <pic:nvPicPr>
                    <pic:cNvPr id="8" name="Picture 7" descr="Image140.png"/>
                    <pic:cNvPicPr>
                      <a:picLocks noChangeAspect="1"/>
                    </pic:cNvPicPr>
                  </pic:nvPicPr>
                  <pic:blipFill>
                    <a:blip r:embed="rId94" cstate="print"/>
                    <a:stretch>
                      <a:fillRect/>
                    </a:stretch>
                  </pic:blipFill>
                  <pic:spPr>
                    <a:xfrm>
                      <a:off x="0" y="0"/>
                      <a:ext cx="4236368" cy="1600200"/>
                    </a:xfrm>
                    <a:prstGeom prst="rect">
                      <a:avLst/>
                    </a:prstGeom>
                  </pic:spPr>
                </pic:pic>
              </a:graphicData>
            </a:graphic>
          </wp:inline>
        </w:drawing>
      </w:r>
    </w:p>
    <w:p w:rsidR="009C7F0E" w:rsidRDefault="009C7F0E" w:rsidP="009C7F0E">
      <w:r w:rsidRPr="009C7F0E">
        <w:rPr>
          <w:b/>
          <w:bCs/>
        </w:rPr>
        <w:lastRenderedPageBreak/>
        <w:t xml:space="preserve">User Role – </w:t>
      </w:r>
      <w:r w:rsidRPr="009C7F0E">
        <w:t>Whether or not the user can administer the Dorian Identity Provider</w:t>
      </w:r>
    </w:p>
    <w:p w:rsidR="009C7F0E" w:rsidRDefault="009C7F0E" w:rsidP="009C7F0E"/>
    <w:p w:rsidR="00C24B3C" w:rsidRDefault="00C24B3C" w:rsidP="009C7F0E">
      <w:r>
        <w:rPr>
          <w:noProof/>
        </w:rPr>
        <w:drawing>
          <wp:anchor distT="0" distB="0" distL="114300" distR="114300" simplePos="0" relativeHeight="251715072" behindDoc="0" locked="0" layoutInCell="1" allowOverlap="1">
            <wp:simplePos x="0" y="0"/>
            <wp:positionH relativeFrom="column">
              <wp:posOffset>-32385</wp:posOffset>
            </wp:positionH>
            <wp:positionV relativeFrom="paragraph">
              <wp:posOffset>38100</wp:posOffset>
            </wp:positionV>
            <wp:extent cx="4267200" cy="885825"/>
            <wp:effectExtent l="19050" t="0" r="0" b="0"/>
            <wp:wrapNone/>
            <wp:docPr id="914" name="Picture 7" descr="Image141.png"/>
            <wp:cNvGraphicFramePr/>
            <a:graphic xmlns:a="http://schemas.openxmlformats.org/drawingml/2006/main">
              <a:graphicData uri="http://schemas.openxmlformats.org/drawingml/2006/picture">
                <pic:pic xmlns:pic="http://schemas.openxmlformats.org/drawingml/2006/picture">
                  <pic:nvPicPr>
                    <pic:cNvPr id="9" name="Picture 8" descr="Image141.png"/>
                    <pic:cNvPicPr>
                      <a:picLocks noChangeAspect="1"/>
                    </pic:cNvPicPr>
                  </pic:nvPicPr>
                  <pic:blipFill>
                    <a:blip r:embed="rId95" cstate="print"/>
                    <a:stretch>
                      <a:fillRect/>
                    </a:stretch>
                  </pic:blipFill>
                  <pic:spPr>
                    <a:xfrm>
                      <a:off x="0" y="0"/>
                      <a:ext cx="4267200" cy="885825"/>
                    </a:xfrm>
                    <a:prstGeom prst="rect">
                      <a:avLst/>
                    </a:prstGeom>
                  </pic:spPr>
                </pic:pic>
              </a:graphicData>
            </a:graphic>
          </wp:anchor>
        </w:drawing>
      </w:r>
    </w:p>
    <w:p w:rsidR="00C24B3C" w:rsidRDefault="00C24B3C" w:rsidP="009C7F0E"/>
    <w:p w:rsidR="00C24B3C" w:rsidRDefault="00C24B3C" w:rsidP="009C7F0E"/>
    <w:p w:rsidR="009C7F0E" w:rsidRDefault="009C7F0E" w:rsidP="009C7F0E"/>
    <w:p w:rsidR="009C7F0E" w:rsidRDefault="009C7F0E" w:rsidP="009C7F0E"/>
    <w:p w:rsidR="00C24B3C" w:rsidRDefault="00C24B3C" w:rsidP="009C7F0E"/>
    <w:p w:rsidR="00C24B3C" w:rsidRDefault="00C24B3C" w:rsidP="009C7F0E"/>
    <w:p w:rsidR="009C7F0E" w:rsidRPr="00C24B3C" w:rsidRDefault="00C24B3C" w:rsidP="009C7F0E">
      <w:pPr>
        <w:rPr>
          <w:rFonts w:ascii="Arial" w:hAnsi="Arial" w:cs="Arial"/>
          <w:sz w:val="20"/>
        </w:rPr>
      </w:pPr>
      <w:r w:rsidRPr="00C24B3C">
        <w:rPr>
          <w:rFonts w:ascii="Arial" w:hAnsi="Arial" w:cs="Arial"/>
          <w:noProof/>
          <w:sz w:val="20"/>
        </w:rPr>
        <w:drawing>
          <wp:anchor distT="0" distB="0" distL="114300" distR="114300" simplePos="0" relativeHeight="251635200" behindDoc="1" locked="0" layoutInCell="1" allowOverlap="1">
            <wp:simplePos x="0" y="0"/>
            <wp:positionH relativeFrom="column">
              <wp:posOffset>81915</wp:posOffset>
            </wp:positionH>
            <wp:positionV relativeFrom="paragraph">
              <wp:posOffset>295275</wp:posOffset>
            </wp:positionV>
            <wp:extent cx="5829300" cy="6029325"/>
            <wp:effectExtent l="19050" t="0" r="0" b="0"/>
            <wp:wrapTight wrapText="bothSides">
              <wp:wrapPolygon edited="0">
                <wp:start x="-71" y="0"/>
                <wp:lineTo x="-71" y="21566"/>
                <wp:lineTo x="21600" y="21566"/>
                <wp:lineTo x="21600" y="0"/>
                <wp:lineTo x="-71" y="0"/>
              </wp:wrapPolygon>
            </wp:wrapTight>
            <wp:docPr id="850" name="Picture 850" descr="i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idp"/>
                    <pic:cNvPicPr>
                      <a:picLocks noChangeAspect="1" noChangeArrowheads="1"/>
                    </pic:cNvPicPr>
                  </pic:nvPicPr>
                  <pic:blipFill>
                    <a:blip r:embed="rId96" cstate="print"/>
                    <a:srcRect/>
                    <a:stretch>
                      <a:fillRect/>
                    </a:stretch>
                  </pic:blipFill>
                  <pic:spPr bwMode="auto">
                    <a:xfrm>
                      <a:off x="0" y="0"/>
                      <a:ext cx="5829300" cy="6029325"/>
                    </a:xfrm>
                    <a:prstGeom prst="rect">
                      <a:avLst/>
                    </a:prstGeom>
                    <a:noFill/>
                    <a:ln w="9525">
                      <a:noFill/>
                      <a:miter lim="800000"/>
                      <a:headEnd/>
                      <a:tailEnd/>
                    </a:ln>
                  </pic:spPr>
                </pic:pic>
              </a:graphicData>
            </a:graphic>
          </wp:anchor>
        </w:drawing>
      </w:r>
      <w:r w:rsidRPr="00C24B3C">
        <w:rPr>
          <w:rFonts w:ascii="Arial" w:hAnsi="Arial" w:cs="Arial"/>
          <w:sz w:val="20"/>
        </w:rPr>
        <w:t>Following diagram shows Dorian Identity Provider classes and their dependencies.</w:t>
      </w:r>
    </w:p>
    <w:p w:rsidR="00C24B3C" w:rsidRDefault="00C24B3C" w:rsidP="003E140D">
      <w:pPr>
        <w:pStyle w:val="Caption"/>
        <w:jc w:val="center"/>
        <w:rPr>
          <w:i/>
          <w:color w:val="auto"/>
        </w:rPr>
      </w:pPr>
    </w:p>
    <w:p w:rsidR="00C24B3C" w:rsidRPr="00C24B3C" w:rsidRDefault="00C24B3C" w:rsidP="00C24B3C"/>
    <w:p w:rsidR="003E140D" w:rsidRPr="006E43F7" w:rsidRDefault="003E140D" w:rsidP="003E140D">
      <w:pPr>
        <w:pStyle w:val="Caption"/>
        <w:jc w:val="center"/>
        <w:rPr>
          <w:i/>
          <w:color w:val="auto"/>
        </w:rPr>
      </w:pPr>
      <w:bookmarkStart w:id="87" w:name="_Toc247950427"/>
      <w:r w:rsidRPr="006E43F7">
        <w:rPr>
          <w:i/>
          <w:color w:val="auto"/>
        </w:rPr>
        <w:t xml:space="preserve">Figure </w:t>
      </w:r>
      <w:r w:rsidR="00754D31" w:rsidRPr="006E43F7">
        <w:rPr>
          <w:i/>
          <w:color w:val="auto"/>
        </w:rPr>
        <w:fldChar w:fldCharType="begin"/>
      </w:r>
      <w:r w:rsidRPr="006E43F7">
        <w:rPr>
          <w:i/>
          <w:color w:val="auto"/>
        </w:rPr>
        <w:instrText xml:space="preserve"> SEQ Figure \* ARABIC </w:instrText>
      </w:r>
      <w:r w:rsidR="00754D31" w:rsidRPr="006E43F7">
        <w:rPr>
          <w:i/>
          <w:color w:val="auto"/>
        </w:rPr>
        <w:fldChar w:fldCharType="separate"/>
      </w:r>
      <w:r w:rsidR="000934A8">
        <w:rPr>
          <w:i/>
          <w:noProof/>
          <w:color w:val="auto"/>
        </w:rPr>
        <w:t>30</w:t>
      </w:r>
      <w:r w:rsidR="00754D31" w:rsidRPr="006E43F7">
        <w:rPr>
          <w:i/>
          <w:color w:val="auto"/>
        </w:rPr>
        <w:fldChar w:fldCharType="end"/>
      </w:r>
      <w:r w:rsidRPr="006E43F7">
        <w:rPr>
          <w:i/>
          <w:color w:val="auto"/>
        </w:rPr>
        <w:t xml:space="preserve"> Dorian Identity Provider class diagram</w:t>
      </w:r>
      <w:bookmarkEnd w:id="87"/>
    </w:p>
    <w:p w:rsidR="003E140D" w:rsidRPr="00C742CD" w:rsidRDefault="003E140D" w:rsidP="003E140D">
      <w:pPr>
        <w:rPr>
          <w:rFonts w:ascii="Arial" w:hAnsi="Arial" w:cs="Arial"/>
          <w:sz w:val="20"/>
        </w:rPr>
      </w:pPr>
      <w:bookmarkStart w:id="88" w:name="DesignGuide-DorianCertificateAuthority"/>
      <w:bookmarkEnd w:id="88"/>
      <w:r w:rsidRPr="00C742CD">
        <w:rPr>
          <w:rFonts w:ascii="Arial" w:hAnsi="Arial" w:cs="Arial"/>
          <w:sz w:val="20"/>
        </w:rPr>
        <w:lastRenderedPageBreak/>
        <w:t>Following class diagram shows attributes and operations of IdentityProvider.</w:t>
      </w:r>
      <w:r w:rsidR="006335BB">
        <w:rPr>
          <w:rFonts w:ascii="Arial" w:hAnsi="Arial" w:cs="Arial"/>
          <w:sz w:val="20"/>
        </w:rPr>
        <w:t xml:space="preserve"> Dorian uses IdentityProvider to manage users registered with Dorian </w:t>
      </w:r>
      <w:r w:rsidR="00AB1D65">
        <w:rPr>
          <w:rFonts w:ascii="Arial" w:hAnsi="Arial" w:cs="Arial"/>
          <w:sz w:val="20"/>
        </w:rPr>
        <w:t xml:space="preserve">directly. </w:t>
      </w:r>
    </w:p>
    <w:p w:rsidR="003E140D" w:rsidRDefault="003E140D" w:rsidP="003E140D"/>
    <w:p w:rsidR="003E140D" w:rsidRDefault="008A54FA" w:rsidP="003E140D">
      <w:r>
        <w:rPr>
          <w:noProof/>
        </w:rPr>
        <w:drawing>
          <wp:anchor distT="0" distB="0" distL="114300" distR="114300" simplePos="0" relativeHeight="251636224" behindDoc="1" locked="0" layoutInCell="1" allowOverlap="1">
            <wp:simplePos x="0" y="0"/>
            <wp:positionH relativeFrom="column">
              <wp:posOffset>605155</wp:posOffset>
            </wp:positionH>
            <wp:positionV relativeFrom="paragraph">
              <wp:posOffset>133350</wp:posOffset>
            </wp:positionV>
            <wp:extent cx="4258310" cy="3324225"/>
            <wp:effectExtent l="0" t="0" r="8890" b="0"/>
            <wp:wrapTight wrapText="bothSides">
              <wp:wrapPolygon edited="0">
                <wp:start x="0" y="124"/>
                <wp:lineTo x="0" y="21414"/>
                <wp:lineTo x="21548" y="21414"/>
                <wp:lineTo x="21645" y="20053"/>
                <wp:lineTo x="21645" y="2104"/>
                <wp:lineTo x="21548" y="248"/>
                <wp:lineTo x="21548" y="124"/>
                <wp:lineTo x="0" y="124"/>
              </wp:wrapPolygon>
            </wp:wrapTight>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97" cstate="print"/>
                    <a:srcRect/>
                    <a:stretch>
                      <a:fillRect/>
                    </a:stretch>
                  </pic:blipFill>
                  <pic:spPr bwMode="auto">
                    <a:xfrm>
                      <a:off x="0" y="0"/>
                      <a:ext cx="4258310" cy="3324225"/>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2965F9" w:rsidRDefault="003E140D" w:rsidP="003E140D">
      <w:pPr>
        <w:pStyle w:val="Caption"/>
        <w:jc w:val="center"/>
        <w:rPr>
          <w:i/>
          <w:color w:val="000000"/>
        </w:rPr>
      </w:pPr>
      <w:bookmarkStart w:id="89" w:name="_Toc247950428"/>
      <w:r w:rsidRPr="002965F9">
        <w:rPr>
          <w:i/>
          <w:color w:val="000000"/>
        </w:rPr>
        <w:t xml:space="preserve">Figure </w:t>
      </w:r>
      <w:r w:rsidR="00754D31" w:rsidRPr="002965F9">
        <w:rPr>
          <w:i/>
          <w:color w:val="000000"/>
        </w:rPr>
        <w:fldChar w:fldCharType="begin"/>
      </w:r>
      <w:r w:rsidRPr="002965F9">
        <w:rPr>
          <w:i/>
          <w:color w:val="000000"/>
        </w:rPr>
        <w:instrText xml:space="preserve"> SEQ Figure \* ARABIC </w:instrText>
      </w:r>
      <w:r w:rsidR="00754D31" w:rsidRPr="002965F9">
        <w:rPr>
          <w:i/>
          <w:color w:val="000000"/>
        </w:rPr>
        <w:fldChar w:fldCharType="separate"/>
      </w:r>
      <w:r w:rsidR="000934A8">
        <w:rPr>
          <w:i/>
          <w:noProof/>
          <w:color w:val="000000"/>
        </w:rPr>
        <w:t>31</w:t>
      </w:r>
      <w:r w:rsidR="00754D31" w:rsidRPr="002965F9">
        <w:rPr>
          <w:i/>
          <w:color w:val="000000"/>
        </w:rPr>
        <w:fldChar w:fldCharType="end"/>
      </w:r>
      <w:r w:rsidRPr="002965F9">
        <w:rPr>
          <w:i/>
          <w:color w:val="000000"/>
        </w:rPr>
        <w:t xml:space="preserve"> IdentityProvider class diagram</w:t>
      </w:r>
      <w:bookmarkEnd w:id="89"/>
    </w:p>
    <w:p w:rsidR="003E140D" w:rsidRPr="0007289E" w:rsidRDefault="003E140D" w:rsidP="003E140D">
      <w:pPr>
        <w:rPr>
          <w:rFonts w:ascii="Arial" w:hAnsi="Arial" w:cs="Arial"/>
          <w:sz w:val="20"/>
        </w:rPr>
      </w:pPr>
      <w:r w:rsidRPr="0007289E">
        <w:rPr>
          <w:rFonts w:ascii="Arial" w:hAnsi="Arial" w:cs="Arial"/>
          <w:sz w:val="20"/>
        </w:rPr>
        <w:t>Following class diagram shows attributes and operations of AssertionCredentialsManager component that creates and signs SAML assertions for Dorian IdP users.</w:t>
      </w:r>
    </w:p>
    <w:p w:rsidR="003E140D" w:rsidRDefault="003E140D" w:rsidP="003E140D"/>
    <w:p w:rsidR="003E140D" w:rsidRDefault="008A54FA" w:rsidP="003E140D">
      <w:r>
        <w:rPr>
          <w:noProof/>
        </w:rPr>
        <w:drawing>
          <wp:anchor distT="0" distB="0" distL="114300" distR="114300" simplePos="0" relativeHeight="251639296" behindDoc="1" locked="0" layoutInCell="1" allowOverlap="1">
            <wp:simplePos x="0" y="0"/>
            <wp:positionH relativeFrom="column">
              <wp:posOffset>842645</wp:posOffset>
            </wp:positionH>
            <wp:positionV relativeFrom="paragraph">
              <wp:posOffset>71120</wp:posOffset>
            </wp:positionV>
            <wp:extent cx="4239895" cy="2955925"/>
            <wp:effectExtent l="0" t="0" r="8255" b="0"/>
            <wp:wrapTight wrapText="bothSides">
              <wp:wrapPolygon edited="0">
                <wp:start x="0" y="139"/>
                <wp:lineTo x="0" y="21298"/>
                <wp:lineTo x="21545" y="21298"/>
                <wp:lineTo x="21642" y="20324"/>
                <wp:lineTo x="21642" y="2366"/>
                <wp:lineTo x="21545" y="278"/>
                <wp:lineTo x="21545" y="139"/>
                <wp:lineTo x="0" y="139"/>
              </wp:wrapPolygon>
            </wp:wrapTight>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98" cstate="print"/>
                    <a:srcRect/>
                    <a:stretch>
                      <a:fillRect/>
                    </a:stretch>
                  </pic:blipFill>
                  <pic:spPr bwMode="auto">
                    <a:xfrm>
                      <a:off x="0" y="0"/>
                      <a:ext cx="4239895" cy="2955925"/>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Pr>
        <w:pStyle w:val="Caption"/>
        <w:jc w:val="center"/>
        <w:rPr>
          <w:i/>
          <w:color w:val="000000"/>
        </w:rPr>
      </w:pPr>
      <w:bookmarkStart w:id="90" w:name="_Toc247950429"/>
      <w:r w:rsidRPr="00861FD1">
        <w:rPr>
          <w:i/>
          <w:color w:val="000000"/>
        </w:rPr>
        <w:t xml:space="preserve">Figure </w:t>
      </w:r>
      <w:r w:rsidR="00754D31" w:rsidRPr="00861FD1">
        <w:rPr>
          <w:i/>
          <w:color w:val="000000"/>
        </w:rPr>
        <w:fldChar w:fldCharType="begin"/>
      </w:r>
      <w:r w:rsidRPr="00861FD1">
        <w:rPr>
          <w:i/>
          <w:color w:val="000000"/>
        </w:rPr>
        <w:instrText xml:space="preserve"> SEQ Figure \* ARABIC </w:instrText>
      </w:r>
      <w:r w:rsidR="00754D31" w:rsidRPr="00861FD1">
        <w:rPr>
          <w:i/>
          <w:color w:val="000000"/>
        </w:rPr>
        <w:fldChar w:fldCharType="separate"/>
      </w:r>
      <w:r w:rsidR="000934A8">
        <w:rPr>
          <w:i/>
          <w:noProof/>
          <w:color w:val="000000"/>
        </w:rPr>
        <w:t>32</w:t>
      </w:r>
      <w:r w:rsidR="00754D31" w:rsidRPr="00861FD1">
        <w:rPr>
          <w:i/>
          <w:color w:val="000000"/>
        </w:rPr>
        <w:fldChar w:fldCharType="end"/>
      </w:r>
      <w:r w:rsidRPr="00861FD1">
        <w:rPr>
          <w:i/>
          <w:color w:val="000000"/>
        </w:rPr>
        <w:t xml:space="preserve"> AssertionCredentialsManager class diagram</w:t>
      </w:r>
      <w:bookmarkEnd w:id="90"/>
    </w:p>
    <w:p w:rsidR="00D568C1" w:rsidRDefault="00D568C1" w:rsidP="00D568C1"/>
    <w:p w:rsidR="00D568C1" w:rsidRDefault="00D568C1" w:rsidP="00D568C1"/>
    <w:p w:rsidR="00664894" w:rsidRPr="00664894" w:rsidRDefault="008F66DA" w:rsidP="00D568C1">
      <w:pPr>
        <w:rPr>
          <w:rFonts w:ascii="Arial" w:hAnsi="Arial" w:cs="Arial"/>
          <w:color w:val="000000" w:themeColor="text1"/>
          <w:sz w:val="20"/>
        </w:rPr>
      </w:pPr>
      <w:r w:rsidRPr="00664894">
        <w:rPr>
          <w:rFonts w:ascii="Arial" w:hAnsi="Arial" w:cs="Arial"/>
          <w:sz w:val="20"/>
        </w:rPr>
        <w:t xml:space="preserve">PasswordSecurityManager is responsible for managing passwords </w:t>
      </w:r>
      <w:r w:rsidR="003F5F2A">
        <w:rPr>
          <w:rFonts w:ascii="Arial" w:hAnsi="Arial" w:cs="Arial"/>
          <w:sz w:val="20"/>
        </w:rPr>
        <w:t xml:space="preserve">of </w:t>
      </w:r>
      <w:r w:rsidR="003F5F2A" w:rsidRPr="00664894">
        <w:rPr>
          <w:rFonts w:ascii="Arial" w:hAnsi="Arial" w:cs="Arial"/>
          <w:sz w:val="20"/>
        </w:rPr>
        <w:t xml:space="preserve">Dorian registered users </w:t>
      </w:r>
      <w:r w:rsidRPr="00664894">
        <w:rPr>
          <w:rFonts w:ascii="Arial" w:hAnsi="Arial" w:cs="Arial"/>
          <w:sz w:val="20"/>
        </w:rPr>
        <w:t xml:space="preserve">based on enforced policies. </w:t>
      </w:r>
      <w:r w:rsidR="00664894" w:rsidRPr="00664894">
        <w:rPr>
          <w:rFonts w:ascii="Arial" w:hAnsi="Arial" w:cs="Arial"/>
          <w:sz w:val="20"/>
        </w:rPr>
        <w:t xml:space="preserve">When </w:t>
      </w:r>
      <w:r w:rsidR="007D446B" w:rsidRPr="00664894">
        <w:rPr>
          <w:rFonts w:ascii="Arial" w:hAnsi="Arial" w:cs="Arial"/>
          <w:sz w:val="20"/>
        </w:rPr>
        <w:t>a user registers</w:t>
      </w:r>
      <w:r w:rsidR="00664894" w:rsidRPr="00664894">
        <w:rPr>
          <w:rFonts w:ascii="Arial" w:hAnsi="Arial" w:cs="Arial"/>
          <w:sz w:val="20"/>
        </w:rPr>
        <w:t xml:space="preserve"> with </w:t>
      </w:r>
      <w:r w:rsidR="00293A04" w:rsidRPr="00664894">
        <w:rPr>
          <w:rFonts w:ascii="Arial" w:hAnsi="Arial" w:cs="Arial"/>
          <w:sz w:val="20"/>
        </w:rPr>
        <w:t>Dorian</w:t>
      </w:r>
      <w:r w:rsidR="00664894" w:rsidRPr="00664894">
        <w:rPr>
          <w:rFonts w:ascii="Arial" w:hAnsi="Arial" w:cs="Arial"/>
          <w:sz w:val="20"/>
        </w:rPr>
        <w:t xml:space="preserve"> IdP</w:t>
      </w:r>
      <w:r w:rsidR="00293A04" w:rsidRPr="00664894">
        <w:rPr>
          <w:rFonts w:ascii="Arial" w:hAnsi="Arial" w:cs="Arial"/>
          <w:sz w:val="20"/>
        </w:rPr>
        <w:t>, password</w:t>
      </w:r>
      <w:r w:rsidR="00664894" w:rsidRPr="00664894">
        <w:rPr>
          <w:rFonts w:ascii="Arial" w:hAnsi="Arial" w:cs="Arial"/>
          <w:sz w:val="20"/>
        </w:rPr>
        <w:t xml:space="preserve"> will be </w:t>
      </w:r>
      <w:r w:rsidR="003F5F2A">
        <w:rPr>
          <w:rFonts w:ascii="Arial" w:hAnsi="Arial" w:cs="Arial"/>
          <w:sz w:val="20"/>
        </w:rPr>
        <w:t>verified</w:t>
      </w:r>
      <w:r w:rsidR="00664894" w:rsidRPr="00664894">
        <w:rPr>
          <w:rFonts w:ascii="Arial" w:hAnsi="Arial" w:cs="Arial"/>
          <w:sz w:val="20"/>
        </w:rPr>
        <w:t xml:space="preserve"> </w:t>
      </w:r>
      <w:r w:rsidR="003F5F2A">
        <w:rPr>
          <w:rFonts w:ascii="Arial" w:hAnsi="Arial" w:cs="Arial"/>
          <w:sz w:val="20"/>
        </w:rPr>
        <w:t>against</w:t>
      </w:r>
      <w:r w:rsidR="00664894" w:rsidRPr="00664894">
        <w:rPr>
          <w:rFonts w:ascii="Arial" w:hAnsi="Arial" w:cs="Arial"/>
          <w:sz w:val="20"/>
        </w:rPr>
        <w:t xml:space="preserve"> defined security policies and will be encrypted with SHA-512 algorithm using </w:t>
      </w:r>
      <w:r w:rsidR="003F5F2A" w:rsidRPr="00664894">
        <w:rPr>
          <w:rFonts w:ascii="Arial" w:hAnsi="Arial" w:cs="Arial"/>
          <w:sz w:val="20"/>
        </w:rPr>
        <w:t>cryptographically generated</w:t>
      </w:r>
      <w:r w:rsidR="00664894" w:rsidRPr="00664894">
        <w:rPr>
          <w:rFonts w:ascii="Arial" w:hAnsi="Arial" w:cs="Arial"/>
          <w:sz w:val="20"/>
        </w:rPr>
        <w:t xml:space="preserve"> strong pseudo-random number. This information is stored in </w:t>
      </w:r>
      <w:r w:rsidR="00664894" w:rsidRPr="00664894">
        <w:rPr>
          <w:rFonts w:ascii="Arial" w:hAnsi="Arial" w:cs="Arial"/>
          <w:color w:val="000000" w:themeColor="text1"/>
          <w:sz w:val="20"/>
        </w:rPr>
        <w:t xml:space="preserve">idp_password_security table. </w:t>
      </w:r>
    </w:p>
    <w:p w:rsidR="00664894" w:rsidRPr="00664894" w:rsidRDefault="00664894" w:rsidP="00D568C1">
      <w:pPr>
        <w:rPr>
          <w:rFonts w:ascii="Arial" w:hAnsi="Arial" w:cs="Arial"/>
          <w:sz w:val="20"/>
        </w:rPr>
      </w:pPr>
    </w:p>
    <w:p w:rsidR="00D568C1" w:rsidRDefault="008F66DA" w:rsidP="00D568C1">
      <w:pPr>
        <w:rPr>
          <w:rFonts w:ascii="Arial" w:hAnsi="Arial" w:cs="Arial"/>
          <w:sz w:val="20"/>
        </w:rPr>
      </w:pPr>
      <w:r w:rsidRPr="00664894">
        <w:rPr>
          <w:rFonts w:ascii="Arial" w:hAnsi="Arial" w:cs="Arial"/>
          <w:sz w:val="20"/>
        </w:rPr>
        <w:t>Following are the password security policies defined:</w:t>
      </w:r>
    </w:p>
    <w:p w:rsidR="0068173A" w:rsidRPr="009C7F0E" w:rsidRDefault="0068173A" w:rsidP="0068173A">
      <w:pPr>
        <w:ind w:firstLine="720"/>
        <w:rPr>
          <w:rFonts w:ascii="Arial" w:hAnsi="Arial" w:cs="Arial"/>
          <w:color w:val="000000" w:themeColor="text1"/>
          <w:sz w:val="20"/>
        </w:rPr>
      </w:pPr>
      <w:r w:rsidRPr="009C7F0E">
        <w:rPr>
          <w:rFonts w:ascii="Arial" w:hAnsi="Arial" w:cs="Arial"/>
          <w:b/>
          <w:bCs/>
          <w:color w:val="000000" w:themeColor="text1"/>
          <w:sz w:val="20"/>
        </w:rPr>
        <w:t>Password Strength Requirements</w:t>
      </w:r>
    </w:p>
    <w:p w:rsidR="0068173A" w:rsidRPr="009C7F0E" w:rsidRDefault="0068173A" w:rsidP="008E72E8">
      <w:pPr>
        <w:numPr>
          <w:ilvl w:val="2"/>
          <w:numId w:val="61"/>
        </w:numPr>
        <w:tabs>
          <w:tab w:val="clear" w:pos="2160"/>
          <w:tab w:val="num" w:pos="1440"/>
        </w:tabs>
        <w:ind w:left="1440"/>
        <w:rPr>
          <w:rFonts w:ascii="Arial" w:hAnsi="Arial" w:cs="Arial"/>
          <w:color w:val="000000" w:themeColor="text1"/>
          <w:sz w:val="20"/>
        </w:rPr>
      </w:pPr>
      <w:r w:rsidRPr="009C7F0E">
        <w:rPr>
          <w:rFonts w:ascii="Arial" w:hAnsi="Arial" w:cs="Arial"/>
          <w:color w:val="000000" w:themeColor="text1"/>
          <w:sz w:val="20"/>
        </w:rPr>
        <w:t xml:space="preserve"> 10 – 20 Characters (Configurable)</w:t>
      </w:r>
    </w:p>
    <w:p w:rsidR="0068173A" w:rsidRPr="009C7F0E" w:rsidRDefault="0068173A" w:rsidP="008E72E8">
      <w:pPr>
        <w:numPr>
          <w:ilvl w:val="2"/>
          <w:numId w:val="61"/>
        </w:numPr>
        <w:tabs>
          <w:tab w:val="clear" w:pos="2160"/>
          <w:tab w:val="num" w:pos="1440"/>
        </w:tabs>
        <w:ind w:left="1440"/>
        <w:rPr>
          <w:rFonts w:ascii="Arial" w:hAnsi="Arial" w:cs="Arial"/>
          <w:color w:val="000000" w:themeColor="text1"/>
          <w:sz w:val="20"/>
        </w:rPr>
      </w:pPr>
      <w:r w:rsidRPr="009C7F0E">
        <w:rPr>
          <w:rFonts w:ascii="Arial" w:hAnsi="Arial" w:cs="Arial"/>
          <w:color w:val="000000" w:themeColor="text1"/>
          <w:sz w:val="20"/>
        </w:rPr>
        <w:t xml:space="preserve"> At Least 1 Capital Letter</w:t>
      </w:r>
    </w:p>
    <w:p w:rsidR="0068173A" w:rsidRPr="009C7F0E" w:rsidRDefault="0068173A" w:rsidP="008E72E8">
      <w:pPr>
        <w:numPr>
          <w:ilvl w:val="2"/>
          <w:numId w:val="61"/>
        </w:numPr>
        <w:tabs>
          <w:tab w:val="clear" w:pos="2160"/>
          <w:tab w:val="num" w:pos="1440"/>
        </w:tabs>
        <w:ind w:left="1440"/>
        <w:rPr>
          <w:rFonts w:ascii="Arial" w:hAnsi="Arial" w:cs="Arial"/>
          <w:color w:val="000000" w:themeColor="text1"/>
          <w:sz w:val="20"/>
        </w:rPr>
      </w:pPr>
      <w:r w:rsidRPr="009C7F0E">
        <w:rPr>
          <w:rFonts w:ascii="Arial" w:hAnsi="Arial" w:cs="Arial"/>
          <w:color w:val="000000" w:themeColor="text1"/>
          <w:sz w:val="20"/>
        </w:rPr>
        <w:t xml:space="preserve"> At Least 1 Number</w:t>
      </w:r>
    </w:p>
    <w:p w:rsidR="0068173A" w:rsidRPr="009C7F0E" w:rsidRDefault="0068173A" w:rsidP="008E72E8">
      <w:pPr>
        <w:numPr>
          <w:ilvl w:val="2"/>
          <w:numId w:val="61"/>
        </w:numPr>
        <w:tabs>
          <w:tab w:val="clear" w:pos="2160"/>
          <w:tab w:val="num" w:pos="1440"/>
        </w:tabs>
        <w:ind w:left="1440"/>
        <w:rPr>
          <w:rFonts w:ascii="Arial" w:hAnsi="Arial" w:cs="Arial"/>
          <w:color w:val="000000" w:themeColor="text1"/>
          <w:sz w:val="20"/>
        </w:rPr>
      </w:pPr>
      <w:r w:rsidRPr="009C7F0E">
        <w:rPr>
          <w:rFonts w:ascii="Arial" w:hAnsi="Arial" w:cs="Arial"/>
          <w:color w:val="000000" w:themeColor="text1"/>
          <w:sz w:val="20"/>
        </w:rPr>
        <w:t xml:space="preserve"> At Least 1 non-alphanumeric symbol</w:t>
      </w:r>
    </w:p>
    <w:p w:rsidR="0068173A" w:rsidRPr="009C7F0E" w:rsidRDefault="0068173A" w:rsidP="008E72E8">
      <w:pPr>
        <w:numPr>
          <w:ilvl w:val="2"/>
          <w:numId w:val="61"/>
        </w:numPr>
        <w:tabs>
          <w:tab w:val="clear" w:pos="2160"/>
          <w:tab w:val="num" w:pos="1440"/>
        </w:tabs>
        <w:ind w:left="1440"/>
        <w:rPr>
          <w:rFonts w:ascii="Arial" w:hAnsi="Arial" w:cs="Arial"/>
          <w:color w:val="000000" w:themeColor="text1"/>
          <w:sz w:val="20"/>
        </w:rPr>
      </w:pPr>
      <w:r w:rsidRPr="009C7F0E">
        <w:rPr>
          <w:rFonts w:ascii="Arial" w:hAnsi="Arial" w:cs="Arial"/>
          <w:color w:val="000000" w:themeColor="text1"/>
          <w:sz w:val="20"/>
        </w:rPr>
        <w:t xml:space="preserve"> No dictionary words (forwards or backwards)</w:t>
      </w:r>
    </w:p>
    <w:p w:rsidR="00790D6D" w:rsidRPr="009C7F0E" w:rsidRDefault="00790D6D" w:rsidP="00790D6D">
      <w:pPr>
        <w:ind w:firstLine="720"/>
        <w:rPr>
          <w:rFonts w:ascii="Arial" w:hAnsi="Arial" w:cs="Arial"/>
          <w:color w:val="000000" w:themeColor="text1"/>
          <w:sz w:val="20"/>
        </w:rPr>
      </w:pPr>
      <w:r w:rsidRPr="009C7F0E">
        <w:rPr>
          <w:rFonts w:ascii="Arial" w:hAnsi="Arial" w:cs="Arial"/>
          <w:b/>
          <w:bCs/>
          <w:color w:val="000000" w:themeColor="text1"/>
          <w:sz w:val="20"/>
        </w:rPr>
        <w:t>Password Security (Configurable)</w:t>
      </w:r>
    </w:p>
    <w:p w:rsidR="00790D6D" w:rsidRDefault="00790D6D" w:rsidP="00790D6D">
      <w:pPr>
        <w:ind w:left="1440"/>
        <w:rPr>
          <w:rFonts w:ascii="Arial" w:hAnsi="Arial" w:cs="Arial"/>
          <w:color w:val="000000" w:themeColor="text1"/>
          <w:sz w:val="20"/>
        </w:rPr>
      </w:pPr>
      <w:r w:rsidRPr="00790D6D">
        <w:rPr>
          <w:rFonts w:ascii="Arial" w:hAnsi="Arial" w:cs="Arial"/>
          <w:color w:val="000000" w:themeColor="text1"/>
          <w:sz w:val="20"/>
        </w:rPr>
        <w:t>5 Invalid consecutive logins, results in a 4 hour suspension of account</w:t>
      </w:r>
      <w:r>
        <w:rPr>
          <w:rFonts w:ascii="Arial" w:hAnsi="Arial" w:cs="Arial"/>
          <w:color w:val="000000" w:themeColor="text1"/>
          <w:sz w:val="20"/>
        </w:rPr>
        <w:t xml:space="preserve"> </w:t>
      </w:r>
      <w:r w:rsidRPr="009C7F0E">
        <w:rPr>
          <w:rFonts w:ascii="Arial" w:hAnsi="Arial" w:cs="Arial"/>
          <w:color w:val="000000" w:themeColor="text1"/>
          <w:sz w:val="20"/>
        </w:rPr>
        <w:t>500 total invalid logins results in permanent suspension of account until password is reset by and administrator</w:t>
      </w:r>
    </w:p>
    <w:p w:rsidR="0068173A" w:rsidRPr="00664894" w:rsidRDefault="0068173A" w:rsidP="0068173A">
      <w:pPr>
        <w:rPr>
          <w:rFonts w:ascii="Arial" w:hAnsi="Arial" w:cs="Arial"/>
          <w:sz w:val="20"/>
        </w:rPr>
      </w:pPr>
    </w:p>
    <w:p w:rsidR="008F66DA" w:rsidRDefault="008F66DA" w:rsidP="000C4DEE">
      <w:pPr>
        <w:ind w:firstLine="720"/>
        <w:rPr>
          <w:rFonts w:ascii="Arial" w:hAnsi="Arial" w:cs="Arial"/>
          <w:color w:val="000000" w:themeColor="text1"/>
          <w:sz w:val="20"/>
        </w:rPr>
      </w:pPr>
      <w:r w:rsidRPr="000C4DEE">
        <w:rPr>
          <w:rFonts w:ascii="Arial" w:hAnsi="Arial" w:cs="Arial"/>
          <w:b/>
          <w:color w:val="000000" w:themeColor="text1"/>
          <w:sz w:val="20"/>
        </w:rPr>
        <w:t>Password Digest Algorithm</w:t>
      </w:r>
      <w:r w:rsidRPr="00664894">
        <w:rPr>
          <w:rFonts w:ascii="Arial" w:hAnsi="Arial" w:cs="Arial"/>
          <w:color w:val="000000" w:themeColor="text1"/>
          <w:sz w:val="20"/>
        </w:rPr>
        <w:t>: SHA-512</w:t>
      </w:r>
    </w:p>
    <w:p w:rsidR="000C4DEE" w:rsidRDefault="000C4DEE" w:rsidP="00D568C1">
      <w:pPr>
        <w:rPr>
          <w:rFonts w:ascii="Arial" w:hAnsi="Arial" w:cs="Arial"/>
          <w:color w:val="000000" w:themeColor="text1"/>
          <w:sz w:val="20"/>
        </w:rPr>
      </w:pPr>
    </w:p>
    <w:p w:rsidR="00293A04" w:rsidRPr="00664894" w:rsidRDefault="00293A04" w:rsidP="00D568C1">
      <w:pPr>
        <w:rPr>
          <w:rFonts w:ascii="Arial" w:hAnsi="Arial" w:cs="Arial"/>
          <w:color w:val="000000" w:themeColor="text1"/>
          <w:sz w:val="20"/>
        </w:rPr>
      </w:pPr>
    </w:p>
    <w:p w:rsidR="008F66DA" w:rsidRDefault="008F66DA"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r>
        <w:rPr>
          <w:noProof/>
        </w:rPr>
        <w:drawing>
          <wp:anchor distT="0" distB="0" distL="114300" distR="114300" simplePos="0" relativeHeight="251692544" behindDoc="0" locked="0" layoutInCell="1" allowOverlap="1">
            <wp:simplePos x="0" y="0"/>
            <wp:positionH relativeFrom="column">
              <wp:align>center</wp:align>
            </wp:positionH>
            <wp:positionV relativeFrom="paragraph">
              <wp:posOffset>-4686300</wp:posOffset>
            </wp:positionV>
            <wp:extent cx="4286250" cy="4810125"/>
            <wp:effectExtent l="19050" t="0" r="0" b="0"/>
            <wp:wrapNone/>
            <wp:docPr id="9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srcRect/>
                    <a:stretch>
                      <a:fillRect/>
                    </a:stretch>
                  </pic:blipFill>
                  <pic:spPr bwMode="auto">
                    <a:xfrm>
                      <a:off x="0" y="0"/>
                      <a:ext cx="4286250" cy="4810125"/>
                    </a:xfrm>
                    <a:prstGeom prst="rect">
                      <a:avLst/>
                    </a:prstGeom>
                    <a:noFill/>
                    <a:ln w="9525">
                      <a:noFill/>
                      <a:miter lim="800000"/>
                      <a:headEnd/>
                      <a:tailEnd/>
                    </a:ln>
                  </pic:spPr>
                </pic:pic>
              </a:graphicData>
            </a:graphic>
          </wp:anchor>
        </w:drawing>
      </w:r>
    </w:p>
    <w:p w:rsidR="00D568C1" w:rsidRDefault="00D568C1" w:rsidP="00D568C1"/>
    <w:p w:rsidR="00D568C1" w:rsidRDefault="00D568C1" w:rsidP="00D568C1"/>
    <w:p w:rsidR="00D568C1" w:rsidRDefault="00D568C1" w:rsidP="00D568C1"/>
    <w:p w:rsidR="00D568C1" w:rsidRDefault="00230A60" w:rsidP="00D568C1">
      <w:r w:rsidRPr="00E53A48">
        <w:rPr>
          <w:rFonts w:ascii="Arial" w:hAnsi="Arial" w:cs="Arial"/>
          <w:sz w:val="20"/>
        </w:rPr>
        <w:t>UserManager</w:t>
      </w:r>
      <w:r w:rsidR="00E53A48" w:rsidRPr="00E53A48">
        <w:rPr>
          <w:rFonts w:ascii="Arial" w:hAnsi="Arial" w:cs="Arial"/>
          <w:sz w:val="20"/>
        </w:rPr>
        <w:t xml:space="preserve"> is responsible for managing local user accounts registered with Dorian identity provider.</w:t>
      </w:r>
      <w:r w:rsidR="00E53A48">
        <w:rPr>
          <w:rFonts w:ascii="Arial" w:hAnsi="Arial" w:cs="Arial"/>
          <w:sz w:val="20"/>
        </w:rPr>
        <w:t xml:space="preserve"> Following class diagram shows all operation and attributes.</w:t>
      </w:r>
    </w:p>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 w:rsidR="00D568C1" w:rsidRDefault="00D568C1" w:rsidP="00D568C1">
      <w:pPr>
        <w:rPr>
          <w:noProof/>
        </w:rPr>
      </w:pPr>
    </w:p>
    <w:p w:rsidR="00D568C1" w:rsidRDefault="00D568C1" w:rsidP="00D568C1">
      <w:pPr>
        <w:rPr>
          <w:noProof/>
        </w:rPr>
      </w:pPr>
    </w:p>
    <w:p w:rsidR="00D568C1" w:rsidRDefault="00D568C1" w:rsidP="00D568C1">
      <w:pPr>
        <w:rPr>
          <w:noProof/>
        </w:rPr>
      </w:pPr>
    </w:p>
    <w:p w:rsidR="00D568C1" w:rsidRPr="00D568C1" w:rsidRDefault="00D568C1" w:rsidP="00D568C1">
      <w:r>
        <w:rPr>
          <w:noProof/>
        </w:rPr>
        <w:drawing>
          <wp:anchor distT="0" distB="0" distL="114300" distR="114300" simplePos="0" relativeHeight="251693568" behindDoc="0" locked="0" layoutInCell="1" allowOverlap="1">
            <wp:simplePos x="0" y="0"/>
            <wp:positionH relativeFrom="column">
              <wp:align>center</wp:align>
            </wp:positionH>
            <wp:positionV relativeFrom="paragraph">
              <wp:posOffset>-4686300</wp:posOffset>
            </wp:positionV>
            <wp:extent cx="4600575" cy="4810125"/>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cstate="print"/>
                    <a:srcRect/>
                    <a:stretch>
                      <a:fillRect/>
                    </a:stretch>
                  </pic:blipFill>
                  <pic:spPr bwMode="auto">
                    <a:xfrm>
                      <a:off x="0" y="0"/>
                      <a:ext cx="4600575" cy="4810125"/>
                    </a:xfrm>
                    <a:prstGeom prst="rect">
                      <a:avLst/>
                    </a:prstGeom>
                    <a:noFill/>
                    <a:ln w="9525">
                      <a:noFill/>
                      <a:miter lim="800000"/>
                      <a:headEnd/>
                      <a:tailEnd/>
                    </a:ln>
                  </pic:spPr>
                </pic:pic>
              </a:graphicData>
            </a:graphic>
          </wp:anchor>
        </w:drawing>
      </w:r>
    </w:p>
    <w:p w:rsidR="00680478" w:rsidRDefault="00680478" w:rsidP="00680478">
      <w:bookmarkStart w:id="91" w:name="_Dorian_Certificate_Authority"/>
      <w:bookmarkEnd w:id="91"/>
    </w:p>
    <w:p w:rsidR="00680478" w:rsidRPr="00680478" w:rsidRDefault="00680478" w:rsidP="00680478"/>
    <w:p w:rsidR="003E140D" w:rsidRPr="000B0FB9" w:rsidRDefault="003E140D" w:rsidP="003E140D">
      <w:pPr>
        <w:pStyle w:val="Heading4"/>
      </w:pPr>
      <w:bookmarkStart w:id="92" w:name="_Toc248115661"/>
      <w:r w:rsidRPr="000B0FB9">
        <w:t>Dorian Certificate Authority</w:t>
      </w:r>
      <w:bookmarkEnd w:id="92"/>
    </w:p>
    <w:p w:rsidR="00274A4D" w:rsidRPr="007A540B" w:rsidRDefault="003E140D" w:rsidP="003E140D">
      <w:pPr>
        <w:pStyle w:val="NormalWeb"/>
        <w:rPr>
          <w:rFonts w:ascii="Arial" w:hAnsi="Arial" w:cs="Arial"/>
          <w:sz w:val="20"/>
          <w:szCs w:val="20"/>
        </w:rPr>
      </w:pPr>
      <w:r w:rsidRPr="007A540B">
        <w:rPr>
          <w:rFonts w:ascii="Arial" w:hAnsi="Arial" w:cs="Arial"/>
          <w:sz w:val="20"/>
          <w:szCs w:val="20"/>
        </w:rPr>
        <w:t>Dorian maintains its own certificate authority, which it uses to issues and manage user credentials, host credentials, and SAML asserting credentials</w:t>
      </w:r>
      <w:r w:rsidR="00490CD8">
        <w:rPr>
          <w:rFonts w:ascii="Arial" w:hAnsi="Arial" w:cs="Arial"/>
          <w:sz w:val="20"/>
          <w:szCs w:val="20"/>
        </w:rPr>
        <w:t xml:space="preserve"> in X.509 format</w:t>
      </w:r>
      <w:r w:rsidRPr="007A540B">
        <w:rPr>
          <w:rFonts w:ascii="Arial" w:hAnsi="Arial" w:cs="Arial"/>
          <w:sz w:val="20"/>
          <w:szCs w:val="20"/>
        </w:rPr>
        <w:t xml:space="preserve">. Depending on deployment requirements, Dorian can either be configured to use an existing certificate authority, or it can generate a new certificate authority. </w:t>
      </w:r>
      <w:r w:rsidR="00274A4D" w:rsidRPr="007A540B">
        <w:rPr>
          <w:rFonts w:ascii="Arial" w:hAnsi="Arial" w:cs="Arial"/>
          <w:sz w:val="20"/>
          <w:szCs w:val="20"/>
        </w:rPr>
        <w:t xml:space="preserve"> </w:t>
      </w:r>
      <w:r w:rsidR="007A540B" w:rsidRPr="007A540B">
        <w:rPr>
          <w:rFonts w:ascii="Arial" w:hAnsi="Arial" w:cs="Arial"/>
          <w:sz w:val="20"/>
          <w:szCs w:val="20"/>
        </w:rPr>
        <w:t xml:space="preserve">Existence of </w:t>
      </w:r>
      <w:r w:rsidR="007A540B" w:rsidRPr="009027BE">
        <w:rPr>
          <w:rFonts w:ascii="Arial" w:hAnsi="Arial" w:cs="Arial"/>
          <w:bCs/>
          <w:color w:val="000000"/>
          <w:sz w:val="20"/>
          <w:szCs w:val="20"/>
        </w:rPr>
        <w:t>AutoCreate</w:t>
      </w:r>
      <w:r w:rsidR="009027BE">
        <w:rPr>
          <w:rFonts w:ascii="Arial" w:hAnsi="Arial" w:cs="Arial"/>
          <w:b/>
          <w:bCs/>
          <w:color w:val="000000"/>
          <w:sz w:val="20"/>
          <w:szCs w:val="20"/>
        </w:rPr>
        <w:t xml:space="preserve"> </w:t>
      </w:r>
      <w:r w:rsidR="007A540B" w:rsidRPr="007A540B">
        <w:rPr>
          <w:rFonts w:ascii="Arial" w:hAnsi="Arial" w:cs="Arial"/>
          <w:color w:val="000000"/>
          <w:sz w:val="20"/>
          <w:szCs w:val="20"/>
        </w:rPr>
        <w:t xml:space="preserve">element in Dorian configuration would let Dorian create a new certificate authority using configuration properties. Following is an example of Dorian CA configuration for a new certificate authority. </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195" w:lineRule="atLeast"/>
        <w:ind w:left="375" w:right="225"/>
        <w:rPr>
          <w:rFonts w:ascii="Arial" w:hAnsi="Arial" w:cs="Arial"/>
          <w:color w:val="000000" w:themeColor="text1"/>
          <w:sz w:val="20"/>
        </w:rPr>
      </w:pPr>
      <w:r w:rsidRPr="00FC298E">
        <w:rPr>
          <w:rFonts w:ascii="Arial" w:hAnsi="Arial" w:cs="Arial"/>
          <w:color w:val="000000" w:themeColor="text1"/>
          <w:sz w:val="20"/>
        </w:rPr>
        <w:t>&lt;DorianCAConfiguration&gt;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&lt;CertificateAuthorityType&gt;</w:t>
      </w:r>
      <w:r w:rsidRPr="00274A4D">
        <w:rPr>
          <w:rFonts w:ascii="Arial" w:hAnsi="Arial" w:cs="Arial"/>
          <w:color w:val="000000" w:themeColor="text1"/>
          <w:sz w:val="20"/>
        </w:rPr>
        <w:t>DBCA</w:t>
      </w:r>
      <w:r w:rsidRPr="00FC298E">
        <w:rPr>
          <w:rFonts w:ascii="Arial" w:hAnsi="Arial" w:cs="Arial"/>
          <w:color w:val="000000" w:themeColor="text1"/>
          <w:sz w:val="20"/>
        </w:rPr>
        <w:t>&lt;/CertificateAuthorityType&gt;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&lt;CertificateAuthorityPassword&gt;</w:t>
      </w:r>
      <w:r w:rsidRPr="00274A4D">
        <w:rPr>
          <w:rFonts w:ascii="Arial" w:hAnsi="Arial" w:cs="Arial"/>
          <w:color w:val="000000" w:themeColor="text1"/>
          <w:sz w:val="20"/>
        </w:rPr>
        <w:t>admin</w:t>
      </w:r>
      <w:r w:rsidRPr="00FC298E">
        <w:rPr>
          <w:rFonts w:ascii="Arial" w:hAnsi="Arial" w:cs="Arial"/>
          <w:color w:val="000000" w:themeColor="text1"/>
          <w:sz w:val="20"/>
        </w:rPr>
        <w:t>&lt;/CertificateAuthorityPassword&gt;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&lt;CertificatePolicyOID&gt;</w:t>
      </w:r>
      <w:r w:rsidRPr="00274A4D">
        <w:rPr>
          <w:rFonts w:ascii="Arial" w:hAnsi="Arial" w:cs="Arial"/>
          <w:color w:val="000000" w:themeColor="text1"/>
          <w:sz w:val="20"/>
        </w:rPr>
        <w:t>5.5.5.5.5.5.5555.555.5.5</w:t>
      </w:r>
      <w:r w:rsidRPr="00FC298E">
        <w:rPr>
          <w:rFonts w:ascii="Arial" w:hAnsi="Arial" w:cs="Arial"/>
          <w:color w:val="000000" w:themeColor="text1"/>
          <w:sz w:val="20"/>
        </w:rPr>
        <w:t>&lt;/CertificatePolicyOID&gt;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lastRenderedPageBreak/>
        <w:t xml:space="preserve">    </w:t>
      </w:r>
      <w:r w:rsidRPr="00FC298E">
        <w:rPr>
          <w:rFonts w:ascii="Arial" w:hAnsi="Arial" w:cs="Arial"/>
          <w:color w:val="000000" w:themeColor="text1"/>
          <w:sz w:val="20"/>
        </w:rPr>
        <w:t>&lt;UserKeySize&gt;</w:t>
      </w:r>
      <w:r w:rsidRPr="00274A4D">
        <w:rPr>
          <w:rFonts w:ascii="Arial" w:hAnsi="Arial" w:cs="Arial"/>
          <w:color w:val="000000" w:themeColor="text1"/>
          <w:sz w:val="20"/>
        </w:rPr>
        <w:t>1024</w:t>
      </w:r>
      <w:r w:rsidRPr="00FC298E">
        <w:rPr>
          <w:rFonts w:ascii="Arial" w:hAnsi="Arial" w:cs="Arial"/>
          <w:color w:val="000000" w:themeColor="text1"/>
          <w:sz w:val="20"/>
        </w:rPr>
        <w:t>&lt;/UserKeySize&gt;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&lt;AutoCreate&gt;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&lt;CASubject&gt;</w:t>
      </w:r>
      <w:r w:rsidRPr="00274A4D">
        <w:rPr>
          <w:rFonts w:ascii="Arial" w:hAnsi="Arial" w:cs="Arial"/>
          <w:color w:val="000000" w:themeColor="text1"/>
          <w:sz w:val="20"/>
        </w:rPr>
        <w:t>C=US,O=abc,OU=xyz,OU=caGrid,OU=Users,CN=caGrid Dorian CA</w:t>
      </w:r>
      <w:r w:rsidRPr="00FC298E">
        <w:rPr>
          <w:rFonts w:ascii="Arial" w:hAnsi="Arial" w:cs="Arial"/>
          <w:color w:val="000000" w:themeColor="text1"/>
          <w:sz w:val="20"/>
        </w:rPr>
        <w:t>&lt;/CASubject&gt;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&lt;CAKeySize&gt;</w:t>
      </w:r>
      <w:r w:rsidRPr="00274A4D">
        <w:rPr>
          <w:rFonts w:ascii="Arial" w:hAnsi="Arial" w:cs="Arial"/>
          <w:color w:val="000000" w:themeColor="text1"/>
          <w:sz w:val="20"/>
        </w:rPr>
        <w:t>2048</w:t>
      </w:r>
      <w:r w:rsidRPr="00FC298E">
        <w:rPr>
          <w:rFonts w:ascii="Arial" w:hAnsi="Arial" w:cs="Arial"/>
          <w:color w:val="000000" w:themeColor="text1"/>
          <w:sz w:val="20"/>
        </w:rPr>
        <w:t>&lt;/CAKeySize&gt;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&lt;lifetime years="10" months="0" days="0" hours="0" minutes="0" seconds="0"/&gt;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&lt;/AutoCreate&gt;</w:t>
      </w:r>
    </w:p>
    <w:p w:rsidR="00274A4D" w:rsidRPr="00274A4D"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274A4D">
        <w:rPr>
          <w:rFonts w:ascii="Arial" w:hAnsi="Arial" w:cs="Arial"/>
          <w:color w:val="000000" w:themeColor="text1"/>
          <w:sz w:val="20"/>
        </w:rPr>
        <w:t xml:space="preserve">    </w:t>
      </w:r>
      <w:r w:rsidRPr="00FC298E">
        <w:rPr>
          <w:rFonts w:ascii="Arial" w:hAnsi="Arial" w:cs="Arial"/>
          <w:color w:val="000000" w:themeColor="text1"/>
          <w:sz w:val="20"/>
        </w:rPr>
        <w:t>&lt;AutoRenewal years="10" months="0" days="0" hours="0" minutes="0" seconds="0"/&gt;</w:t>
      </w:r>
    </w:p>
    <w:p w:rsidR="00274A4D" w:rsidRPr="00FC298E" w:rsidRDefault="00274A4D"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r w:rsidRPr="00FC298E">
        <w:rPr>
          <w:rFonts w:ascii="Arial" w:hAnsi="Arial" w:cs="Arial"/>
          <w:color w:val="000000" w:themeColor="text1"/>
          <w:sz w:val="20"/>
        </w:rPr>
        <w:t>&lt;/DorianCAConfiguration&gt;</w:t>
      </w:r>
    </w:p>
    <w:p w:rsidR="00F643B4" w:rsidRPr="00FC298E" w:rsidRDefault="00F643B4"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p>
    <w:p w:rsidR="00F643B4" w:rsidRPr="00FC298E" w:rsidRDefault="00F643B4"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r w:rsidRPr="00FC298E">
        <w:rPr>
          <w:rFonts w:ascii="Arial" w:hAnsi="Arial" w:cs="Arial"/>
          <w:color w:val="000000" w:themeColor="text1"/>
          <w:sz w:val="20"/>
        </w:rPr>
        <w:t xml:space="preserve">As mentioned above, Dorian can be configured to use existing certificate authority. </w:t>
      </w:r>
      <w:r w:rsidR="00FC298E" w:rsidRPr="00FC298E">
        <w:rPr>
          <w:rFonts w:ascii="Arial" w:hAnsi="Arial" w:cs="Arial"/>
          <w:color w:val="000000" w:themeColor="text1"/>
          <w:sz w:val="20"/>
        </w:rPr>
        <w:t>At first time, existing certificate authority should imported into Dorian trust store.  Following is an example configuration to use existing certificate authority.</w:t>
      </w:r>
    </w:p>
    <w:p w:rsidR="00F643B4" w:rsidRPr="00274A4D" w:rsidRDefault="00F643B4" w:rsidP="00274A4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p>
    <w:p w:rsidR="00F643B4" w:rsidRPr="00F643B4" w:rsidRDefault="00F643B4" w:rsidP="00F643B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195" w:lineRule="atLeast"/>
        <w:ind w:left="375" w:right="225"/>
        <w:rPr>
          <w:rFonts w:ascii="Arial" w:hAnsi="Arial" w:cs="Arial"/>
          <w:color w:val="000000" w:themeColor="text1"/>
          <w:sz w:val="20"/>
        </w:rPr>
      </w:pPr>
      <w:r w:rsidRPr="00FC298E">
        <w:rPr>
          <w:rFonts w:ascii="Arial" w:hAnsi="Arial" w:cs="Arial"/>
          <w:color w:val="000000" w:themeColor="text1"/>
          <w:sz w:val="20"/>
        </w:rPr>
        <w:t>&lt;DorianCAConfiguration&gt;</w:t>
      </w:r>
    </w:p>
    <w:p w:rsidR="00F643B4" w:rsidRPr="00F643B4" w:rsidRDefault="00F643B4" w:rsidP="00F643B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F643B4">
        <w:rPr>
          <w:rFonts w:ascii="Arial" w:hAnsi="Arial" w:cs="Arial"/>
          <w:color w:val="000000" w:themeColor="text1"/>
          <w:sz w:val="20"/>
        </w:rPr>
        <w:t xml:space="preserve">    </w:t>
      </w:r>
      <w:r w:rsidRPr="00FC298E">
        <w:rPr>
          <w:rFonts w:ascii="Arial" w:hAnsi="Arial" w:cs="Arial"/>
          <w:color w:val="000000" w:themeColor="text1"/>
          <w:sz w:val="20"/>
        </w:rPr>
        <w:t>&lt;CertificateAuthorityType&gt;</w:t>
      </w:r>
      <w:r w:rsidRPr="00F643B4">
        <w:rPr>
          <w:rFonts w:ascii="Arial" w:hAnsi="Arial" w:cs="Arial"/>
          <w:color w:val="000000" w:themeColor="text1"/>
          <w:sz w:val="20"/>
        </w:rPr>
        <w:t>DBCA</w:t>
      </w:r>
      <w:r w:rsidRPr="00FC298E">
        <w:rPr>
          <w:rFonts w:ascii="Arial" w:hAnsi="Arial" w:cs="Arial"/>
          <w:color w:val="000000" w:themeColor="text1"/>
          <w:sz w:val="20"/>
        </w:rPr>
        <w:t>&lt;/CertificateAuthorityType&gt;</w:t>
      </w:r>
    </w:p>
    <w:p w:rsidR="00F643B4" w:rsidRPr="00F643B4" w:rsidRDefault="00F643B4" w:rsidP="00F643B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F643B4">
        <w:rPr>
          <w:rFonts w:ascii="Arial" w:hAnsi="Arial" w:cs="Arial"/>
          <w:color w:val="000000" w:themeColor="text1"/>
          <w:sz w:val="20"/>
        </w:rPr>
        <w:t xml:space="preserve">    </w:t>
      </w:r>
      <w:r w:rsidRPr="00FC298E">
        <w:rPr>
          <w:rFonts w:ascii="Arial" w:hAnsi="Arial" w:cs="Arial"/>
          <w:color w:val="000000" w:themeColor="text1"/>
          <w:sz w:val="20"/>
        </w:rPr>
        <w:t>&lt;CertificateAuthorityPassword&gt;</w:t>
      </w:r>
      <w:r w:rsidRPr="00F643B4">
        <w:rPr>
          <w:rFonts w:ascii="Arial" w:hAnsi="Arial" w:cs="Arial"/>
          <w:color w:val="000000" w:themeColor="text1"/>
          <w:sz w:val="20"/>
        </w:rPr>
        <w:t>admin</w:t>
      </w:r>
      <w:r w:rsidRPr="00FC298E">
        <w:rPr>
          <w:rFonts w:ascii="Arial" w:hAnsi="Arial" w:cs="Arial"/>
          <w:color w:val="000000" w:themeColor="text1"/>
          <w:sz w:val="20"/>
        </w:rPr>
        <w:t>&lt;/CertificateAuthorityPassword&gt;</w:t>
      </w:r>
    </w:p>
    <w:p w:rsidR="00F643B4" w:rsidRPr="00F643B4" w:rsidRDefault="00F643B4" w:rsidP="00F643B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F643B4">
        <w:rPr>
          <w:rFonts w:ascii="Arial" w:hAnsi="Arial" w:cs="Arial"/>
          <w:color w:val="000000" w:themeColor="text1"/>
          <w:sz w:val="20"/>
        </w:rPr>
        <w:t xml:space="preserve">    </w:t>
      </w:r>
      <w:r w:rsidRPr="00FC298E">
        <w:rPr>
          <w:rFonts w:ascii="Arial" w:hAnsi="Arial" w:cs="Arial"/>
          <w:color w:val="000000" w:themeColor="text1"/>
          <w:sz w:val="20"/>
        </w:rPr>
        <w:t>&lt;CertificatePolicyOID&gt;</w:t>
      </w:r>
      <w:r w:rsidRPr="00F643B4">
        <w:rPr>
          <w:rFonts w:ascii="Arial" w:hAnsi="Arial" w:cs="Arial"/>
          <w:color w:val="000000" w:themeColor="text1"/>
          <w:sz w:val="20"/>
        </w:rPr>
        <w:t>5.5.5.5.5.5.5555.555.5.5</w:t>
      </w:r>
      <w:r w:rsidRPr="00FC298E">
        <w:rPr>
          <w:rFonts w:ascii="Arial" w:hAnsi="Arial" w:cs="Arial"/>
          <w:color w:val="000000" w:themeColor="text1"/>
          <w:sz w:val="20"/>
        </w:rPr>
        <w:t>&lt;/CertificatePolicyOID&gt;</w:t>
      </w:r>
    </w:p>
    <w:p w:rsidR="00F643B4" w:rsidRPr="00F643B4" w:rsidRDefault="00F643B4" w:rsidP="00F643B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195" w:lineRule="atLeast"/>
        <w:ind w:left="375" w:right="225"/>
        <w:rPr>
          <w:rFonts w:ascii="Arial" w:hAnsi="Arial" w:cs="Arial"/>
          <w:color w:val="000000" w:themeColor="text1"/>
          <w:sz w:val="20"/>
        </w:rPr>
      </w:pPr>
      <w:r w:rsidRPr="00F643B4">
        <w:rPr>
          <w:rFonts w:ascii="Arial" w:hAnsi="Arial" w:cs="Arial"/>
          <w:color w:val="000000" w:themeColor="text1"/>
          <w:sz w:val="20"/>
        </w:rPr>
        <w:t xml:space="preserve">    </w:t>
      </w:r>
      <w:r w:rsidRPr="00FC298E">
        <w:rPr>
          <w:rFonts w:ascii="Arial" w:hAnsi="Arial" w:cs="Arial"/>
          <w:color w:val="000000" w:themeColor="text1"/>
          <w:sz w:val="20"/>
        </w:rPr>
        <w:t>&lt;UserKeySize&gt;</w:t>
      </w:r>
      <w:r w:rsidRPr="00F643B4">
        <w:rPr>
          <w:rFonts w:ascii="Arial" w:hAnsi="Arial" w:cs="Arial"/>
          <w:color w:val="000000" w:themeColor="text1"/>
          <w:sz w:val="20"/>
        </w:rPr>
        <w:t>1024</w:t>
      </w:r>
      <w:r w:rsidRPr="00FC298E">
        <w:rPr>
          <w:rFonts w:ascii="Arial" w:hAnsi="Arial" w:cs="Arial"/>
          <w:color w:val="000000" w:themeColor="text1"/>
          <w:sz w:val="20"/>
        </w:rPr>
        <w:t>&lt;/UserKeySize&gt;</w:t>
      </w:r>
    </w:p>
    <w:p w:rsidR="00FC298E" w:rsidRDefault="00F643B4" w:rsidP="00FC29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r w:rsidRPr="00F643B4">
        <w:rPr>
          <w:rFonts w:ascii="Arial" w:hAnsi="Arial" w:cs="Arial"/>
          <w:color w:val="000000" w:themeColor="text1"/>
          <w:sz w:val="20"/>
        </w:rPr>
        <w:t xml:space="preserve">    </w:t>
      </w:r>
      <w:r w:rsidRPr="00FC298E">
        <w:rPr>
          <w:rFonts w:ascii="Arial" w:hAnsi="Arial" w:cs="Arial"/>
          <w:color w:val="000000" w:themeColor="text1"/>
          <w:sz w:val="20"/>
        </w:rPr>
        <w:t>&lt;AutoRenewal years="10" months="0" days="0" hours="0" minutes="0" seconds="0"/&gt;</w:t>
      </w:r>
    </w:p>
    <w:p w:rsidR="00274A4D" w:rsidRPr="00FC298E" w:rsidRDefault="00F643B4" w:rsidP="00FC29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195" w:lineRule="atLeast"/>
        <w:ind w:left="375" w:right="225"/>
        <w:rPr>
          <w:rFonts w:ascii="Arial" w:hAnsi="Arial" w:cs="Arial"/>
          <w:color w:val="000000" w:themeColor="text1"/>
          <w:sz w:val="20"/>
        </w:rPr>
      </w:pPr>
      <w:r w:rsidRPr="00FC298E">
        <w:rPr>
          <w:rFonts w:ascii="Arial" w:hAnsi="Arial" w:cs="Arial"/>
          <w:color w:val="000000" w:themeColor="text1"/>
          <w:sz w:val="20"/>
        </w:rPr>
        <w:t>&lt;/DorianCAConfiguration&gt;</w:t>
      </w:r>
    </w:p>
    <w:p w:rsidR="00274A4D" w:rsidRPr="0097422A" w:rsidRDefault="0097422A" w:rsidP="003E140D">
      <w:pPr>
        <w:pStyle w:val="NormalWeb"/>
        <w:rPr>
          <w:rFonts w:ascii="Arial" w:hAnsi="Arial" w:cs="Arial"/>
          <w:sz w:val="20"/>
          <w:szCs w:val="20"/>
        </w:rPr>
      </w:pPr>
      <w:r w:rsidRPr="0097422A">
        <w:rPr>
          <w:rFonts w:ascii="Arial" w:hAnsi="Arial" w:cs="Arial"/>
          <w:color w:val="000000" w:themeColor="text1"/>
          <w:sz w:val="20"/>
          <w:szCs w:val="20"/>
        </w:rPr>
        <w:t xml:space="preserve">&lt;CertificateAuthorityPassword&gt; element value is used to access CA private key. </w:t>
      </w:r>
      <w:r w:rsidRPr="0097422A">
        <w:rPr>
          <w:rFonts w:ascii="Arial" w:hAnsi="Arial" w:cs="Arial"/>
          <w:color w:val="000000"/>
          <w:sz w:val="20"/>
          <w:szCs w:val="20"/>
        </w:rPr>
        <w:t xml:space="preserve">The CertificatePolicyOID is an optional element that specifies the OID of the CA's policy. The </w:t>
      </w:r>
      <w:r>
        <w:rPr>
          <w:rFonts w:ascii="Arial" w:hAnsi="Arial" w:cs="Arial"/>
          <w:color w:val="000000"/>
          <w:sz w:val="20"/>
          <w:szCs w:val="20"/>
        </w:rPr>
        <w:t>&lt;</w:t>
      </w:r>
      <w:r w:rsidRPr="0097422A">
        <w:rPr>
          <w:rFonts w:ascii="Arial" w:hAnsi="Arial" w:cs="Arial"/>
          <w:bCs/>
          <w:color w:val="000000"/>
          <w:sz w:val="20"/>
          <w:szCs w:val="20"/>
        </w:rPr>
        <w:t>UserKeySize</w:t>
      </w:r>
      <w:r>
        <w:rPr>
          <w:rFonts w:ascii="Arial" w:hAnsi="Arial" w:cs="Arial"/>
          <w:bCs/>
          <w:color w:val="000000"/>
          <w:sz w:val="20"/>
          <w:szCs w:val="20"/>
        </w:rPr>
        <w:t>&gt;</w:t>
      </w:r>
      <w:r w:rsidRPr="0097422A">
        <w:rPr>
          <w:rFonts w:ascii="Arial" w:hAnsi="Arial" w:cs="Arial"/>
          <w:color w:val="000000"/>
          <w:sz w:val="20"/>
          <w:szCs w:val="20"/>
        </w:rPr>
        <w:t xml:space="preserve"> element specifies the key size (512, 1024, or 2048) that Dorian should use in creating user credentials. The </w:t>
      </w:r>
      <w:r>
        <w:rPr>
          <w:rFonts w:ascii="Arial" w:hAnsi="Arial" w:cs="Arial"/>
          <w:color w:val="000000"/>
          <w:sz w:val="20"/>
          <w:szCs w:val="20"/>
        </w:rPr>
        <w:t>&lt;</w:t>
      </w:r>
      <w:r w:rsidRPr="0097422A">
        <w:rPr>
          <w:rFonts w:ascii="Arial" w:hAnsi="Arial" w:cs="Arial"/>
          <w:bCs/>
          <w:color w:val="000000"/>
          <w:sz w:val="20"/>
          <w:szCs w:val="20"/>
        </w:rPr>
        <w:t>AutoRenewal</w:t>
      </w:r>
      <w:r>
        <w:rPr>
          <w:rFonts w:ascii="Arial" w:hAnsi="Arial" w:cs="Arial"/>
          <w:bCs/>
          <w:color w:val="000000"/>
          <w:sz w:val="20"/>
          <w:szCs w:val="20"/>
        </w:rPr>
        <w:t>&gt;</w:t>
      </w:r>
      <w:r w:rsidRPr="0097422A">
        <w:rPr>
          <w:rFonts w:ascii="Arial" w:hAnsi="Arial" w:cs="Arial"/>
          <w:color w:val="000000"/>
          <w:sz w:val="20"/>
          <w:szCs w:val="20"/>
        </w:rPr>
        <w:t xml:space="preserve"> element instructs Dorian what to do when a certificate authority expires. If the </w:t>
      </w:r>
      <w:r>
        <w:rPr>
          <w:rFonts w:ascii="Arial" w:hAnsi="Arial" w:cs="Arial"/>
          <w:color w:val="000000"/>
          <w:sz w:val="20"/>
          <w:szCs w:val="20"/>
        </w:rPr>
        <w:t>&lt;</w:t>
      </w:r>
      <w:r w:rsidRPr="0097422A">
        <w:rPr>
          <w:rFonts w:ascii="Arial" w:hAnsi="Arial" w:cs="Arial"/>
          <w:bCs/>
          <w:color w:val="000000"/>
          <w:sz w:val="20"/>
          <w:szCs w:val="20"/>
        </w:rPr>
        <w:t>AutoRenewal</w:t>
      </w:r>
      <w:r>
        <w:rPr>
          <w:rFonts w:ascii="Arial" w:hAnsi="Arial" w:cs="Arial"/>
          <w:bCs/>
          <w:color w:val="000000"/>
          <w:sz w:val="20"/>
          <w:szCs w:val="20"/>
        </w:rPr>
        <w:t>&gt;</w:t>
      </w:r>
      <w:r w:rsidRPr="0097422A">
        <w:rPr>
          <w:rFonts w:ascii="Arial" w:hAnsi="Arial" w:cs="Arial"/>
          <w:color w:val="000000"/>
          <w:sz w:val="20"/>
          <w:szCs w:val="20"/>
        </w:rPr>
        <w:t xml:space="preserve"> element is specified Dorian will renew the certificate authority when it expires for the lifetime specified. If the </w:t>
      </w:r>
      <w:r>
        <w:rPr>
          <w:rFonts w:ascii="Arial" w:hAnsi="Arial" w:cs="Arial"/>
          <w:color w:val="000000"/>
          <w:sz w:val="20"/>
          <w:szCs w:val="20"/>
        </w:rPr>
        <w:t>&lt;</w:t>
      </w:r>
      <w:r w:rsidRPr="0097422A">
        <w:rPr>
          <w:rFonts w:ascii="Arial" w:hAnsi="Arial" w:cs="Arial"/>
          <w:bCs/>
          <w:color w:val="000000"/>
          <w:sz w:val="20"/>
          <w:szCs w:val="20"/>
        </w:rPr>
        <w:t>AutoRenewal</w:t>
      </w:r>
      <w:r>
        <w:rPr>
          <w:rFonts w:ascii="Arial" w:hAnsi="Arial" w:cs="Arial"/>
          <w:bCs/>
          <w:color w:val="000000"/>
          <w:sz w:val="20"/>
          <w:szCs w:val="20"/>
        </w:rPr>
        <w:t>&gt;</w:t>
      </w:r>
      <w:r w:rsidRPr="0097422A">
        <w:rPr>
          <w:rFonts w:ascii="Arial" w:hAnsi="Arial" w:cs="Arial"/>
          <w:color w:val="000000"/>
          <w:sz w:val="20"/>
          <w:szCs w:val="20"/>
        </w:rPr>
        <w:t xml:space="preserve"> element is not specified, Dorian will allow the certificate authority to expire, invalidating any grid user accounts that it manages.</w:t>
      </w:r>
    </w:p>
    <w:p w:rsidR="003E140D" w:rsidRPr="009A7361" w:rsidRDefault="003E140D" w:rsidP="003E140D">
      <w:pPr>
        <w:pStyle w:val="NormalWeb"/>
        <w:rPr>
          <w:rFonts w:ascii="Arial" w:hAnsi="Arial" w:cs="Arial"/>
          <w:sz w:val="20"/>
          <w:szCs w:val="20"/>
        </w:rPr>
      </w:pPr>
      <w:r w:rsidRPr="009A7361">
        <w:rPr>
          <w:rFonts w:ascii="Arial" w:hAnsi="Arial" w:cs="Arial"/>
          <w:sz w:val="20"/>
          <w:szCs w:val="20"/>
        </w:rPr>
        <w:t>Dorian provides multiple approaches for creating and storing private keys, these approaches include the following:</w:t>
      </w:r>
    </w:p>
    <w:p w:rsidR="003E140D" w:rsidRDefault="003E140D" w:rsidP="003E140D">
      <w:pPr>
        <w:numPr>
          <w:ilvl w:val="0"/>
          <w:numId w:val="9"/>
        </w:numPr>
        <w:spacing w:before="100" w:beforeAutospacing="1" w:after="100" w:afterAutospacing="1" w:line="240" w:lineRule="auto"/>
        <w:rPr>
          <w:rFonts w:ascii="Arial" w:hAnsi="Arial" w:cs="Arial"/>
          <w:sz w:val="20"/>
        </w:rPr>
      </w:pPr>
      <w:r w:rsidRPr="009A7361">
        <w:rPr>
          <w:rFonts w:ascii="Arial" w:hAnsi="Arial" w:cs="Arial"/>
          <w:b/>
          <w:bCs/>
          <w:sz w:val="20"/>
        </w:rPr>
        <w:t>DBCA</w:t>
      </w:r>
      <w:r w:rsidRPr="009A7361">
        <w:rPr>
          <w:rFonts w:ascii="Arial" w:hAnsi="Arial" w:cs="Arial"/>
          <w:sz w:val="20"/>
        </w:rPr>
        <w:t xml:space="preserve"> - User and CA private keys are created in memory and stored along with their corresponding certificates in Dorian's MySQL database.</w:t>
      </w:r>
      <w:r>
        <w:rPr>
          <w:rFonts w:ascii="Arial" w:hAnsi="Arial" w:cs="Arial"/>
          <w:sz w:val="20"/>
        </w:rPr>
        <w:t xml:space="preserve"> Following is the structure of database table used to store the information.</w:t>
      </w:r>
    </w:p>
    <w:p w:rsidR="003E140D" w:rsidRPr="00B366A3" w:rsidRDefault="003E140D" w:rsidP="003E140D">
      <w:pPr>
        <w:autoSpaceDE w:val="0"/>
        <w:autoSpaceDN w:val="0"/>
        <w:adjustRightInd w:val="0"/>
        <w:spacing w:line="240" w:lineRule="auto"/>
        <w:ind w:left="360" w:firstLine="360"/>
        <w:rPr>
          <w:rFonts w:ascii="Arial" w:hAnsi="Arial" w:cs="Arial"/>
          <w:color w:val="000000"/>
          <w:sz w:val="18"/>
          <w:szCs w:val="18"/>
        </w:rPr>
      </w:pPr>
      <w:r w:rsidRPr="00B366A3">
        <w:rPr>
          <w:rFonts w:ascii="Arial" w:hAnsi="Arial" w:cs="Arial"/>
          <w:i/>
          <w:iCs/>
          <w:color w:val="000000"/>
          <w:sz w:val="18"/>
          <w:szCs w:val="18"/>
        </w:rPr>
        <w:t>CREDENTIALS_TABLE</w:t>
      </w:r>
      <w:r w:rsidRPr="00B366A3">
        <w:rPr>
          <w:rFonts w:ascii="Arial" w:hAnsi="Arial" w:cs="Arial"/>
          <w:color w:val="000000"/>
          <w:sz w:val="18"/>
          <w:szCs w:val="18"/>
        </w:rPr>
        <w:t>{</w:t>
      </w:r>
    </w:p>
    <w:p w:rsidR="003E140D" w:rsidRPr="00B366A3" w:rsidRDefault="003E140D" w:rsidP="003E140D">
      <w:pPr>
        <w:autoSpaceDE w:val="0"/>
        <w:autoSpaceDN w:val="0"/>
        <w:adjustRightInd w:val="0"/>
        <w:spacing w:line="240" w:lineRule="auto"/>
        <w:ind w:left="360"/>
        <w:rPr>
          <w:rFonts w:ascii="Arial" w:hAnsi="Arial" w:cs="Arial"/>
          <w:color w:val="000000"/>
          <w:sz w:val="18"/>
          <w:szCs w:val="18"/>
        </w:rPr>
      </w:pPr>
      <w:r w:rsidRPr="00B366A3">
        <w:rPr>
          <w:rFonts w:ascii="Arial" w:hAnsi="Arial" w:cs="Arial"/>
          <w:color w:val="000000"/>
          <w:sz w:val="18"/>
          <w:szCs w:val="18"/>
        </w:rPr>
        <w:t xml:space="preserve">                  </w:t>
      </w:r>
      <w:r>
        <w:rPr>
          <w:rFonts w:ascii="Arial" w:hAnsi="Arial" w:cs="Arial"/>
          <w:color w:val="000000"/>
          <w:sz w:val="18"/>
          <w:szCs w:val="18"/>
        </w:rPr>
        <w:tab/>
      </w:r>
      <w:r>
        <w:rPr>
          <w:rFonts w:ascii="Arial" w:hAnsi="Arial" w:cs="Arial"/>
          <w:color w:val="000000"/>
          <w:sz w:val="18"/>
          <w:szCs w:val="18"/>
        </w:rPr>
        <w:tab/>
      </w:r>
      <w:r w:rsidRPr="00B366A3">
        <w:rPr>
          <w:rFonts w:ascii="Arial" w:hAnsi="Arial" w:cs="Arial"/>
          <w:color w:val="000000"/>
          <w:sz w:val="18"/>
          <w:szCs w:val="18"/>
        </w:rPr>
        <w:t>ALIAS VARCHAR(255) NOT NULL PRIMARY KEY,</w:t>
      </w:r>
    </w:p>
    <w:p w:rsidR="003E140D" w:rsidRPr="00B366A3" w:rsidRDefault="003E140D" w:rsidP="003E140D">
      <w:pPr>
        <w:autoSpaceDE w:val="0"/>
        <w:autoSpaceDN w:val="0"/>
        <w:adjustRightInd w:val="0"/>
        <w:spacing w:line="240" w:lineRule="auto"/>
        <w:ind w:left="360"/>
        <w:rPr>
          <w:rFonts w:ascii="Arial" w:hAnsi="Arial" w:cs="Arial"/>
          <w:color w:val="000000"/>
          <w:sz w:val="18"/>
          <w:szCs w:val="18"/>
        </w:rPr>
      </w:pPr>
      <w:r w:rsidRPr="00B366A3">
        <w:rPr>
          <w:rFonts w:ascii="Arial" w:hAnsi="Arial" w:cs="Arial"/>
          <w:color w:val="000000"/>
          <w:sz w:val="18"/>
          <w:szCs w:val="18"/>
        </w:rPr>
        <w:tab/>
      </w:r>
      <w:r w:rsidRPr="00B366A3">
        <w:rPr>
          <w:rFonts w:ascii="Arial" w:hAnsi="Arial" w:cs="Arial"/>
          <w:color w:val="000000"/>
          <w:sz w:val="18"/>
          <w:szCs w:val="18"/>
        </w:rPr>
        <w:tab/>
      </w:r>
      <w:r w:rsidRPr="00B366A3">
        <w:rPr>
          <w:rFonts w:ascii="Arial" w:hAnsi="Arial" w:cs="Arial"/>
          <w:color w:val="000000"/>
          <w:sz w:val="18"/>
          <w:szCs w:val="18"/>
        </w:rPr>
        <w:tab/>
        <w:t>SERIAL_NUMBER BIGINT NOT NULL,</w:t>
      </w:r>
    </w:p>
    <w:p w:rsidR="003E140D" w:rsidRPr="00B366A3" w:rsidRDefault="003E140D" w:rsidP="003E140D">
      <w:pPr>
        <w:autoSpaceDE w:val="0"/>
        <w:autoSpaceDN w:val="0"/>
        <w:adjustRightInd w:val="0"/>
        <w:spacing w:line="240" w:lineRule="auto"/>
        <w:ind w:left="1800" w:firstLine="360"/>
        <w:rPr>
          <w:rFonts w:ascii="Arial" w:hAnsi="Arial" w:cs="Arial"/>
          <w:color w:val="000000"/>
          <w:sz w:val="18"/>
          <w:szCs w:val="18"/>
        </w:rPr>
      </w:pPr>
      <w:r w:rsidRPr="00B366A3">
        <w:rPr>
          <w:rFonts w:ascii="Arial" w:hAnsi="Arial" w:cs="Arial"/>
          <w:color w:val="000000"/>
          <w:sz w:val="18"/>
          <w:szCs w:val="18"/>
        </w:rPr>
        <w:t>CERTIFICATE TEXT NOT NULL,</w:t>
      </w:r>
    </w:p>
    <w:p w:rsidR="003E140D" w:rsidRPr="00B366A3" w:rsidRDefault="003E140D" w:rsidP="003E140D">
      <w:pPr>
        <w:autoSpaceDE w:val="0"/>
        <w:autoSpaceDN w:val="0"/>
        <w:adjustRightInd w:val="0"/>
        <w:spacing w:line="240" w:lineRule="auto"/>
        <w:ind w:left="1440" w:firstLine="720"/>
        <w:rPr>
          <w:rFonts w:ascii="Arial" w:hAnsi="Arial" w:cs="Arial"/>
          <w:color w:val="000000"/>
          <w:sz w:val="18"/>
          <w:szCs w:val="18"/>
        </w:rPr>
      </w:pPr>
      <w:r w:rsidRPr="00B366A3">
        <w:rPr>
          <w:rFonts w:ascii="Arial" w:hAnsi="Arial" w:cs="Arial"/>
          <w:color w:val="000000"/>
          <w:sz w:val="18"/>
          <w:szCs w:val="18"/>
        </w:rPr>
        <w:t>PRIVATE_KEY TEXT NOT NULL</w:t>
      </w:r>
    </w:p>
    <w:p w:rsidR="003E140D" w:rsidRPr="00B366A3" w:rsidRDefault="003E140D" w:rsidP="003E140D">
      <w:pPr>
        <w:autoSpaceDE w:val="0"/>
        <w:autoSpaceDN w:val="0"/>
        <w:adjustRightInd w:val="0"/>
        <w:spacing w:line="240" w:lineRule="auto"/>
        <w:ind w:left="1440" w:firstLine="720"/>
        <w:rPr>
          <w:rFonts w:ascii="Arial" w:hAnsi="Arial" w:cs="Arial"/>
          <w:color w:val="000000"/>
          <w:sz w:val="18"/>
          <w:szCs w:val="18"/>
        </w:rPr>
      </w:pPr>
      <w:r w:rsidRPr="00B366A3">
        <w:rPr>
          <w:rFonts w:ascii="Arial" w:hAnsi="Arial" w:cs="Arial"/>
          <w:color w:val="000000"/>
          <w:sz w:val="18"/>
          <w:szCs w:val="18"/>
        </w:rPr>
        <w:t>}</w:t>
      </w:r>
    </w:p>
    <w:p w:rsidR="003E140D" w:rsidRDefault="003E140D" w:rsidP="003E140D">
      <w:pPr>
        <w:ind w:left="360"/>
        <w:rPr>
          <w:rFonts w:ascii="Courier New" w:hAnsi="Courier New" w:cs="Courier New"/>
          <w:color w:val="000000"/>
          <w:sz w:val="20"/>
        </w:rPr>
      </w:pPr>
      <w:r>
        <w:rPr>
          <w:rFonts w:ascii="Courier New" w:hAnsi="Courier New" w:cs="Courier New"/>
          <w:color w:val="000000"/>
          <w:sz w:val="20"/>
        </w:rPr>
        <w:t xml:space="preserve">   </w:t>
      </w:r>
    </w:p>
    <w:p w:rsidR="003E140D" w:rsidRDefault="003E140D" w:rsidP="003E140D">
      <w:pPr>
        <w:numPr>
          <w:ilvl w:val="0"/>
          <w:numId w:val="9"/>
        </w:numPr>
        <w:spacing w:before="100" w:beforeAutospacing="1" w:after="100" w:afterAutospacing="1" w:line="240" w:lineRule="auto"/>
        <w:rPr>
          <w:rFonts w:ascii="Arial" w:hAnsi="Arial" w:cs="Arial"/>
          <w:sz w:val="20"/>
        </w:rPr>
      </w:pPr>
      <w:r w:rsidRPr="009A7361">
        <w:rPr>
          <w:rFonts w:ascii="Arial" w:hAnsi="Arial" w:cs="Arial"/>
          <w:b/>
          <w:bCs/>
          <w:sz w:val="20"/>
        </w:rPr>
        <w:t>Eracom</w:t>
      </w:r>
      <w:r w:rsidRPr="009A7361">
        <w:rPr>
          <w:rFonts w:ascii="Arial" w:hAnsi="Arial" w:cs="Arial"/>
          <w:sz w:val="20"/>
        </w:rPr>
        <w:t xml:space="preserve"> - The CA private key is generated and stored in a </w:t>
      </w:r>
      <w:hyperlink r:id="rId101" w:history="1">
        <w:r w:rsidRPr="009A7361">
          <w:rPr>
            <w:rStyle w:val="Hyperlink"/>
            <w:rFonts w:ascii="Arial" w:hAnsi="Arial" w:cs="Arial"/>
            <w:sz w:val="20"/>
          </w:rPr>
          <w:t>SafeNet Protect Server Gold</w:t>
        </w:r>
      </w:hyperlink>
      <w:r w:rsidRPr="009A7361">
        <w:rPr>
          <w:rFonts w:ascii="Arial" w:hAnsi="Arial" w:cs="Arial"/>
          <w:sz w:val="20"/>
        </w:rPr>
        <w:t xml:space="preserve"> HSM. User private keys are generated in memory and wrapped by a 256 bit RSA key stored and maintained in a </w:t>
      </w:r>
      <w:hyperlink r:id="rId102" w:history="1">
        <w:r w:rsidRPr="009A7361">
          <w:rPr>
            <w:rStyle w:val="Hyperlink"/>
            <w:rFonts w:ascii="Arial" w:hAnsi="Arial" w:cs="Arial"/>
            <w:sz w:val="20"/>
          </w:rPr>
          <w:t>SafeNet Protect Server Gold</w:t>
        </w:r>
      </w:hyperlink>
      <w:r w:rsidRPr="009A7361">
        <w:rPr>
          <w:rFonts w:ascii="Arial" w:hAnsi="Arial" w:cs="Arial"/>
          <w:sz w:val="20"/>
        </w:rPr>
        <w:t xml:space="preserve"> HSM. The wrapped user private keys are stored in a database.</w:t>
      </w:r>
    </w:p>
    <w:p w:rsidR="003E140D" w:rsidRDefault="008A54FA" w:rsidP="003E140D">
      <w:pPr>
        <w:pStyle w:val="Heading4"/>
        <w:numPr>
          <w:ilvl w:val="0"/>
          <w:numId w:val="0"/>
        </w:numPr>
      </w:pPr>
      <w:r>
        <w:rPr>
          <w:noProof/>
        </w:rPr>
        <w:lastRenderedPageBreak/>
        <w:drawing>
          <wp:anchor distT="0" distB="0" distL="114300" distR="114300" simplePos="0" relativeHeight="251641344" behindDoc="1" locked="0" layoutInCell="1" allowOverlap="1">
            <wp:simplePos x="0" y="0"/>
            <wp:positionH relativeFrom="column">
              <wp:posOffset>475615</wp:posOffset>
            </wp:positionH>
            <wp:positionV relativeFrom="paragraph">
              <wp:posOffset>26670</wp:posOffset>
            </wp:positionV>
            <wp:extent cx="5478145" cy="4438650"/>
            <wp:effectExtent l="0" t="0" r="8255" b="0"/>
            <wp:wrapTight wrapText="bothSides">
              <wp:wrapPolygon edited="0">
                <wp:start x="0" y="93"/>
                <wp:lineTo x="0" y="21415"/>
                <wp:lineTo x="21557" y="21415"/>
                <wp:lineTo x="21633" y="20951"/>
                <wp:lineTo x="21633" y="1576"/>
                <wp:lineTo x="21557" y="185"/>
                <wp:lineTo x="21557" y="93"/>
                <wp:lineTo x="0" y="93"/>
              </wp:wrapPolygon>
            </wp:wrapTight>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103" cstate="print"/>
                    <a:srcRect/>
                    <a:stretch>
                      <a:fillRect/>
                    </a:stretch>
                  </pic:blipFill>
                  <pic:spPr bwMode="auto">
                    <a:xfrm>
                      <a:off x="0" y="0"/>
                      <a:ext cx="5478145" cy="4438650"/>
                    </a:xfrm>
                    <a:prstGeom prst="rect">
                      <a:avLst/>
                    </a:prstGeom>
                    <a:noFill/>
                    <a:ln w="9525">
                      <a:noFill/>
                      <a:miter lim="800000"/>
                      <a:headEnd/>
                      <a:tailEnd/>
                    </a:ln>
                  </pic:spPr>
                </pic:pic>
              </a:graphicData>
            </a:graphic>
          </wp:anchor>
        </w:drawing>
      </w:r>
    </w:p>
    <w:p w:rsidR="003E140D" w:rsidRDefault="003E140D" w:rsidP="003E140D">
      <w:pPr>
        <w:pStyle w:val="Heading4"/>
        <w:numPr>
          <w:ilvl w:val="0"/>
          <w:numId w:val="0"/>
        </w:num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0A29EB" w:rsidRDefault="000A29EB" w:rsidP="003E140D"/>
    <w:p w:rsidR="003E140D" w:rsidRDefault="003E140D" w:rsidP="003E140D"/>
    <w:p w:rsidR="003E140D" w:rsidRDefault="003E140D" w:rsidP="003E140D"/>
    <w:p w:rsidR="003E140D" w:rsidRDefault="003E140D" w:rsidP="003E140D">
      <w:pPr>
        <w:pStyle w:val="Caption"/>
        <w:jc w:val="center"/>
        <w:rPr>
          <w:i/>
          <w:color w:val="000000"/>
        </w:rPr>
      </w:pPr>
      <w:bookmarkStart w:id="93" w:name="_Toc247950430"/>
      <w:r w:rsidRPr="00796994">
        <w:rPr>
          <w:i/>
          <w:color w:val="000000"/>
        </w:rPr>
        <w:t xml:space="preserve">Figure </w:t>
      </w:r>
      <w:r w:rsidR="00754D31" w:rsidRPr="00796994">
        <w:rPr>
          <w:i/>
          <w:color w:val="000000"/>
        </w:rPr>
        <w:fldChar w:fldCharType="begin"/>
      </w:r>
      <w:r w:rsidRPr="00796994">
        <w:rPr>
          <w:i/>
          <w:color w:val="000000"/>
        </w:rPr>
        <w:instrText xml:space="preserve"> SEQ Figure \* ARABIC </w:instrText>
      </w:r>
      <w:r w:rsidR="00754D31" w:rsidRPr="00796994">
        <w:rPr>
          <w:i/>
          <w:color w:val="000000"/>
        </w:rPr>
        <w:fldChar w:fldCharType="separate"/>
      </w:r>
      <w:r w:rsidR="000934A8">
        <w:rPr>
          <w:i/>
          <w:noProof/>
          <w:color w:val="000000"/>
        </w:rPr>
        <w:t>33</w:t>
      </w:r>
      <w:r w:rsidR="00754D31" w:rsidRPr="00796994">
        <w:rPr>
          <w:i/>
          <w:color w:val="000000"/>
        </w:rPr>
        <w:fldChar w:fldCharType="end"/>
      </w:r>
      <w:r w:rsidRPr="00796994">
        <w:rPr>
          <w:i/>
          <w:color w:val="000000"/>
        </w:rPr>
        <w:t xml:space="preserve"> Dorian CA class diagram</w:t>
      </w:r>
      <w:bookmarkEnd w:id="93"/>
    </w:p>
    <w:p w:rsidR="003E140D" w:rsidRPr="00446B1B" w:rsidRDefault="003E140D" w:rsidP="003E140D">
      <w:pPr>
        <w:rPr>
          <w:rFonts w:ascii="Arial" w:hAnsi="Arial" w:cs="Arial"/>
          <w:bCs/>
          <w:color w:val="000000"/>
          <w:sz w:val="20"/>
        </w:rPr>
      </w:pPr>
      <w:r w:rsidRPr="00446B1B">
        <w:rPr>
          <w:rFonts w:ascii="Arial" w:hAnsi="Arial" w:cs="Arial"/>
          <w:bCs/>
          <w:color w:val="000000"/>
          <w:sz w:val="20"/>
        </w:rPr>
        <w:t>The Dorian Certificate Authority uses Bouncy Castle Crypto APIs</w:t>
      </w:r>
      <w:r w:rsidRPr="00446B1B">
        <w:rPr>
          <w:rFonts w:ascii="Arial" w:hAnsi="Arial" w:cs="Arial"/>
          <w:color w:val="000000"/>
          <w:sz w:val="20"/>
        </w:rPr>
        <w:t xml:space="preserve"> to generate </w:t>
      </w:r>
    </w:p>
    <w:p w:rsidR="003E140D" w:rsidRPr="00446B1B" w:rsidRDefault="003E140D" w:rsidP="003E140D">
      <w:pPr>
        <w:rPr>
          <w:rFonts w:ascii="Arial" w:hAnsi="Arial" w:cs="Arial"/>
          <w:color w:val="000000"/>
          <w:sz w:val="20"/>
        </w:rPr>
      </w:pPr>
      <w:r w:rsidRPr="00446B1B">
        <w:rPr>
          <w:rFonts w:ascii="Arial" w:hAnsi="Arial" w:cs="Arial"/>
          <w:color w:val="000000"/>
          <w:sz w:val="20"/>
        </w:rPr>
        <w:t>Version 3 X.509 certificates. Using the HSM with Dorian requires that the Java Cryptography Extension (JCE) unlimited strength jurisdiction policy files be installed into your JVM.</w:t>
      </w:r>
      <w:r w:rsidR="002769AC" w:rsidRPr="00446B1B">
        <w:rPr>
          <w:rFonts w:ascii="Arial" w:hAnsi="Arial" w:cs="Arial"/>
          <w:color w:val="000000"/>
          <w:sz w:val="20"/>
        </w:rPr>
        <w:t xml:space="preserve"> By default Dorian is configured to use the </w:t>
      </w:r>
      <w:r w:rsidR="002769AC" w:rsidRPr="00446B1B">
        <w:rPr>
          <w:rFonts w:ascii="Arial" w:hAnsi="Arial" w:cs="Arial"/>
          <w:b/>
          <w:bCs/>
          <w:color w:val="000000"/>
          <w:sz w:val="20"/>
        </w:rPr>
        <w:t>DBCA</w:t>
      </w:r>
      <w:r w:rsidR="002769AC" w:rsidRPr="00446B1B">
        <w:rPr>
          <w:rFonts w:ascii="Arial" w:hAnsi="Arial" w:cs="Arial"/>
          <w:color w:val="000000"/>
          <w:sz w:val="20"/>
        </w:rPr>
        <w:t xml:space="preserve"> approach.</w:t>
      </w:r>
    </w:p>
    <w:p w:rsidR="003E140D" w:rsidRDefault="003E140D" w:rsidP="003E140D">
      <w:pPr>
        <w:rPr>
          <w:rFonts w:ascii="Arial" w:hAnsi="Arial" w:cs="Arial"/>
          <w:color w:val="333333"/>
          <w:sz w:val="20"/>
        </w:rPr>
      </w:pPr>
    </w:p>
    <w:p w:rsidR="00A53A2B" w:rsidRDefault="00A53A2B" w:rsidP="003E140D">
      <w:pPr>
        <w:rPr>
          <w:rFonts w:ascii="Arial" w:hAnsi="Arial" w:cs="Arial"/>
          <w:color w:val="333333"/>
          <w:sz w:val="20"/>
        </w:rPr>
      </w:pPr>
    </w:p>
    <w:p w:rsidR="009D2EA6" w:rsidRDefault="009D2EA6" w:rsidP="003E140D">
      <w:pPr>
        <w:rPr>
          <w:rFonts w:ascii="Arial" w:hAnsi="Arial" w:cs="Arial"/>
          <w:color w:val="333333"/>
          <w:sz w:val="20"/>
        </w:rPr>
      </w:pPr>
    </w:p>
    <w:p w:rsidR="003E140D" w:rsidRDefault="003E140D" w:rsidP="003E140D">
      <w:pPr>
        <w:rPr>
          <w:rFonts w:ascii="Arial" w:hAnsi="Arial" w:cs="Arial"/>
          <w:color w:val="000000"/>
          <w:sz w:val="20"/>
        </w:rPr>
      </w:pPr>
      <w:r w:rsidRPr="00CF216B">
        <w:rPr>
          <w:rFonts w:ascii="Arial" w:hAnsi="Arial" w:cs="Arial"/>
          <w:color w:val="000000"/>
          <w:sz w:val="20"/>
        </w:rPr>
        <w:t xml:space="preserve">Following class diagrams shows attributes and operations of Dorian CertificateAuthority. </w:t>
      </w:r>
    </w:p>
    <w:p w:rsidR="00446B1B" w:rsidRDefault="00446B1B" w:rsidP="003E140D"/>
    <w:p w:rsidR="003E140D" w:rsidRPr="000A5C37" w:rsidRDefault="000A5C37" w:rsidP="003E140D">
      <w:pPr>
        <w:rPr>
          <w:rFonts w:ascii="Arial" w:hAnsi="Arial" w:cs="Arial"/>
          <w:sz w:val="20"/>
        </w:rPr>
      </w:pPr>
      <w:r w:rsidRPr="000A5C37">
        <w:rPr>
          <w:rFonts w:ascii="Arial" w:hAnsi="Arial" w:cs="Arial"/>
          <w:sz w:val="20"/>
        </w:rPr>
        <w:t>CertificateAuthority is responsible in creating new certificate authority, use imported certificate authority to create, manage user credentials, host credentials and SAML asserting credentials.</w:t>
      </w:r>
      <w:r w:rsidR="005A5E76">
        <w:rPr>
          <w:rFonts w:ascii="Arial" w:hAnsi="Arial" w:cs="Arial"/>
          <w:sz w:val="20"/>
        </w:rPr>
        <w:t xml:space="preserve"> It is extended to support DBCA and Eracom storage types.</w:t>
      </w:r>
      <w:r w:rsidR="00435B02">
        <w:rPr>
          <w:rFonts w:ascii="Arial" w:hAnsi="Arial" w:cs="Arial"/>
          <w:sz w:val="20"/>
        </w:rPr>
        <w:t xml:space="preserve"> Access to CertificateAuthority operations are restricted to user with CA credentials. </w:t>
      </w:r>
    </w:p>
    <w:p w:rsidR="003E140D" w:rsidRDefault="003E140D" w:rsidP="003E140D"/>
    <w:p w:rsidR="003E140D" w:rsidRDefault="009D2EA6" w:rsidP="003E140D">
      <w:r>
        <w:rPr>
          <w:noProof/>
        </w:rPr>
        <w:lastRenderedPageBreak/>
        <w:drawing>
          <wp:anchor distT="0" distB="0" distL="114300" distR="114300" simplePos="0" relativeHeight="251640320" behindDoc="1" locked="0" layoutInCell="1" allowOverlap="1">
            <wp:simplePos x="0" y="0"/>
            <wp:positionH relativeFrom="column">
              <wp:posOffset>1434465</wp:posOffset>
            </wp:positionH>
            <wp:positionV relativeFrom="paragraph">
              <wp:posOffset>28575</wp:posOffset>
            </wp:positionV>
            <wp:extent cx="3657600" cy="3819525"/>
            <wp:effectExtent l="19050" t="0" r="0" b="0"/>
            <wp:wrapTight wrapText="bothSides">
              <wp:wrapPolygon edited="0">
                <wp:start x="0" y="108"/>
                <wp:lineTo x="-113" y="21331"/>
                <wp:lineTo x="21488" y="21331"/>
                <wp:lineTo x="21488" y="108"/>
                <wp:lineTo x="0" y="108"/>
              </wp:wrapPolygon>
            </wp:wrapTight>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04" cstate="print"/>
                    <a:srcRect/>
                    <a:stretch>
                      <a:fillRect/>
                    </a:stretch>
                  </pic:blipFill>
                  <pic:spPr bwMode="auto">
                    <a:xfrm>
                      <a:off x="0" y="0"/>
                      <a:ext cx="3657600" cy="3819525"/>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0A29EB" w:rsidRDefault="000A29EB" w:rsidP="003E140D"/>
    <w:p w:rsidR="000A29EB" w:rsidRDefault="000A29EB" w:rsidP="003E140D"/>
    <w:p w:rsidR="000A29EB" w:rsidRDefault="000A29EB" w:rsidP="003E140D"/>
    <w:p w:rsidR="000A29EB" w:rsidRDefault="000A29EB" w:rsidP="003E140D"/>
    <w:p w:rsidR="000A29EB" w:rsidRDefault="000A29EB"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9D2EA6" w:rsidRDefault="009D2EA6" w:rsidP="003E140D"/>
    <w:p w:rsidR="003E140D" w:rsidRDefault="003E140D" w:rsidP="003E140D">
      <w:pPr>
        <w:pStyle w:val="Caption"/>
        <w:jc w:val="center"/>
        <w:rPr>
          <w:i/>
          <w:color w:val="000000"/>
        </w:rPr>
      </w:pPr>
      <w:bookmarkStart w:id="94" w:name="_Toc247950431"/>
      <w:r w:rsidRPr="0092326E">
        <w:rPr>
          <w:i/>
          <w:color w:val="000000"/>
        </w:rPr>
        <w:t xml:space="preserve">Figure </w:t>
      </w:r>
      <w:r w:rsidR="00754D31" w:rsidRPr="0092326E">
        <w:rPr>
          <w:i/>
          <w:color w:val="000000"/>
        </w:rPr>
        <w:fldChar w:fldCharType="begin"/>
      </w:r>
      <w:r w:rsidRPr="0092326E">
        <w:rPr>
          <w:i/>
          <w:color w:val="000000"/>
        </w:rPr>
        <w:instrText xml:space="preserve"> SEQ Figure \* ARABIC </w:instrText>
      </w:r>
      <w:r w:rsidR="00754D31" w:rsidRPr="0092326E">
        <w:rPr>
          <w:i/>
          <w:color w:val="000000"/>
        </w:rPr>
        <w:fldChar w:fldCharType="separate"/>
      </w:r>
      <w:r w:rsidR="000934A8">
        <w:rPr>
          <w:i/>
          <w:noProof/>
          <w:color w:val="000000"/>
        </w:rPr>
        <w:t>34</w:t>
      </w:r>
      <w:r w:rsidR="00754D31" w:rsidRPr="0092326E">
        <w:rPr>
          <w:i/>
          <w:color w:val="000000"/>
        </w:rPr>
        <w:fldChar w:fldCharType="end"/>
      </w:r>
      <w:r w:rsidRPr="0092326E">
        <w:rPr>
          <w:i/>
          <w:color w:val="000000"/>
        </w:rPr>
        <w:t xml:space="preserve"> CertificateAuthority class diagram</w:t>
      </w:r>
      <w:bookmarkEnd w:id="94"/>
    </w:p>
    <w:p w:rsidR="00A91DB9" w:rsidRDefault="00A91DB9" w:rsidP="00A91DB9"/>
    <w:p w:rsidR="00A91DB9" w:rsidRPr="005C3424" w:rsidRDefault="00435B02" w:rsidP="00A91DB9">
      <w:pPr>
        <w:rPr>
          <w:rFonts w:ascii="Arial" w:hAnsi="Arial" w:cs="Arial"/>
          <w:color w:val="000000" w:themeColor="text1"/>
          <w:sz w:val="20"/>
        </w:rPr>
      </w:pPr>
      <w:r w:rsidRPr="005C3424">
        <w:rPr>
          <w:rFonts w:ascii="Arial" w:hAnsi="Arial" w:cs="Arial"/>
          <w:sz w:val="20"/>
        </w:rPr>
        <w:t>DBCertificateAuthority extends CertificateAuthority to support certificate storage in a given configured database. It uses “</w:t>
      </w:r>
      <w:r w:rsidRPr="005C3424">
        <w:rPr>
          <w:rFonts w:ascii="Arial" w:hAnsi="Arial" w:cs="Arial"/>
          <w:color w:val="000000" w:themeColor="text1"/>
          <w:sz w:val="20"/>
        </w:rPr>
        <w:t xml:space="preserve">SHA1WithRSAEncryption” algorithm to sign generated certificates. </w:t>
      </w:r>
    </w:p>
    <w:p w:rsidR="00A91DB9" w:rsidRDefault="00A91DB9" w:rsidP="00A91DB9"/>
    <w:p w:rsidR="00A91DB9" w:rsidRDefault="00435B02" w:rsidP="00A91DB9">
      <w:r>
        <w:rPr>
          <w:noProof/>
        </w:rPr>
        <w:drawing>
          <wp:anchor distT="0" distB="0" distL="114300" distR="114300" simplePos="0" relativeHeight="251713024" behindDoc="0" locked="0" layoutInCell="1" allowOverlap="1">
            <wp:simplePos x="0" y="0"/>
            <wp:positionH relativeFrom="column">
              <wp:align>center</wp:align>
            </wp:positionH>
            <wp:positionV relativeFrom="paragraph">
              <wp:posOffset>65405</wp:posOffset>
            </wp:positionV>
            <wp:extent cx="3819525" cy="2705100"/>
            <wp:effectExtent l="1905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srcRect/>
                    <a:stretch>
                      <a:fillRect/>
                    </a:stretch>
                  </pic:blipFill>
                  <pic:spPr bwMode="auto">
                    <a:xfrm>
                      <a:off x="0" y="0"/>
                      <a:ext cx="3819525" cy="2705100"/>
                    </a:xfrm>
                    <a:prstGeom prst="rect">
                      <a:avLst/>
                    </a:prstGeom>
                    <a:noFill/>
                    <a:ln w="9525">
                      <a:noFill/>
                      <a:miter lim="800000"/>
                      <a:headEnd/>
                      <a:tailEnd/>
                    </a:ln>
                  </pic:spPr>
                </pic:pic>
              </a:graphicData>
            </a:graphic>
          </wp:anchor>
        </w:drawing>
      </w:r>
    </w:p>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Pr="0025217D" w:rsidRDefault="00C6541B" w:rsidP="00A91DB9">
      <w:pPr>
        <w:rPr>
          <w:rFonts w:ascii="Arial" w:hAnsi="Arial" w:cs="Arial"/>
          <w:color w:val="000000" w:themeColor="text1"/>
          <w:sz w:val="20"/>
        </w:rPr>
      </w:pPr>
      <w:r w:rsidRPr="0025217D">
        <w:rPr>
          <w:rFonts w:ascii="Arial" w:hAnsi="Arial" w:cs="Arial"/>
          <w:color w:val="000000" w:themeColor="text1"/>
          <w:sz w:val="20"/>
        </w:rPr>
        <w:t xml:space="preserve">EracomCertificateAuthority uses Eracom provided keystore to store and retrieve user, CA private keys. </w:t>
      </w:r>
      <w:r w:rsidR="0025217D" w:rsidRPr="0025217D">
        <w:rPr>
          <w:rFonts w:ascii="Arial" w:hAnsi="Arial" w:cs="Arial"/>
          <w:color w:val="000000" w:themeColor="text1"/>
          <w:sz w:val="20"/>
        </w:rPr>
        <w:t xml:space="preserve">EracomCertificateAuthority uses </w:t>
      </w:r>
      <w:r w:rsidR="0025217D">
        <w:rPr>
          <w:rFonts w:ascii="Arial" w:hAnsi="Arial" w:cs="Arial"/>
          <w:color w:val="000000" w:themeColor="text1"/>
          <w:sz w:val="20"/>
        </w:rPr>
        <w:t>“</w:t>
      </w:r>
      <w:r w:rsidR="0025217D" w:rsidRPr="0025217D">
        <w:rPr>
          <w:rFonts w:ascii="Arial" w:hAnsi="Arial" w:cs="Arial"/>
          <w:color w:val="000000" w:themeColor="text1"/>
          <w:sz w:val="20"/>
        </w:rPr>
        <w:t>SHA1WithRSA</w:t>
      </w:r>
      <w:r w:rsidR="0025217D">
        <w:rPr>
          <w:rFonts w:ascii="Arial" w:hAnsi="Arial" w:cs="Arial"/>
          <w:color w:val="000000" w:themeColor="text1"/>
          <w:sz w:val="20"/>
        </w:rPr>
        <w:t>”</w:t>
      </w:r>
      <w:r w:rsidR="0025217D" w:rsidRPr="0025217D">
        <w:rPr>
          <w:rFonts w:ascii="Arial" w:hAnsi="Arial" w:cs="Arial"/>
          <w:color w:val="000000" w:themeColor="text1"/>
          <w:sz w:val="20"/>
        </w:rPr>
        <w:t xml:space="preserve"> algorithm to sign generated certificates.</w:t>
      </w:r>
    </w:p>
    <w:p w:rsidR="005C3424" w:rsidRDefault="005C3424" w:rsidP="00A91DB9"/>
    <w:p w:rsidR="00A91DB9" w:rsidRDefault="005C3424" w:rsidP="00A91DB9">
      <w:r>
        <w:rPr>
          <w:noProof/>
        </w:rPr>
        <w:lastRenderedPageBreak/>
        <w:drawing>
          <wp:anchor distT="0" distB="0" distL="114300" distR="114300" simplePos="0" relativeHeight="251712000" behindDoc="0" locked="0" layoutInCell="1" allowOverlap="1">
            <wp:simplePos x="0" y="0"/>
            <wp:positionH relativeFrom="column">
              <wp:posOffset>1167765</wp:posOffset>
            </wp:positionH>
            <wp:positionV relativeFrom="paragraph">
              <wp:posOffset>19050</wp:posOffset>
            </wp:positionV>
            <wp:extent cx="3686175" cy="3943350"/>
            <wp:effectExtent l="1905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3686175" cy="3943350"/>
                    </a:xfrm>
                    <a:prstGeom prst="rect">
                      <a:avLst/>
                    </a:prstGeom>
                    <a:noFill/>
                    <a:ln w="9525">
                      <a:noFill/>
                      <a:miter lim="800000"/>
                      <a:headEnd/>
                      <a:tailEnd/>
                    </a:ln>
                  </pic:spPr>
                </pic:pic>
              </a:graphicData>
            </a:graphic>
          </wp:anchor>
        </w:drawing>
      </w:r>
    </w:p>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A91DB9" w:rsidRDefault="00A91DB9" w:rsidP="00A91DB9"/>
    <w:p w:rsidR="005C3424" w:rsidRDefault="005C3424" w:rsidP="00A91DB9"/>
    <w:p w:rsidR="005C3424" w:rsidRDefault="005C3424" w:rsidP="00A91DB9"/>
    <w:p w:rsidR="005C3424" w:rsidRDefault="005C3424" w:rsidP="00A91DB9"/>
    <w:p w:rsidR="00DB212F" w:rsidRPr="00A91DB9" w:rsidRDefault="00DB212F" w:rsidP="00A91DB9"/>
    <w:p w:rsidR="003E140D" w:rsidRPr="009A7361" w:rsidRDefault="003E140D" w:rsidP="003E140D">
      <w:pPr>
        <w:pStyle w:val="Heading4"/>
      </w:pPr>
      <w:bookmarkStart w:id="95" w:name="_Host_Certificates"/>
      <w:bookmarkStart w:id="96" w:name="_Toc248115662"/>
      <w:bookmarkEnd w:id="95"/>
      <w:r w:rsidRPr="009A7361">
        <w:t>Host Certificates</w:t>
      </w:r>
      <w:bookmarkEnd w:id="96"/>
    </w:p>
    <w:p w:rsidR="003E140D" w:rsidRPr="00026AFF" w:rsidRDefault="003E140D" w:rsidP="003E140D">
      <w:pPr>
        <w:spacing w:before="240" w:after="240" w:line="240" w:lineRule="atLeast"/>
        <w:rPr>
          <w:rFonts w:ascii="Arial" w:hAnsi="Arial" w:cs="Arial"/>
          <w:color w:val="000000"/>
          <w:sz w:val="20"/>
        </w:rPr>
      </w:pPr>
      <w:r w:rsidRPr="009A7361">
        <w:rPr>
          <w:rFonts w:ascii="Arial" w:hAnsi="Arial" w:cs="Arial"/>
          <w:color w:val="000000"/>
          <w:sz w:val="20"/>
        </w:rPr>
        <w:t>The Dorian grid service interface provides several operations for managing host certificates. Some of the operation</w:t>
      </w:r>
      <w:r>
        <w:rPr>
          <w:rFonts w:ascii="Arial" w:hAnsi="Arial" w:cs="Arial"/>
          <w:color w:val="000000"/>
          <w:sz w:val="20"/>
        </w:rPr>
        <w:t>s</w:t>
      </w:r>
      <w:r w:rsidRPr="009A7361">
        <w:rPr>
          <w:rFonts w:ascii="Arial" w:hAnsi="Arial" w:cs="Arial"/>
          <w:color w:val="000000"/>
          <w:sz w:val="20"/>
        </w:rPr>
        <w:t xml:space="preserve"> allow user</w:t>
      </w:r>
      <w:r>
        <w:rPr>
          <w:rFonts w:ascii="Arial" w:hAnsi="Arial" w:cs="Arial"/>
          <w:color w:val="000000"/>
          <w:sz w:val="20"/>
        </w:rPr>
        <w:t>s</w:t>
      </w:r>
      <w:r w:rsidRPr="009A7361">
        <w:rPr>
          <w:rFonts w:ascii="Arial" w:hAnsi="Arial" w:cs="Arial"/>
          <w:color w:val="000000"/>
          <w:sz w:val="20"/>
        </w:rPr>
        <w:t xml:space="preserve"> to request and manage host certificates. Other operations are restricted to administrators</w:t>
      </w:r>
      <w:r>
        <w:rPr>
          <w:rFonts w:ascii="Arial" w:hAnsi="Arial" w:cs="Arial"/>
          <w:color w:val="000000"/>
          <w:sz w:val="20"/>
        </w:rPr>
        <w:t>,</w:t>
      </w:r>
      <w:r w:rsidRPr="009A7361">
        <w:rPr>
          <w:rFonts w:ascii="Arial" w:hAnsi="Arial" w:cs="Arial"/>
          <w:color w:val="000000"/>
          <w:sz w:val="20"/>
        </w:rPr>
        <w:t xml:space="preserve"> allowing them to approve, revoke, renew, and manage all host certificates issued by Dorian.</w:t>
      </w:r>
      <w:r>
        <w:rPr>
          <w:rFonts w:ascii="Arial" w:hAnsi="Arial" w:cs="Arial"/>
          <w:color w:val="000000"/>
          <w:sz w:val="20"/>
        </w:rPr>
        <w:t xml:space="preserve"> </w:t>
      </w:r>
      <w:r w:rsidRPr="00026AFF">
        <w:rPr>
          <w:rFonts w:ascii="Arial" w:hAnsi="Arial" w:cs="Arial"/>
          <w:color w:val="000000"/>
          <w:sz w:val="20"/>
        </w:rPr>
        <w:t xml:space="preserve">In order to run secure services securely, the container hosting the services must run with a host credential. A host credential consists of a X.509 certificate and private key. Dorian provides a means for users with a grid user account to request a host credential for their services. Dorian maintains a host credential record </w:t>
      </w:r>
      <w:r>
        <w:rPr>
          <w:rFonts w:ascii="Arial" w:hAnsi="Arial" w:cs="Arial"/>
          <w:color w:val="000000"/>
          <w:sz w:val="20"/>
        </w:rPr>
        <w:t>f</w:t>
      </w:r>
      <w:r w:rsidRPr="00026AFF">
        <w:rPr>
          <w:rFonts w:ascii="Arial" w:hAnsi="Arial" w:cs="Arial"/>
          <w:color w:val="000000"/>
          <w:sz w:val="20"/>
        </w:rPr>
        <w:t>or each host credential request</w:t>
      </w:r>
      <w:r>
        <w:rPr>
          <w:rFonts w:ascii="Arial" w:hAnsi="Arial" w:cs="Arial"/>
          <w:color w:val="000000"/>
          <w:sz w:val="20"/>
        </w:rPr>
        <w:t>ed</w:t>
      </w:r>
      <w:r w:rsidRPr="00026AFF">
        <w:rPr>
          <w:rFonts w:ascii="Arial" w:hAnsi="Arial" w:cs="Arial"/>
          <w:color w:val="000000"/>
          <w:sz w:val="20"/>
        </w:rPr>
        <w:t xml:space="preserve"> and issued. Dorian assigns each host credential record one of the following statuses: </w:t>
      </w:r>
    </w:p>
    <w:p w:rsidR="003E140D" w:rsidRPr="00026AFF" w:rsidRDefault="003E140D" w:rsidP="003E140D">
      <w:pPr>
        <w:numPr>
          <w:ilvl w:val="0"/>
          <w:numId w:val="11"/>
        </w:numPr>
        <w:spacing w:line="240" w:lineRule="atLeast"/>
        <w:rPr>
          <w:rFonts w:ascii="Arial" w:hAnsi="Arial" w:cs="Arial"/>
          <w:color w:val="000000"/>
          <w:sz w:val="20"/>
        </w:rPr>
      </w:pPr>
      <w:r w:rsidRPr="00026AFF">
        <w:rPr>
          <w:rFonts w:ascii="Arial" w:hAnsi="Arial" w:cs="Arial"/>
          <w:b/>
          <w:bCs/>
          <w:color w:val="000000"/>
          <w:sz w:val="20"/>
        </w:rPr>
        <w:t>Pending -</w:t>
      </w:r>
      <w:r w:rsidRPr="00026AFF">
        <w:rPr>
          <w:rFonts w:ascii="Arial" w:hAnsi="Arial" w:cs="Arial"/>
          <w:color w:val="000000"/>
          <w:sz w:val="20"/>
        </w:rPr>
        <w:t>Host credentials that have been requested but not yet issued because they require approval of an administrator.</w:t>
      </w:r>
    </w:p>
    <w:p w:rsidR="003E140D" w:rsidRPr="00026AFF" w:rsidRDefault="003E140D" w:rsidP="003E140D">
      <w:pPr>
        <w:numPr>
          <w:ilvl w:val="0"/>
          <w:numId w:val="11"/>
        </w:numPr>
        <w:spacing w:line="240" w:lineRule="atLeast"/>
        <w:rPr>
          <w:rFonts w:ascii="Arial" w:hAnsi="Arial" w:cs="Arial"/>
          <w:color w:val="000000"/>
          <w:sz w:val="20"/>
        </w:rPr>
      </w:pPr>
      <w:r w:rsidRPr="00026AFF">
        <w:rPr>
          <w:rFonts w:ascii="Arial" w:hAnsi="Arial" w:cs="Arial"/>
          <w:b/>
          <w:bCs/>
          <w:color w:val="000000"/>
          <w:sz w:val="20"/>
        </w:rPr>
        <w:t>Rejected -</w:t>
      </w:r>
      <w:r w:rsidRPr="00026AFF">
        <w:rPr>
          <w:rFonts w:ascii="Arial" w:hAnsi="Arial" w:cs="Arial"/>
          <w:color w:val="000000"/>
          <w:sz w:val="20"/>
        </w:rPr>
        <w:t>Host credentials that have been requested but were not issued because the request was rejected by and administrator.</w:t>
      </w:r>
    </w:p>
    <w:p w:rsidR="003E140D" w:rsidRPr="00026AFF" w:rsidRDefault="003E140D" w:rsidP="003E140D">
      <w:pPr>
        <w:numPr>
          <w:ilvl w:val="0"/>
          <w:numId w:val="11"/>
        </w:numPr>
        <w:spacing w:line="240" w:lineRule="atLeast"/>
        <w:rPr>
          <w:rFonts w:ascii="Arial" w:hAnsi="Arial" w:cs="Arial"/>
          <w:color w:val="000000"/>
          <w:sz w:val="20"/>
        </w:rPr>
      </w:pPr>
      <w:r w:rsidRPr="00026AFF">
        <w:rPr>
          <w:rFonts w:ascii="Arial" w:hAnsi="Arial" w:cs="Arial"/>
          <w:b/>
          <w:bCs/>
          <w:color w:val="000000"/>
          <w:sz w:val="20"/>
        </w:rPr>
        <w:t>Active -</w:t>
      </w:r>
      <w:r w:rsidRPr="00026AFF">
        <w:rPr>
          <w:rFonts w:ascii="Arial" w:hAnsi="Arial" w:cs="Arial"/>
          <w:color w:val="000000"/>
          <w:sz w:val="20"/>
        </w:rPr>
        <w:t>Host credentials that have been issued.</w:t>
      </w:r>
    </w:p>
    <w:p w:rsidR="003E140D" w:rsidRPr="00026AFF" w:rsidRDefault="003E140D" w:rsidP="003E140D">
      <w:pPr>
        <w:numPr>
          <w:ilvl w:val="0"/>
          <w:numId w:val="11"/>
        </w:numPr>
        <w:spacing w:line="240" w:lineRule="atLeast"/>
        <w:rPr>
          <w:rFonts w:ascii="Arial" w:hAnsi="Arial" w:cs="Arial"/>
          <w:color w:val="000000"/>
          <w:sz w:val="20"/>
        </w:rPr>
      </w:pPr>
      <w:r w:rsidRPr="00026AFF">
        <w:rPr>
          <w:rFonts w:ascii="Arial" w:hAnsi="Arial" w:cs="Arial"/>
          <w:b/>
          <w:bCs/>
          <w:color w:val="000000"/>
          <w:sz w:val="20"/>
        </w:rPr>
        <w:t>Suspended -</w:t>
      </w:r>
      <w:r w:rsidRPr="00026AFF">
        <w:rPr>
          <w:rFonts w:ascii="Arial" w:hAnsi="Arial" w:cs="Arial"/>
          <w:color w:val="000000"/>
          <w:sz w:val="20"/>
        </w:rPr>
        <w:t>Host credentials that were issued but have been temporarily revoked.</w:t>
      </w:r>
    </w:p>
    <w:p w:rsidR="003E140D" w:rsidRPr="00026AFF" w:rsidRDefault="003E140D" w:rsidP="003E140D">
      <w:pPr>
        <w:numPr>
          <w:ilvl w:val="0"/>
          <w:numId w:val="11"/>
        </w:numPr>
        <w:spacing w:line="240" w:lineRule="atLeast"/>
        <w:rPr>
          <w:rFonts w:ascii="Arial" w:hAnsi="Arial" w:cs="Arial"/>
          <w:color w:val="000000"/>
          <w:sz w:val="20"/>
        </w:rPr>
      </w:pPr>
      <w:r w:rsidRPr="00026AFF">
        <w:rPr>
          <w:rFonts w:ascii="Arial" w:hAnsi="Arial" w:cs="Arial"/>
          <w:b/>
          <w:bCs/>
          <w:color w:val="000000"/>
          <w:sz w:val="20"/>
        </w:rPr>
        <w:t>Compromised -</w:t>
      </w:r>
      <w:r w:rsidRPr="00026AFF">
        <w:rPr>
          <w:rFonts w:ascii="Arial" w:hAnsi="Arial" w:cs="Arial"/>
          <w:color w:val="000000"/>
          <w:sz w:val="20"/>
        </w:rPr>
        <w:t>Host credentials that were issued and are permanently revoked.</w:t>
      </w:r>
    </w:p>
    <w:p w:rsidR="00FD0475" w:rsidRPr="00354000" w:rsidRDefault="003E140D" w:rsidP="00034A36">
      <w:pPr>
        <w:spacing w:before="240" w:after="240" w:line="240" w:lineRule="atLeast"/>
        <w:rPr>
          <w:rFonts w:ascii="Arial" w:hAnsi="Arial" w:cs="Arial"/>
          <w:color w:val="000000"/>
          <w:sz w:val="20"/>
        </w:rPr>
      </w:pPr>
      <w:r w:rsidRPr="00026AFF">
        <w:rPr>
          <w:rFonts w:ascii="Arial" w:hAnsi="Arial" w:cs="Arial"/>
          <w:color w:val="000000"/>
          <w:sz w:val="20"/>
        </w:rPr>
        <w:t>Host credentials issued by Dorian are bound to a grid user account managed by Dorian. This binding make</w:t>
      </w:r>
      <w:r>
        <w:rPr>
          <w:rFonts w:ascii="Arial" w:hAnsi="Arial" w:cs="Arial"/>
          <w:color w:val="000000"/>
          <w:sz w:val="20"/>
        </w:rPr>
        <w:t>s</w:t>
      </w:r>
      <w:r w:rsidRPr="00026AFF">
        <w:rPr>
          <w:rFonts w:ascii="Arial" w:hAnsi="Arial" w:cs="Arial"/>
          <w:color w:val="000000"/>
          <w:sz w:val="20"/>
        </w:rPr>
        <w:t xml:space="preserve"> user</w:t>
      </w:r>
      <w:r>
        <w:rPr>
          <w:rFonts w:ascii="Arial" w:hAnsi="Arial" w:cs="Arial"/>
          <w:color w:val="000000"/>
          <w:sz w:val="20"/>
        </w:rPr>
        <w:t>s</w:t>
      </w:r>
      <w:r w:rsidRPr="00026AFF">
        <w:rPr>
          <w:rFonts w:ascii="Arial" w:hAnsi="Arial" w:cs="Arial"/>
          <w:color w:val="000000"/>
          <w:sz w:val="20"/>
        </w:rPr>
        <w:t xml:space="preserve"> responsible for any host credentials bound to their account. If a user account is suspended, any host credential bound to their account will be revoked an</w:t>
      </w:r>
      <w:r>
        <w:rPr>
          <w:rFonts w:ascii="Arial" w:hAnsi="Arial" w:cs="Arial"/>
          <w:color w:val="000000"/>
          <w:sz w:val="20"/>
        </w:rPr>
        <w:t>d</w:t>
      </w:r>
      <w:r w:rsidRPr="00026AFF">
        <w:rPr>
          <w:rFonts w:ascii="Arial" w:hAnsi="Arial" w:cs="Arial"/>
          <w:color w:val="000000"/>
          <w:sz w:val="20"/>
        </w:rPr>
        <w:t xml:space="preserve"> listed in the Dorian CA </w:t>
      </w:r>
      <w:r>
        <w:rPr>
          <w:rFonts w:ascii="Arial" w:hAnsi="Arial" w:cs="Arial"/>
          <w:color w:val="000000"/>
          <w:sz w:val="20"/>
        </w:rPr>
        <w:t>C</w:t>
      </w:r>
      <w:r w:rsidRPr="00026AFF">
        <w:rPr>
          <w:rFonts w:ascii="Arial" w:hAnsi="Arial" w:cs="Arial"/>
          <w:color w:val="000000"/>
          <w:sz w:val="20"/>
        </w:rPr>
        <w:t>RL. If a user account is removed</w:t>
      </w:r>
      <w:r>
        <w:rPr>
          <w:rFonts w:ascii="Arial" w:hAnsi="Arial" w:cs="Arial"/>
          <w:color w:val="000000"/>
          <w:sz w:val="20"/>
        </w:rPr>
        <w:t>,</w:t>
      </w:r>
      <w:r w:rsidRPr="00026AFF">
        <w:rPr>
          <w:rFonts w:ascii="Arial" w:hAnsi="Arial" w:cs="Arial"/>
          <w:color w:val="000000"/>
          <w:sz w:val="20"/>
        </w:rPr>
        <w:t xml:space="preserve"> </w:t>
      </w:r>
      <w:r>
        <w:rPr>
          <w:rFonts w:ascii="Arial" w:hAnsi="Arial" w:cs="Arial"/>
          <w:color w:val="000000"/>
          <w:sz w:val="20"/>
        </w:rPr>
        <w:t>any</w:t>
      </w:r>
      <w:r w:rsidRPr="00026AFF">
        <w:rPr>
          <w:rFonts w:ascii="Arial" w:hAnsi="Arial" w:cs="Arial"/>
          <w:color w:val="000000"/>
          <w:sz w:val="20"/>
        </w:rPr>
        <w:t xml:space="preserve"> host credential bound to th</w:t>
      </w:r>
      <w:r>
        <w:rPr>
          <w:rFonts w:ascii="Arial" w:hAnsi="Arial" w:cs="Arial"/>
          <w:color w:val="000000"/>
          <w:sz w:val="20"/>
        </w:rPr>
        <w:t>at</w:t>
      </w:r>
      <w:r w:rsidRPr="00026AFF">
        <w:rPr>
          <w:rFonts w:ascii="Arial" w:hAnsi="Arial" w:cs="Arial"/>
          <w:color w:val="000000"/>
          <w:sz w:val="20"/>
        </w:rPr>
        <w:t xml:space="preserve"> account will </w:t>
      </w:r>
      <w:r w:rsidR="00E52057">
        <w:rPr>
          <w:rFonts w:ascii="Arial" w:hAnsi="Arial" w:cs="Arial"/>
          <w:color w:val="000000"/>
          <w:sz w:val="20"/>
        </w:rPr>
        <w:t xml:space="preserve">be </w:t>
      </w:r>
      <w:r>
        <w:rPr>
          <w:rFonts w:ascii="Arial" w:hAnsi="Arial" w:cs="Arial"/>
          <w:color w:val="000000"/>
          <w:sz w:val="20"/>
        </w:rPr>
        <w:t>marked as</w:t>
      </w:r>
      <w:r w:rsidRPr="00E52057">
        <w:rPr>
          <w:rFonts w:ascii="Arial" w:hAnsi="Arial" w:cs="Arial"/>
          <w:color w:val="000000"/>
          <w:sz w:val="20"/>
        </w:rPr>
        <w:t xml:space="preserve"> </w:t>
      </w:r>
      <w:r w:rsidRPr="00E52057">
        <w:rPr>
          <w:rFonts w:ascii="Arial" w:hAnsi="Arial" w:cs="Arial"/>
          <w:iCs/>
          <w:color w:val="000000"/>
          <w:sz w:val="20"/>
        </w:rPr>
        <w:t>Compromised</w:t>
      </w:r>
      <w:r w:rsidRPr="00026AFF">
        <w:rPr>
          <w:rFonts w:ascii="Arial" w:hAnsi="Arial" w:cs="Arial"/>
          <w:color w:val="000000"/>
          <w:sz w:val="20"/>
        </w:rPr>
        <w:t xml:space="preserve">. Each host certificate record is an assigned an owner, or the user who the credential is bound to. </w:t>
      </w:r>
      <w:r w:rsidR="008E72E8" w:rsidRPr="00354000">
        <w:rPr>
          <w:rFonts w:ascii="Arial" w:hAnsi="Arial" w:cs="Arial"/>
          <w:color w:val="000000"/>
          <w:sz w:val="20"/>
        </w:rPr>
        <w:t>If a user’s account is Suspended, all of the user’s host certificates are revoked.</w:t>
      </w:r>
      <w:r w:rsidR="00034A36">
        <w:rPr>
          <w:rFonts w:ascii="Arial" w:hAnsi="Arial" w:cs="Arial"/>
          <w:color w:val="000000"/>
          <w:sz w:val="20"/>
        </w:rPr>
        <w:t xml:space="preserve"> </w:t>
      </w:r>
      <w:r w:rsidR="008E72E8" w:rsidRPr="00354000">
        <w:rPr>
          <w:rFonts w:ascii="Arial" w:hAnsi="Arial" w:cs="Arial"/>
          <w:color w:val="000000"/>
          <w:sz w:val="20"/>
        </w:rPr>
        <w:t xml:space="preserve"> Dorian will issue one host credent</w:t>
      </w:r>
      <w:r w:rsidR="00C72A2E">
        <w:rPr>
          <w:rFonts w:ascii="Arial" w:hAnsi="Arial" w:cs="Arial"/>
          <w:color w:val="000000"/>
          <w:sz w:val="20"/>
        </w:rPr>
        <w:t xml:space="preserve">ial per host name. Existing </w:t>
      </w:r>
      <w:r w:rsidR="008E72E8" w:rsidRPr="00354000">
        <w:rPr>
          <w:rFonts w:ascii="Arial" w:hAnsi="Arial" w:cs="Arial"/>
          <w:color w:val="000000"/>
          <w:sz w:val="20"/>
        </w:rPr>
        <w:lastRenderedPageBreak/>
        <w:t>certificate must be revoked before another one is issued</w:t>
      </w:r>
      <w:r w:rsidR="00C72A2E">
        <w:rPr>
          <w:rFonts w:ascii="Arial" w:hAnsi="Arial" w:cs="Arial"/>
          <w:color w:val="000000"/>
          <w:sz w:val="20"/>
        </w:rPr>
        <w:t xml:space="preserve"> on host name</w:t>
      </w:r>
      <w:r w:rsidR="008E72E8" w:rsidRPr="00354000">
        <w:rPr>
          <w:rFonts w:ascii="Arial" w:hAnsi="Arial" w:cs="Arial"/>
          <w:color w:val="000000"/>
          <w:sz w:val="20"/>
        </w:rPr>
        <w:t>.</w:t>
      </w:r>
      <w:r w:rsidR="00034A36">
        <w:rPr>
          <w:rFonts w:ascii="Arial" w:hAnsi="Arial" w:cs="Arial"/>
          <w:color w:val="000000"/>
          <w:sz w:val="20"/>
        </w:rPr>
        <w:t xml:space="preserve"> </w:t>
      </w:r>
      <w:r w:rsidR="008E72E8" w:rsidRPr="00354000">
        <w:rPr>
          <w:rFonts w:ascii="Arial" w:hAnsi="Arial" w:cs="Arial"/>
          <w:color w:val="000000"/>
          <w:sz w:val="20"/>
        </w:rPr>
        <w:t xml:space="preserve"> Dorian can be configured to automatically approve all host certificate requests or require sign of by administrators.</w:t>
      </w:r>
    </w:p>
    <w:p w:rsidR="00354000" w:rsidRPr="00026AFF" w:rsidRDefault="00354000" w:rsidP="003E140D">
      <w:pPr>
        <w:spacing w:before="240" w:after="240" w:line="240" w:lineRule="atLeast"/>
        <w:rPr>
          <w:rFonts w:ascii="Arial" w:hAnsi="Arial" w:cs="Arial"/>
          <w:color w:val="000000"/>
          <w:sz w:val="20"/>
        </w:rPr>
      </w:pPr>
    </w:p>
    <w:p w:rsidR="003E140D" w:rsidRDefault="003E140D" w:rsidP="003E140D">
      <w:pPr>
        <w:pStyle w:val="Heading4"/>
      </w:pPr>
      <w:bookmarkStart w:id="97" w:name="_Toc248115663"/>
      <w:r>
        <w:t>Dorian Client API</w:t>
      </w:r>
      <w:bookmarkEnd w:id="97"/>
    </w:p>
    <w:p w:rsidR="003E140D" w:rsidRDefault="003E140D" w:rsidP="003E140D"/>
    <w:p w:rsidR="003E140D" w:rsidRPr="00856CA7" w:rsidRDefault="003E140D" w:rsidP="003E140D">
      <w:pPr>
        <w:rPr>
          <w:rFonts w:ascii="Arial" w:hAnsi="Arial" w:cs="Arial"/>
          <w:sz w:val="20"/>
        </w:rPr>
      </w:pPr>
      <w:r w:rsidRPr="00856CA7">
        <w:rPr>
          <w:rFonts w:ascii="Arial" w:hAnsi="Arial" w:cs="Arial"/>
          <w:sz w:val="20"/>
        </w:rPr>
        <w:t xml:space="preserve">Dorian provides convenient client APIs to work with its </w:t>
      </w:r>
      <w:r>
        <w:rPr>
          <w:rFonts w:ascii="Arial" w:hAnsi="Arial" w:cs="Arial"/>
          <w:sz w:val="20"/>
        </w:rPr>
        <w:t>web service</w:t>
      </w:r>
      <w:r w:rsidRPr="00856CA7">
        <w:rPr>
          <w:rFonts w:ascii="Arial" w:hAnsi="Arial" w:cs="Arial"/>
          <w:sz w:val="20"/>
        </w:rPr>
        <w:t>. Following class diagram shows different class</w:t>
      </w:r>
      <w:r>
        <w:rPr>
          <w:rFonts w:ascii="Arial" w:hAnsi="Arial" w:cs="Arial"/>
          <w:sz w:val="20"/>
        </w:rPr>
        <w:t>es</w:t>
      </w:r>
      <w:r w:rsidRPr="00856CA7">
        <w:rPr>
          <w:rFonts w:ascii="Arial" w:hAnsi="Arial" w:cs="Arial"/>
          <w:sz w:val="20"/>
        </w:rPr>
        <w:t xml:space="preserve"> and their relationships.</w:t>
      </w:r>
      <w:r>
        <w:rPr>
          <w:rFonts w:ascii="Arial" w:hAnsi="Arial" w:cs="Arial"/>
          <w:sz w:val="20"/>
        </w:rPr>
        <w:t xml:space="preserve"> </w:t>
      </w:r>
    </w:p>
    <w:p w:rsidR="003E140D" w:rsidRDefault="008A54FA" w:rsidP="003E140D">
      <w:r>
        <w:rPr>
          <w:noProof/>
        </w:rPr>
        <w:drawing>
          <wp:anchor distT="0" distB="0" distL="114300" distR="114300" simplePos="0" relativeHeight="251637248" behindDoc="1" locked="0" layoutInCell="1" allowOverlap="1">
            <wp:simplePos x="0" y="0"/>
            <wp:positionH relativeFrom="column">
              <wp:posOffset>118745</wp:posOffset>
            </wp:positionH>
            <wp:positionV relativeFrom="paragraph">
              <wp:posOffset>252095</wp:posOffset>
            </wp:positionV>
            <wp:extent cx="6163945" cy="3150870"/>
            <wp:effectExtent l="19050" t="0" r="8255" b="0"/>
            <wp:wrapTight wrapText="bothSides">
              <wp:wrapPolygon edited="0">
                <wp:start x="-67" y="131"/>
                <wp:lineTo x="-67" y="21287"/>
                <wp:lineTo x="21629" y="21287"/>
                <wp:lineTo x="21629" y="131"/>
                <wp:lineTo x="-67" y="131"/>
              </wp:wrapPolygon>
            </wp:wrapTight>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07" cstate="print"/>
                    <a:srcRect/>
                    <a:stretch>
                      <a:fillRect/>
                    </a:stretch>
                  </pic:blipFill>
                  <pic:spPr bwMode="auto">
                    <a:xfrm>
                      <a:off x="0" y="0"/>
                      <a:ext cx="6163945" cy="3150870"/>
                    </a:xfrm>
                    <a:prstGeom prst="rect">
                      <a:avLst/>
                    </a:prstGeom>
                    <a:noFill/>
                    <a:ln w="9525">
                      <a:noFill/>
                      <a:miter lim="800000"/>
                      <a:headEnd/>
                      <a:tailEnd/>
                    </a:ln>
                  </pic:spPr>
                </pic:pic>
              </a:graphicData>
            </a:graphic>
          </wp:anchor>
        </w:drawing>
      </w:r>
    </w:p>
    <w:p w:rsidR="003E140D" w:rsidRDefault="003E140D" w:rsidP="003E140D">
      <w:pPr>
        <w:pStyle w:val="Caption"/>
        <w:jc w:val="center"/>
        <w:rPr>
          <w:i/>
          <w:color w:val="000000"/>
        </w:rPr>
      </w:pPr>
      <w:bookmarkStart w:id="98" w:name="_Toc247950432"/>
      <w:r w:rsidRPr="00CB00FB">
        <w:rPr>
          <w:i/>
          <w:color w:val="000000"/>
        </w:rPr>
        <w:t xml:space="preserve">Figure </w:t>
      </w:r>
      <w:r w:rsidR="00754D31" w:rsidRPr="00CB00FB">
        <w:rPr>
          <w:i/>
          <w:color w:val="000000"/>
        </w:rPr>
        <w:fldChar w:fldCharType="begin"/>
      </w:r>
      <w:r w:rsidRPr="00CB00FB">
        <w:rPr>
          <w:i/>
          <w:color w:val="000000"/>
        </w:rPr>
        <w:instrText xml:space="preserve"> SEQ Figure \* ARABIC </w:instrText>
      </w:r>
      <w:r w:rsidR="00754D31" w:rsidRPr="00CB00FB">
        <w:rPr>
          <w:i/>
          <w:color w:val="000000"/>
        </w:rPr>
        <w:fldChar w:fldCharType="separate"/>
      </w:r>
      <w:r w:rsidR="000934A8">
        <w:rPr>
          <w:i/>
          <w:noProof/>
          <w:color w:val="000000"/>
        </w:rPr>
        <w:t>35</w:t>
      </w:r>
      <w:r w:rsidR="00754D31" w:rsidRPr="00CB00FB">
        <w:rPr>
          <w:i/>
          <w:color w:val="000000"/>
        </w:rPr>
        <w:fldChar w:fldCharType="end"/>
      </w:r>
      <w:r w:rsidRPr="00CB00FB">
        <w:rPr>
          <w:i/>
          <w:color w:val="000000"/>
        </w:rPr>
        <w:t xml:space="preserve"> Dorian Client API class diagram</w:t>
      </w:r>
      <w:bookmarkEnd w:id="98"/>
    </w:p>
    <w:p w:rsidR="00C67D35" w:rsidRDefault="00C67D35" w:rsidP="00C67D35"/>
    <w:p w:rsidR="00840702" w:rsidRPr="007E2EBA" w:rsidRDefault="00840702" w:rsidP="00C67D35">
      <w:pPr>
        <w:rPr>
          <w:rFonts w:ascii="Arial" w:hAnsi="Arial" w:cs="Arial"/>
          <w:sz w:val="20"/>
        </w:rPr>
      </w:pPr>
      <w:r w:rsidRPr="007E2EBA">
        <w:rPr>
          <w:rFonts w:ascii="Arial" w:hAnsi="Arial" w:cs="Arial"/>
          <w:sz w:val="20"/>
        </w:rPr>
        <w:t>GridAdministrationClient</w:t>
      </w:r>
      <w:r w:rsidR="00B87981" w:rsidRPr="007E2EBA">
        <w:rPr>
          <w:rFonts w:ascii="Arial" w:hAnsi="Arial" w:cs="Arial"/>
          <w:sz w:val="20"/>
        </w:rPr>
        <w:t xml:space="preserve"> class provides client APIs to maintain Trusted Identity Providers and their user policies. It provides APIs to query, add, remove and update grid user accounts and administrator accounts. It also provides APIs to maintain host certificates, user certificates, CA certificates and auditing.</w:t>
      </w:r>
    </w:p>
    <w:p w:rsidR="00B87981" w:rsidRPr="007E2EBA" w:rsidRDefault="00B87981" w:rsidP="00C67D35">
      <w:pPr>
        <w:rPr>
          <w:rFonts w:ascii="Arial" w:hAnsi="Arial" w:cs="Arial"/>
          <w:sz w:val="20"/>
        </w:rPr>
      </w:pPr>
    </w:p>
    <w:p w:rsidR="005B1F99" w:rsidRPr="007E2EBA" w:rsidRDefault="005B1F99" w:rsidP="00C67D35">
      <w:pPr>
        <w:rPr>
          <w:rFonts w:ascii="Arial" w:hAnsi="Arial" w:cs="Arial"/>
          <w:sz w:val="20"/>
        </w:rPr>
      </w:pPr>
      <w:r w:rsidRPr="007E2EBA">
        <w:rPr>
          <w:rFonts w:ascii="Arial" w:hAnsi="Arial" w:cs="Arial"/>
          <w:sz w:val="20"/>
        </w:rPr>
        <w:t>GridUserClient class provides client APIs to request short term grid credential from Dorian and to request host certificates. It provides API to get all trusted identity p</w:t>
      </w:r>
      <w:r w:rsidR="007E2EBA" w:rsidRPr="007E2EBA">
        <w:rPr>
          <w:rFonts w:ascii="Arial" w:hAnsi="Arial" w:cs="Arial"/>
          <w:sz w:val="20"/>
        </w:rPr>
        <w:t xml:space="preserve">roviders registered with Dorian. </w:t>
      </w:r>
    </w:p>
    <w:p w:rsidR="00B87981" w:rsidRDefault="007E2EBA" w:rsidP="00C67D35">
      <w:pPr>
        <w:rPr>
          <w:rFonts w:ascii="Arial" w:hAnsi="Arial" w:cs="Arial"/>
          <w:sz w:val="20"/>
        </w:rPr>
      </w:pPr>
      <w:r w:rsidRPr="007E2EBA">
        <w:rPr>
          <w:rFonts w:ascii="Arial" w:hAnsi="Arial" w:cs="Arial"/>
          <w:sz w:val="20"/>
        </w:rPr>
        <w:t>It also provides API to query for owned host certificates and Dorian CA certificate.</w:t>
      </w:r>
    </w:p>
    <w:p w:rsidR="006D43F7" w:rsidRDefault="006D43F7" w:rsidP="00C67D35">
      <w:pPr>
        <w:rPr>
          <w:rFonts w:ascii="Arial" w:hAnsi="Arial" w:cs="Arial"/>
          <w:sz w:val="20"/>
        </w:rPr>
      </w:pPr>
    </w:p>
    <w:p w:rsidR="006D43F7" w:rsidRDefault="006D43F7" w:rsidP="00C67D35">
      <w:pPr>
        <w:rPr>
          <w:rFonts w:ascii="Arial" w:hAnsi="Arial" w:cs="Arial"/>
          <w:sz w:val="20"/>
        </w:rPr>
      </w:pPr>
      <w:r>
        <w:rPr>
          <w:rFonts w:ascii="Arial" w:hAnsi="Arial" w:cs="Arial"/>
          <w:sz w:val="20"/>
        </w:rPr>
        <w:t>LocalUserClient class provides client APIs to register a local user with Dorian CA and to change registered user password. It provides API to get supported authentication profiles and authenticate with Dorian IdP.</w:t>
      </w:r>
    </w:p>
    <w:p w:rsidR="00B949DB" w:rsidRDefault="00B949DB" w:rsidP="00C67D35">
      <w:pPr>
        <w:rPr>
          <w:rFonts w:ascii="Arial" w:hAnsi="Arial" w:cs="Arial"/>
          <w:sz w:val="20"/>
        </w:rPr>
      </w:pPr>
    </w:p>
    <w:p w:rsidR="00B949DB" w:rsidRDefault="00B949DB" w:rsidP="00C67D35">
      <w:pPr>
        <w:rPr>
          <w:rFonts w:ascii="Arial" w:hAnsi="Arial" w:cs="Arial"/>
          <w:sz w:val="20"/>
        </w:rPr>
      </w:pPr>
      <w:r>
        <w:rPr>
          <w:rFonts w:ascii="Arial" w:hAnsi="Arial" w:cs="Arial"/>
          <w:sz w:val="20"/>
        </w:rPr>
        <w:t>LocalAdministrationClient class provides client APIs to manage locally registered users with Dorian IdP. It also provides API to perform audit.</w:t>
      </w:r>
    </w:p>
    <w:p w:rsidR="00440C97" w:rsidRDefault="00440C97" w:rsidP="00C67D35">
      <w:pPr>
        <w:rPr>
          <w:rFonts w:ascii="Arial" w:hAnsi="Arial" w:cs="Arial"/>
          <w:sz w:val="20"/>
        </w:rPr>
      </w:pPr>
    </w:p>
    <w:p w:rsidR="00440C97" w:rsidRPr="007E2EBA" w:rsidRDefault="00440C97" w:rsidP="00C67D35">
      <w:pPr>
        <w:rPr>
          <w:rFonts w:ascii="Arial" w:hAnsi="Arial" w:cs="Arial"/>
          <w:sz w:val="20"/>
        </w:rPr>
      </w:pPr>
    </w:p>
    <w:p w:rsidR="003E140D" w:rsidRDefault="003E140D" w:rsidP="003E140D">
      <w:pPr>
        <w:pStyle w:val="Heading3"/>
      </w:pPr>
      <w:bookmarkStart w:id="99" w:name="_Toc248115664"/>
      <w:r>
        <w:t>Dorian Administration</w:t>
      </w:r>
      <w:bookmarkEnd w:id="99"/>
    </w:p>
    <w:p w:rsidR="003E140D" w:rsidRPr="009A7361" w:rsidRDefault="003E140D" w:rsidP="003E140D">
      <w:pPr>
        <w:rPr>
          <w:rFonts w:ascii="Arial" w:hAnsi="Arial" w:cs="Arial"/>
          <w:sz w:val="20"/>
        </w:rPr>
      </w:pPr>
      <w:r>
        <w:rPr>
          <w:rFonts w:ascii="Arial" w:hAnsi="Arial" w:cs="Arial"/>
          <w:color w:val="000000"/>
          <w:sz w:val="20"/>
        </w:rPr>
        <w:lastRenderedPageBreak/>
        <w:t xml:space="preserve">GAARDS presents rich set of user interface for Dorian security administration. </w:t>
      </w:r>
      <w:r w:rsidRPr="009A7361">
        <w:rPr>
          <w:rFonts w:ascii="Arial" w:hAnsi="Arial" w:cs="Arial"/>
          <w:color w:val="000000"/>
          <w:sz w:val="20"/>
        </w:rPr>
        <w:t>The administrative features include Account Management, Managing Trusted Identity Providers, and the ability to grant administrative access to users.</w:t>
      </w:r>
      <w:r>
        <w:rPr>
          <w:rFonts w:ascii="Arial" w:hAnsi="Arial" w:cs="Arial"/>
          <w:color w:val="000000"/>
          <w:sz w:val="20"/>
        </w:rPr>
        <w:t xml:space="preserve"> </w:t>
      </w:r>
      <w:r w:rsidRPr="009A7361">
        <w:rPr>
          <w:rFonts w:ascii="Arial" w:hAnsi="Arial" w:cs="Arial"/>
          <w:color w:val="000000"/>
          <w:sz w:val="20"/>
        </w:rPr>
        <w:t xml:space="preserve">Only users that have been granted administrative access to Dorian will be able to access the administrative features of Dorian. When Dorian is started for the first time, the </w:t>
      </w:r>
      <w:r>
        <w:rPr>
          <w:rFonts w:ascii="Arial" w:hAnsi="Arial" w:cs="Arial"/>
          <w:i/>
          <w:iCs/>
          <w:color w:val="000000"/>
          <w:spacing w:val="15"/>
          <w:sz w:val="20"/>
        </w:rPr>
        <w:t>D</w:t>
      </w:r>
      <w:r w:rsidRPr="009A7361">
        <w:rPr>
          <w:rFonts w:ascii="Arial" w:hAnsi="Arial" w:cs="Arial"/>
          <w:i/>
          <w:iCs/>
          <w:color w:val="000000"/>
          <w:spacing w:val="15"/>
          <w:sz w:val="20"/>
        </w:rPr>
        <w:t>orian</w:t>
      </w:r>
      <w:r w:rsidRPr="009A7361">
        <w:rPr>
          <w:rFonts w:ascii="Arial" w:hAnsi="Arial" w:cs="Arial"/>
          <w:color w:val="000000"/>
          <w:sz w:val="20"/>
        </w:rPr>
        <w:t xml:space="preserve"> user or the default user will have administrative access. The </w:t>
      </w:r>
      <w:r>
        <w:rPr>
          <w:rFonts w:ascii="Arial" w:hAnsi="Arial" w:cs="Arial"/>
          <w:i/>
          <w:iCs/>
          <w:color w:val="000000"/>
          <w:spacing w:val="15"/>
          <w:sz w:val="20"/>
        </w:rPr>
        <w:t>D</w:t>
      </w:r>
      <w:r w:rsidRPr="009A7361">
        <w:rPr>
          <w:rFonts w:ascii="Arial" w:hAnsi="Arial" w:cs="Arial"/>
          <w:i/>
          <w:iCs/>
          <w:color w:val="000000"/>
          <w:spacing w:val="15"/>
          <w:sz w:val="20"/>
        </w:rPr>
        <w:t>orian</w:t>
      </w:r>
      <w:r w:rsidRPr="009A7361">
        <w:rPr>
          <w:rFonts w:ascii="Arial" w:hAnsi="Arial" w:cs="Arial"/>
          <w:color w:val="000000"/>
          <w:sz w:val="20"/>
        </w:rPr>
        <w:t xml:space="preserve"> user can be used to assign administrative privileges to other users. It is important to note that being granted administrative access does allow the administration of the Local Dorian Identity Provider. The local Dorian Identity Provider provides a separate mechanism for assigning administrative rights.</w:t>
      </w:r>
    </w:p>
    <w:p w:rsidR="003E140D" w:rsidRPr="005A3D7F" w:rsidRDefault="003E140D" w:rsidP="003E140D">
      <w:pPr>
        <w:pStyle w:val="Heading4"/>
      </w:pPr>
      <w:bookmarkStart w:id="100" w:name="_Toc248115665"/>
      <w:r w:rsidRPr="005A3D7F">
        <w:t>Trusted Identity Providers</w:t>
      </w:r>
      <w:bookmarkEnd w:id="100"/>
    </w:p>
    <w:p w:rsidR="003E140D" w:rsidRPr="009A7361" w:rsidRDefault="003E140D" w:rsidP="003E140D">
      <w:pPr>
        <w:rPr>
          <w:rFonts w:ascii="Arial" w:hAnsi="Arial" w:cs="Arial"/>
          <w:sz w:val="20"/>
        </w:rPr>
      </w:pPr>
    </w:p>
    <w:p w:rsidR="003E140D" w:rsidRPr="009A7361" w:rsidRDefault="003E140D" w:rsidP="003E140D">
      <w:pPr>
        <w:rPr>
          <w:rFonts w:ascii="Arial" w:hAnsi="Arial" w:cs="Arial"/>
          <w:color w:val="000000"/>
          <w:sz w:val="17"/>
          <w:szCs w:val="17"/>
        </w:rPr>
      </w:pPr>
      <w:r w:rsidRPr="009A7361">
        <w:rPr>
          <w:rFonts w:ascii="Arial" w:hAnsi="Arial" w:cs="Arial"/>
          <w:color w:val="000000"/>
          <w:sz w:val="20"/>
        </w:rPr>
        <w:t xml:space="preserve">The Institutional Identity Providers (IdPs) that Dorian is configured to trust are referred to as Trusted Identity Providers (Trusted IdPs). Dorian only creates credentials for users whose identity assertions come from a Trusted IdP. The set of Trusted IdPs can be managed by Dorian IFS administrators through its grid service interface. The Dorian grid service interface provides functionality for adding, modifying, and removing Trusted IdPs. The Trusted IdP information consists of the following: IdP Id, IdP Name, IdP Status, User Policy, Certificate, and acceptable authentication methods. The IdP Id is a unique id assigned by Dorian to identify the IdP. The IdP name is assigned by an administrator and provides human readable name to easily identify an IdP. The IdP Status specifies the current status of the IdP: Active or Suspended. Users associated with a "suspended" IdP will be refused access to Dorian. Each Trusted IdP is associated with a set of configurable User Policies that are applied to each user when they authenticate. These policies designate how Dorian should handle users from a specified Trusted IdP. As an example, a policy might dictate what to do when a new user tries to create grid credentials for the first time. An automatic approval policy would automatically register the user with Dorian and create a grid account for the user. A manual approval policy would automatically register the user but not enable the </w:t>
      </w:r>
      <w:r w:rsidR="009926C4">
        <w:rPr>
          <w:rFonts w:ascii="Arial" w:hAnsi="Arial" w:cs="Arial"/>
          <w:color w:val="000000"/>
          <w:sz w:val="20"/>
        </w:rPr>
        <w:t>caG</w:t>
      </w:r>
      <w:r w:rsidRPr="009A7361">
        <w:rPr>
          <w:rFonts w:ascii="Arial" w:hAnsi="Arial" w:cs="Arial"/>
          <w:color w:val="000000"/>
          <w:sz w:val="20"/>
        </w:rPr>
        <w:t>rid account until an administrator manually approves it. User policies can also be used to dictate what to do when a user's grid credentials expire. For example, an automatic renewal policy would enable automatic creation of a new set of credentials using the Dorian certificate authority, where as a manual renewal policy would require and administrator to do so. The User Policy framework is extensible; administrators can implement local policies.</w:t>
      </w:r>
      <w:r w:rsidRPr="009A7361">
        <w:rPr>
          <w:rFonts w:ascii="Arial" w:hAnsi="Arial" w:cs="Arial"/>
          <w:color w:val="000000"/>
          <w:sz w:val="20"/>
        </w:rPr>
        <w:br/>
        <w:t>Each Trusted IdP must also specify its own certificate. When Dorian receives a SAML assertion from a Trusted IdP it verifies that the assertion was signed with the private key that corresponds to the Trusted IdP's certificate. Finally, each Trusted IdP must be configured with a list of acceptable authentication methods. A SAML authentication assertion specifies the method in which the Trusted IdP authenticated the user. In order for the SAML assertion to be accepted by Dorian, the authentication method specified in the assertion must be specified as acceptable in the corresponding Trusted IdP.</w:t>
      </w:r>
    </w:p>
    <w:p w:rsidR="003E140D" w:rsidRPr="00FB1124" w:rsidRDefault="003E140D" w:rsidP="003E140D">
      <w:pPr>
        <w:pStyle w:val="Heading4"/>
      </w:pPr>
      <w:bookmarkStart w:id="101" w:name="_Toc248115666"/>
      <w:r w:rsidRPr="00FB1124">
        <w:t>Grid User Management</w:t>
      </w:r>
      <w:bookmarkEnd w:id="101"/>
    </w:p>
    <w:p w:rsidR="003E140D" w:rsidRPr="009A7361" w:rsidRDefault="003E140D" w:rsidP="003E140D">
      <w:pPr>
        <w:rPr>
          <w:rFonts w:ascii="Arial" w:hAnsi="Arial" w:cs="Arial"/>
          <w:color w:val="000000"/>
          <w:sz w:val="20"/>
        </w:rPr>
      </w:pPr>
      <w:r w:rsidRPr="009A7361">
        <w:rPr>
          <w:rFonts w:ascii="Arial" w:hAnsi="Arial" w:cs="Arial"/>
          <w:color w:val="000000"/>
          <w:sz w:val="20"/>
        </w:rPr>
        <w:t>Dorian provides a mechanism for its administrators to manage individual grid user accounts. When a user first attempts to create a proxy using Dorian, a grid user account is created for them. The account includes user information, user status,, and a set of grid credentials including the associated grid identity. The user information includes the user's local user id at their institution, the id of the Trusted IdP the user is associated with, their first name, their last name, and their email address. The user's status corresponds to the user's current status: Active, Suspended, Pending, or Expired. Only users with an "Active" status may access Dorian. A user's grid credentials consist of a certificate and private key that are used by Dorian to issue grid proxy certificates. A user's grid identity is compromised of the Certificate Authority's Subject DN (Distinguished Name), the IdP Id, and the user's id at his institution. When a user's grid account is created the initial status of the account is "Pending". As mentioned earlier, if the TrustedIdP has an Auto Approval User Policy in place, the status will automatically be changed to "Active", giving the user instant access to Dorian. Administrators can update a user's status and can renew a user credentials.</w:t>
      </w:r>
    </w:p>
    <w:p w:rsidR="003E140D" w:rsidRPr="00E66E4C" w:rsidRDefault="003E140D" w:rsidP="003E140D">
      <w:pPr>
        <w:pStyle w:val="Heading4"/>
      </w:pPr>
      <w:bookmarkStart w:id="102" w:name="_Toc248115667"/>
      <w:r w:rsidRPr="00E66E4C">
        <w:t>Dorian IdP Users</w:t>
      </w:r>
      <w:bookmarkEnd w:id="102"/>
    </w:p>
    <w:p w:rsidR="003E140D" w:rsidRDefault="003E140D" w:rsidP="003E140D">
      <w:pPr>
        <w:rPr>
          <w:rFonts w:ascii="Arial" w:hAnsi="Arial" w:cs="Arial"/>
          <w:color w:val="000000"/>
          <w:sz w:val="20"/>
        </w:rPr>
      </w:pPr>
      <w:r w:rsidRPr="009A7361">
        <w:rPr>
          <w:rFonts w:ascii="Arial" w:hAnsi="Arial" w:cs="Arial"/>
          <w:color w:val="000000"/>
          <w:sz w:val="20"/>
        </w:rPr>
        <w:t xml:space="preserve">The DorianIdP provides administrators a mechanism of administrating IdP users. Invoking any of the Dorian IdP administrative operations requires a grid proxy of a Dorian IdP administrator Administering Dorian IdP </w:t>
      </w:r>
      <w:r w:rsidRPr="009A7361">
        <w:rPr>
          <w:rFonts w:ascii="Arial" w:hAnsi="Arial" w:cs="Arial"/>
          <w:color w:val="000000"/>
          <w:sz w:val="20"/>
        </w:rPr>
        <w:lastRenderedPageBreak/>
        <w:t>user accounts includes changing of contact info, changing of passwords, and creation and revocation of accounts.</w:t>
      </w: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r>
        <w:rPr>
          <w:rFonts w:ascii="Arial" w:hAnsi="Arial" w:cs="Arial"/>
          <w:color w:val="000000"/>
          <w:sz w:val="20"/>
        </w:rPr>
        <w:t>Detailed description on Dorian Administration feature can be referred at</w:t>
      </w:r>
    </w:p>
    <w:p w:rsidR="003E140D" w:rsidRDefault="00754D31" w:rsidP="003E140D">
      <w:pPr>
        <w:rPr>
          <w:rFonts w:ascii="Arial" w:hAnsi="Arial" w:cs="Arial"/>
          <w:color w:val="000000"/>
          <w:sz w:val="20"/>
        </w:rPr>
      </w:pPr>
      <w:hyperlink r:id="rId108" w:history="1">
        <w:r w:rsidR="003E140D" w:rsidRPr="00C438ED">
          <w:rPr>
            <w:rStyle w:val="Hyperlink"/>
            <w:rFonts w:ascii="Arial" w:hAnsi="Arial" w:cs="Arial"/>
            <w:sz w:val="20"/>
          </w:rPr>
          <w:t>http://cagrid.org/display/dorian/Home</w:t>
        </w:r>
      </w:hyperlink>
    </w:p>
    <w:p w:rsidR="003E140D" w:rsidRDefault="003E140D" w:rsidP="003E140D">
      <w:pPr>
        <w:rPr>
          <w:rFonts w:ascii="Arial" w:hAnsi="Arial" w:cs="Arial"/>
          <w:color w:val="000000"/>
          <w:sz w:val="20"/>
        </w:rPr>
      </w:pPr>
    </w:p>
    <w:p w:rsidR="003E140D" w:rsidRDefault="003E140D" w:rsidP="003E140D">
      <w:pPr>
        <w:pStyle w:val="Heading3"/>
      </w:pPr>
      <w:bookmarkStart w:id="103" w:name="_Toc248115668"/>
      <w:r>
        <w:t>Dorian Configuration</w:t>
      </w:r>
      <w:bookmarkEnd w:id="103"/>
    </w:p>
    <w:p w:rsidR="003E140D" w:rsidRDefault="003E140D" w:rsidP="003E140D">
      <w:pPr>
        <w:rPr>
          <w:rFonts w:ascii="Arial" w:hAnsi="Arial" w:cs="Arial"/>
          <w:color w:val="000000"/>
          <w:sz w:val="20"/>
        </w:rPr>
      </w:pPr>
      <w:r w:rsidRPr="00F24065">
        <w:rPr>
          <w:rFonts w:ascii="Arial" w:hAnsi="Arial" w:cs="Arial"/>
          <w:color w:val="000000"/>
          <w:sz w:val="20"/>
        </w:rPr>
        <w:t xml:space="preserve">Dorian leverages the </w:t>
      </w:r>
      <w:r w:rsidRPr="00F24065">
        <w:rPr>
          <w:rFonts w:ascii="Arial" w:hAnsi="Arial" w:cs="Arial"/>
          <w:bCs/>
          <w:color w:val="000000"/>
          <w:sz w:val="20"/>
        </w:rPr>
        <w:t>Spring Framework</w:t>
      </w:r>
      <w:r w:rsidRPr="00F24065">
        <w:rPr>
          <w:rFonts w:ascii="Arial" w:hAnsi="Arial" w:cs="Arial"/>
          <w:bCs/>
          <w:color w:val="000000"/>
          <w:sz w:val="20"/>
          <w:vertAlign w:val="superscript"/>
        </w:rPr>
        <w:t xml:space="preserve"> </w:t>
      </w:r>
      <w:r w:rsidRPr="00F24065">
        <w:rPr>
          <w:rFonts w:ascii="Arial" w:hAnsi="Arial" w:cs="Arial"/>
          <w:color w:val="000000"/>
          <w:sz w:val="20"/>
        </w:rPr>
        <w:t xml:space="preserve">for configuration.  The use of the Spring Framework provides provides Dorian alot of flexibility in being able to replace components with alternative implementations.  The </w:t>
      </w:r>
      <w:hyperlink r:id="rId109" w:tooltip="Dorian Configuration File" w:history="1">
        <w:r w:rsidRPr="00F24065">
          <w:rPr>
            <w:rFonts w:ascii="Arial" w:hAnsi="Arial" w:cs="Arial"/>
            <w:bCs/>
            <w:color w:val="000000"/>
            <w:sz w:val="20"/>
          </w:rPr>
          <w:t>Dorian configuration file</w:t>
        </w:r>
      </w:hyperlink>
      <w:r w:rsidRPr="00F24065">
        <w:rPr>
          <w:rFonts w:ascii="Arial" w:hAnsi="Arial" w:cs="Arial"/>
          <w:color w:val="000000"/>
          <w:sz w:val="20"/>
        </w:rPr>
        <w:t xml:space="preserve"> is contained in the file </w:t>
      </w:r>
      <w:r w:rsidRPr="00F24065">
        <w:rPr>
          <w:rFonts w:ascii="Arial" w:hAnsi="Arial" w:cs="Arial"/>
          <w:iCs/>
          <w:color w:val="000000"/>
          <w:spacing w:val="15"/>
          <w:sz w:val="20"/>
        </w:rPr>
        <w:t>DORIAN_HOME/etc/dorian-configuration.xml</w:t>
      </w:r>
      <w:r>
        <w:rPr>
          <w:rFonts w:ascii="Arial" w:hAnsi="Arial" w:cs="Arial"/>
          <w:color w:val="000000"/>
          <w:sz w:val="20"/>
        </w:rPr>
        <w:t>. T</w:t>
      </w:r>
      <w:r w:rsidRPr="00F24065">
        <w:rPr>
          <w:rFonts w:ascii="Arial" w:hAnsi="Arial" w:cs="Arial"/>
          <w:color w:val="000000"/>
          <w:sz w:val="20"/>
        </w:rPr>
        <w:t xml:space="preserve">his file contains the Spring Beans for the configurable components of Dorian.  In most cases users will not need to make changes to the Dorian Configuration file, we will highlight the more common changes in the section </w:t>
      </w:r>
      <w:hyperlink r:id="rId110" w:anchor="DorianConfiguration-ConfigurationBeans" w:history="1">
        <w:r w:rsidRPr="00F24065">
          <w:rPr>
            <w:rFonts w:ascii="Arial" w:hAnsi="Arial" w:cs="Arial"/>
            <w:bCs/>
            <w:color w:val="000000"/>
            <w:sz w:val="20"/>
          </w:rPr>
          <w:t>Configuration Beans</w:t>
        </w:r>
      </w:hyperlink>
      <w:r w:rsidRPr="00F24065">
        <w:rPr>
          <w:rFonts w:ascii="Arial" w:hAnsi="Arial" w:cs="Arial"/>
          <w:color w:val="000000"/>
          <w:sz w:val="20"/>
        </w:rPr>
        <w:t xml:space="preserve">. The second configuration file Dorian uses is the </w:t>
      </w:r>
      <w:hyperlink r:id="rId111" w:tooltip="Dorian Properties File" w:history="1">
        <w:r w:rsidRPr="00F24065">
          <w:rPr>
            <w:rFonts w:ascii="Arial" w:hAnsi="Arial" w:cs="Arial"/>
            <w:bCs/>
            <w:color w:val="000000"/>
            <w:sz w:val="20"/>
          </w:rPr>
          <w:t>Dorian properties file</w:t>
        </w:r>
      </w:hyperlink>
      <w:r w:rsidRPr="00F24065">
        <w:rPr>
          <w:rFonts w:ascii="Arial" w:hAnsi="Arial" w:cs="Arial"/>
          <w:color w:val="000000"/>
          <w:sz w:val="20"/>
        </w:rPr>
        <w:t xml:space="preserve">, which is contained in the file </w:t>
      </w:r>
      <w:r w:rsidRPr="00F24065">
        <w:rPr>
          <w:rFonts w:ascii="Arial" w:hAnsi="Arial" w:cs="Arial"/>
          <w:iCs/>
          <w:color w:val="000000"/>
          <w:spacing w:val="15"/>
          <w:sz w:val="20"/>
        </w:rPr>
        <w:t>DORIAN_HOME/etc/dorian.properties. </w:t>
      </w:r>
      <w:r w:rsidRPr="00F24065">
        <w:rPr>
          <w:rFonts w:ascii="Arial" w:hAnsi="Arial" w:cs="Arial"/>
          <w:color w:val="000000"/>
          <w:sz w:val="20"/>
        </w:rPr>
        <w:t xml:space="preserve"> The Dorian properties file contains commonly edited properties for configuring Dorian</w:t>
      </w:r>
      <w:r>
        <w:rPr>
          <w:rFonts w:ascii="Arial" w:hAnsi="Arial" w:cs="Arial"/>
          <w:color w:val="000000"/>
          <w:sz w:val="20"/>
        </w:rPr>
        <w:t>.</w:t>
      </w:r>
    </w:p>
    <w:p w:rsidR="003E140D" w:rsidRDefault="003E140D" w:rsidP="003E140D">
      <w:pPr>
        <w:rPr>
          <w:rFonts w:ascii="Arial" w:hAnsi="Arial" w:cs="Arial"/>
          <w:color w:val="000000"/>
          <w:sz w:val="20"/>
        </w:rPr>
      </w:pPr>
    </w:p>
    <w:p w:rsidR="003E140D" w:rsidRPr="009549AA" w:rsidRDefault="003E140D" w:rsidP="003E140D">
      <w:pPr>
        <w:rPr>
          <w:rFonts w:ascii="Arial" w:hAnsi="Arial" w:cs="Arial"/>
          <w:sz w:val="20"/>
        </w:rPr>
      </w:pPr>
      <w:r w:rsidRPr="009549AA">
        <w:rPr>
          <w:rFonts w:ascii="Arial" w:hAnsi="Arial" w:cs="Arial"/>
          <w:sz w:val="20"/>
        </w:rPr>
        <w:t>Following properties can be set in dorian.properties to customize the configuration.</w:t>
      </w:r>
    </w:p>
    <w:p w:rsidR="003E140D" w:rsidRPr="009549AA" w:rsidRDefault="003E140D" w:rsidP="003E140D">
      <w:pPr>
        <w:numPr>
          <w:ilvl w:val="0"/>
          <w:numId w:val="10"/>
        </w:numPr>
        <w:rPr>
          <w:rFonts w:ascii="Arial" w:hAnsi="Arial" w:cs="Arial"/>
          <w:sz w:val="20"/>
        </w:rPr>
      </w:pPr>
      <w:r w:rsidRPr="009549AA">
        <w:rPr>
          <w:rFonts w:ascii="Arial" w:hAnsi="Arial" w:cs="Arial"/>
          <w:sz w:val="20"/>
        </w:rPr>
        <w:t>Database</w:t>
      </w:r>
    </w:p>
    <w:p w:rsidR="003E140D" w:rsidRPr="009549AA" w:rsidRDefault="003E140D" w:rsidP="003E140D">
      <w:pPr>
        <w:numPr>
          <w:ilvl w:val="0"/>
          <w:numId w:val="10"/>
        </w:numPr>
        <w:rPr>
          <w:rFonts w:ascii="Arial" w:hAnsi="Arial" w:cs="Arial"/>
          <w:sz w:val="20"/>
        </w:rPr>
      </w:pPr>
      <w:r w:rsidRPr="009549AA">
        <w:rPr>
          <w:rFonts w:ascii="Arial" w:hAnsi="Arial" w:cs="Arial"/>
          <w:sz w:val="20"/>
        </w:rPr>
        <w:t>identityProviderProperties</w:t>
      </w:r>
    </w:p>
    <w:p w:rsidR="003E140D" w:rsidRPr="009549AA" w:rsidRDefault="003E140D" w:rsidP="003E140D">
      <w:pPr>
        <w:numPr>
          <w:ilvl w:val="0"/>
          <w:numId w:val="10"/>
        </w:numPr>
        <w:rPr>
          <w:rFonts w:ascii="Arial" w:hAnsi="Arial" w:cs="Arial"/>
          <w:sz w:val="20"/>
        </w:rPr>
      </w:pPr>
      <w:r w:rsidRPr="009549AA">
        <w:rPr>
          <w:rFonts w:ascii="Arial" w:hAnsi="Arial" w:cs="Arial"/>
          <w:sz w:val="20"/>
        </w:rPr>
        <w:t>identityFederationProperties</w:t>
      </w:r>
    </w:p>
    <w:p w:rsidR="003E140D" w:rsidRDefault="003E140D" w:rsidP="003E140D">
      <w:pPr>
        <w:numPr>
          <w:ilvl w:val="0"/>
          <w:numId w:val="10"/>
        </w:numPr>
        <w:rPr>
          <w:rFonts w:ascii="Arial" w:hAnsi="Arial" w:cs="Arial"/>
          <w:sz w:val="20"/>
        </w:rPr>
      </w:pPr>
      <w:r w:rsidRPr="009549AA">
        <w:rPr>
          <w:rFonts w:ascii="Arial" w:hAnsi="Arial" w:cs="Arial"/>
          <w:sz w:val="20"/>
        </w:rPr>
        <w:t>certificateAuthority</w:t>
      </w: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r w:rsidRPr="00A26E54">
        <w:rPr>
          <w:rFonts w:ascii="Arial" w:hAnsi="Arial" w:cs="Arial"/>
          <w:color w:val="000000"/>
          <w:sz w:val="20"/>
        </w:rPr>
        <w:t>DorianConfiguration</w:t>
      </w:r>
      <w:r>
        <w:rPr>
          <w:rFonts w:ascii="Arial" w:hAnsi="Arial" w:cs="Arial"/>
          <w:color w:val="000000"/>
          <w:sz w:val="20"/>
        </w:rPr>
        <w:t xml:space="preserve"> singleton loads and provides configuration data to the application components.</w:t>
      </w:r>
    </w:p>
    <w:p w:rsidR="003E140D" w:rsidRDefault="008A54FA" w:rsidP="003E140D">
      <w:pPr>
        <w:rPr>
          <w:rFonts w:ascii="Arial" w:hAnsi="Arial" w:cs="Arial"/>
          <w:color w:val="000000"/>
          <w:sz w:val="20"/>
        </w:rPr>
      </w:pPr>
      <w:r>
        <w:rPr>
          <w:noProof/>
        </w:rPr>
        <w:drawing>
          <wp:anchor distT="0" distB="0" distL="114300" distR="114300" simplePos="0" relativeHeight="251638272" behindDoc="1" locked="0" layoutInCell="1" allowOverlap="1">
            <wp:simplePos x="0" y="0"/>
            <wp:positionH relativeFrom="column">
              <wp:posOffset>1462405</wp:posOffset>
            </wp:positionH>
            <wp:positionV relativeFrom="paragraph">
              <wp:posOffset>144780</wp:posOffset>
            </wp:positionV>
            <wp:extent cx="3009900" cy="2457450"/>
            <wp:effectExtent l="19050" t="0" r="0" b="0"/>
            <wp:wrapTight wrapText="bothSides">
              <wp:wrapPolygon edited="0">
                <wp:start x="0" y="167"/>
                <wp:lineTo x="-137" y="21098"/>
                <wp:lineTo x="21600" y="21098"/>
                <wp:lineTo x="21600" y="2847"/>
                <wp:lineTo x="21463" y="335"/>
                <wp:lineTo x="21463" y="167"/>
                <wp:lineTo x="0" y="167"/>
              </wp:wrapPolygon>
            </wp:wrapTight>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12" cstate="print"/>
                    <a:srcRect/>
                    <a:stretch>
                      <a:fillRect/>
                    </a:stretch>
                  </pic:blipFill>
                  <pic:spPr bwMode="auto">
                    <a:xfrm>
                      <a:off x="0" y="0"/>
                      <a:ext cx="3009900" cy="2457450"/>
                    </a:xfrm>
                    <a:prstGeom prst="rect">
                      <a:avLst/>
                    </a:prstGeom>
                    <a:noFill/>
                    <a:ln w="9525">
                      <a:noFill/>
                      <a:miter lim="800000"/>
                      <a:headEnd/>
                      <a:tailEnd/>
                    </a:ln>
                  </pic:spPr>
                </pic:pic>
              </a:graphicData>
            </a:graphic>
          </wp:anchor>
        </w:drawing>
      </w:r>
    </w:p>
    <w:p w:rsidR="003E140D" w:rsidRDefault="003E140D" w:rsidP="003E140D">
      <w:pPr>
        <w:rPr>
          <w:rFonts w:ascii="Arial" w:hAnsi="Arial" w:cs="Arial"/>
          <w:color w:val="000000"/>
          <w:sz w:val="20"/>
        </w:rPr>
      </w:pPr>
    </w:p>
    <w:p w:rsidR="003E140D" w:rsidRDefault="003E140D" w:rsidP="003E140D">
      <w:pPr>
        <w:pStyle w:val="Heading3"/>
        <w:numPr>
          <w:ilvl w:val="0"/>
          <w:numId w:val="0"/>
        </w:num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137B8B" w:rsidRDefault="003E140D" w:rsidP="003E140D">
      <w:pPr>
        <w:jc w:val="center"/>
        <w:rPr>
          <w:i/>
          <w:color w:val="000000"/>
        </w:rPr>
      </w:pPr>
    </w:p>
    <w:p w:rsidR="003E140D" w:rsidRPr="00137B8B" w:rsidRDefault="003E140D" w:rsidP="003E140D">
      <w:pPr>
        <w:pStyle w:val="Caption"/>
        <w:jc w:val="center"/>
        <w:rPr>
          <w:i/>
          <w:color w:val="000000"/>
        </w:rPr>
      </w:pPr>
      <w:bookmarkStart w:id="104" w:name="_Toc247950433"/>
      <w:r w:rsidRPr="00137B8B">
        <w:rPr>
          <w:i/>
          <w:color w:val="000000"/>
        </w:rPr>
        <w:t xml:space="preserve">Figure </w:t>
      </w:r>
      <w:r w:rsidR="00754D31" w:rsidRPr="00137B8B">
        <w:rPr>
          <w:i/>
          <w:color w:val="000000"/>
        </w:rPr>
        <w:fldChar w:fldCharType="begin"/>
      </w:r>
      <w:r w:rsidRPr="00137B8B">
        <w:rPr>
          <w:i/>
          <w:color w:val="000000"/>
        </w:rPr>
        <w:instrText xml:space="preserve"> SEQ Figure \* ARABIC </w:instrText>
      </w:r>
      <w:r w:rsidR="00754D31" w:rsidRPr="00137B8B">
        <w:rPr>
          <w:i/>
          <w:color w:val="000000"/>
        </w:rPr>
        <w:fldChar w:fldCharType="separate"/>
      </w:r>
      <w:r w:rsidR="000934A8">
        <w:rPr>
          <w:i/>
          <w:noProof/>
          <w:color w:val="000000"/>
        </w:rPr>
        <w:t>36</w:t>
      </w:r>
      <w:r w:rsidR="00754D31" w:rsidRPr="00137B8B">
        <w:rPr>
          <w:i/>
          <w:color w:val="000000"/>
        </w:rPr>
        <w:fldChar w:fldCharType="end"/>
      </w:r>
      <w:r w:rsidRPr="00137B8B">
        <w:rPr>
          <w:i/>
          <w:color w:val="000000"/>
        </w:rPr>
        <w:t xml:space="preserve"> Dorianconfiguration class diagram</w:t>
      </w:r>
      <w:bookmarkEnd w:id="104"/>
    </w:p>
    <w:p w:rsidR="003E140D" w:rsidRDefault="003E140D" w:rsidP="003E140D">
      <w:bookmarkStart w:id="105" w:name="DesignGuide-IdentityFederationService"/>
      <w:bookmarkEnd w:id="105"/>
    </w:p>
    <w:p w:rsidR="003E140D" w:rsidRPr="00291E87"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color w:val="000000"/>
          <w:sz w:val="20"/>
        </w:rPr>
        <w:t xml:space="preserve">Dorian is configured through a single configuration file which is located at DORIAN_LOCATION/etc/dorian-conf.xml. For simple deployments only the following configuration elements need to be modified. </w:t>
      </w:r>
    </w:p>
    <w:p w:rsidR="003E140D" w:rsidRPr="00291E87" w:rsidRDefault="003E140D" w:rsidP="003E140D">
      <w:pPr>
        <w:autoSpaceDE w:val="0"/>
        <w:autoSpaceDN w:val="0"/>
        <w:adjustRightInd w:val="0"/>
        <w:spacing w:line="240" w:lineRule="auto"/>
        <w:rPr>
          <w:rFonts w:ascii="Arial" w:hAnsi="Arial" w:cs="Arial"/>
          <w:color w:val="000000"/>
          <w:sz w:val="20"/>
        </w:rPr>
      </w:pPr>
    </w:p>
    <w:p w:rsidR="003E140D" w:rsidRPr="00291E87"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color w:val="000000"/>
          <w:sz w:val="20"/>
        </w:rPr>
        <w:t xml:space="preserve">1) Database Configuration </w:t>
      </w:r>
    </w:p>
    <w:p w:rsidR="003E140D" w:rsidRPr="00291E87"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color w:val="000000"/>
          <w:sz w:val="20"/>
        </w:rPr>
        <w:t xml:space="preserve">2) CA Subject Name </w:t>
      </w:r>
    </w:p>
    <w:p w:rsidR="003E140D" w:rsidRPr="00291E87" w:rsidRDefault="003E140D" w:rsidP="003E140D">
      <w:pPr>
        <w:autoSpaceDE w:val="0"/>
        <w:autoSpaceDN w:val="0"/>
        <w:adjustRightInd w:val="0"/>
        <w:spacing w:line="240" w:lineRule="auto"/>
        <w:rPr>
          <w:rFonts w:ascii="Arial" w:hAnsi="Arial" w:cs="Arial"/>
          <w:color w:val="000000"/>
          <w:sz w:val="20"/>
        </w:rPr>
      </w:pPr>
    </w:p>
    <w:p w:rsidR="003E140D" w:rsidRPr="00291E87"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b/>
          <w:bCs/>
          <w:color w:val="000000"/>
          <w:sz w:val="20"/>
        </w:rPr>
        <w:t xml:space="preserve">Database Configuration </w:t>
      </w:r>
    </w:p>
    <w:p w:rsidR="003E140D"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color w:val="000000"/>
          <w:sz w:val="20"/>
        </w:rPr>
        <w:lastRenderedPageBreak/>
        <w:t xml:space="preserve">Dorian uses a MySQL database to persist account information. Dorian must be modified such that it will interact with your MySQL database. To modify the database configuration to interact with your database, set the values of the </w:t>
      </w:r>
      <w:r w:rsidRPr="00291E87">
        <w:rPr>
          <w:rFonts w:ascii="Arial" w:hAnsi="Arial" w:cs="Arial"/>
          <w:iCs/>
          <w:color w:val="000000"/>
          <w:sz w:val="20"/>
        </w:rPr>
        <w:t>host</w:t>
      </w:r>
      <w:r w:rsidRPr="00291E87">
        <w:rPr>
          <w:rFonts w:ascii="Arial" w:hAnsi="Arial" w:cs="Arial"/>
          <w:color w:val="000000"/>
          <w:sz w:val="20"/>
        </w:rPr>
        <w:t xml:space="preserve">, </w:t>
      </w:r>
      <w:r w:rsidRPr="00291E87">
        <w:rPr>
          <w:rFonts w:ascii="Arial" w:hAnsi="Arial" w:cs="Arial"/>
          <w:iCs/>
          <w:color w:val="000000"/>
          <w:sz w:val="20"/>
        </w:rPr>
        <w:t>port</w:t>
      </w:r>
      <w:r w:rsidRPr="00291E87">
        <w:rPr>
          <w:rFonts w:ascii="Arial" w:hAnsi="Arial" w:cs="Arial"/>
          <w:color w:val="000000"/>
          <w:sz w:val="20"/>
        </w:rPr>
        <w:t xml:space="preserve">, </w:t>
      </w:r>
      <w:r w:rsidRPr="00291E87">
        <w:rPr>
          <w:rFonts w:ascii="Arial" w:hAnsi="Arial" w:cs="Arial"/>
          <w:iCs/>
          <w:color w:val="000000"/>
          <w:sz w:val="20"/>
        </w:rPr>
        <w:t>username</w:t>
      </w:r>
      <w:r w:rsidRPr="00291E87">
        <w:rPr>
          <w:rFonts w:ascii="Arial" w:hAnsi="Arial" w:cs="Arial"/>
          <w:color w:val="000000"/>
          <w:sz w:val="20"/>
        </w:rPr>
        <w:t xml:space="preserve">, and </w:t>
      </w:r>
      <w:r w:rsidRPr="00291E87">
        <w:rPr>
          <w:rFonts w:ascii="Arial" w:hAnsi="Arial" w:cs="Arial"/>
          <w:iCs/>
          <w:color w:val="000000"/>
          <w:sz w:val="20"/>
        </w:rPr>
        <w:t xml:space="preserve">password </w:t>
      </w:r>
      <w:r w:rsidRPr="00291E87">
        <w:rPr>
          <w:rFonts w:ascii="Arial" w:hAnsi="Arial" w:cs="Arial"/>
          <w:color w:val="000000"/>
          <w:sz w:val="20"/>
        </w:rPr>
        <w:t xml:space="preserve">elements. </w:t>
      </w:r>
    </w:p>
    <w:p w:rsidR="003E140D" w:rsidRPr="00291E87" w:rsidRDefault="003E140D" w:rsidP="003E140D">
      <w:pPr>
        <w:autoSpaceDE w:val="0"/>
        <w:autoSpaceDN w:val="0"/>
        <w:adjustRightInd w:val="0"/>
        <w:spacing w:line="240" w:lineRule="auto"/>
        <w:rPr>
          <w:rFonts w:ascii="Arial" w:hAnsi="Arial" w:cs="Arial"/>
          <w:color w:val="000000"/>
          <w:sz w:val="20"/>
        </w:rPr>
      </w:pPr>
    </w:p>
    <w:p w:rsidR="003E140D" w:rsidRPr="00291E87"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b/>
          <w:bCs/>
          <w:color w:val="000000"/>
          <w:sz w:val="20"/>
        </w:rPr>
        <w:t xml:space="preserve">Certificate Authority Subject Name </w:t>
      </w:r>
    </w:p>
    <w:p w:rsidR="003E140D" w:rsidRDefault="003E140D" w:rsidP="003E140D">
      <w:pPr>
        <w:autoSpaceDE w:val="0"/>
        <w:autoSpaceDN w:val="0"/>
        <w:adjustRightInd w:val="0"/>
        <w:spacing w:line="240" w:lineRule="auto"/>
        <w:rPr>
          <w:rFonts w:ascii="Arial" w:hAnsi="Arial" w:cs="Arial"/>
          <w:color w:val="000000"/>
          <w:sz w:val="20"/>
        </w:rPr>
      </w:pPr>
      <w:r w:rsidRPr="00291E87">
        <w:rPr>
          <w:rFonts w:ascii="Arial" w:hAnsi="Arial" w:cs="Arial"/>
          <w:color w:val="000000"/>
          <w:sz w:val="20"/>
        </w:rPr>
        <w:t>Dorian manages an internal certificate authority for signing user and host certificates. The certificate authority is created the first time the service is started. It is important that the subject of the CA certificate is unique and meaningful to your deployment. To set the subject of the certificate authority for you</w:t>
      </w:r>
      <w:r>
        <w:rPr>
          <w:rFonts w:ascii="Arial" w:hAnsi="Arial" w:cs="Arial"/>
          <w:color w:val="000000"/>
          <w:sz w:val="20"/>
        </w:rPr>
        <w:t>r</w:t>
      </w:r>
      <w:r w:rsidRPr="00291E87">
        <w:rPr>
          <w:rFonts w:ascii="Arial" w:hAnsi="Arial" w:cs="Arial"/>
          <w:color w:val="000000"/>
          <w:sz w:val="20"/>
        </w:rPr>
        <w:t xml:space="preserve"> deployment</w:t>
      </w:r>
      <w:r>
        <w:rPr>
          <w:rFonts w:ascii="Arial" w:hAnsi="Arial" w:cs="Arial"/>
          <w:color w:val="000000"/>
          <w:sz w:val="20"/>
        </w:rPr>
        <w:t>, edit</w:t>
      </w:r>
      <w:r w:rsidRPr="00291E87">
        <w:rPr>
          <w:rFonts w:ascii="Arial" w:hAnsi="Arial" w:cs="Arial"/>
          <w:color w:val="000000"/>
          <w:sz w:val="20"/>
        </w:rPr>
        <w:t xml:space="preserve"> the </w:t>
      </w:r>
      <w:r w:rsidRPr="00291E87">
        <w:rPr>
          <w:rFonts w:ascii="Arial" w:hAnsi="Arial" w:cs="Arial"/>
          <w:iCs/>
          <w:color w:val="000000"/>
          <w:sz w:val="20"/>
        </w:rPr>
        <w:t xml:space="preserve">CASubject </w:t>
      </w:r>
      <w:r w:rsidRPr="00291E87">
        <w:rPr>
          <w:rFonts w:ascii="Arial" w:hAnsi="Arial" w:cs="Arial"/>
          <w:color w:val="000000"/>
          <w:sz w:val="20"/>
        </w:rPr>
        <w:t xml:space="preserve">element. The default value of </w:t>
      </w:r>
      <w:r w:rsidRPr="00291E87">
        <w:rPr>
          <w:rFonts w:ascii="Arial" w:hAnsi="Arial" w:cs="Arial"/>
          <w:iCs/>
          <w:color w:val="000000"/>
          <w:sz w:val="20"/>
        </w:rPr>
        <w:t xml:space="preserve">C=US,O=abc,OU=xyz,OU=caGrid,CN=caGrid Dorian CA </w:t>
      </w:r>
      <w:r w:rsidRPr="00291E87">
        <w:rPr>
          <w:rFonts w:ascii="Arial" w:hAnsi="Arial" w:cs="Arial"/>
          <w:color w:val="000000"/>
          <w:sz w:val="20"/>
        </w:rPr>
        <w:t xml:space="preserve">is provided as an example. </w:t>
      </w:r>
    </w:p>
    <w:p w:rsidR="003E140D" w:rsidRDefault="003E140D" w:rsidP="003E140D">
      <w:pPr>
        <w:autoSpaceDE w:val="0"/>
        <w:autoSpaceDN w:val="0"/>
        <w:adjustRightInd w:val="0"/>
        <w:spacing w:line="240" w:lineRule="auto"/>
        <w:rPr>
          <w:rFonts w:ascii="Arial" w:hAnsi="Arial" w:cs="Arial"/>
          <w:color w:val="000000"/>
          <w:sz w:val="20"/>
        </w:rPr>
      </w:pPr>
    </w:p>
    <w:p w:rsidR="0065354F" w:rsidRDefault="0065354F" w:rsidP="003E140D">
      <w:pPr>
        <w:autoSpaceDE w:val="0"/>
        <w:autoSpaceDN w:val="0"/>
        <w:adjustRightInd w:val="0"/>
        <w:spacing w:line="240" w:lineRule="auto"/>
        <w:rPr>
          <w:rFonts w:ascii="Arial" w:hAnsi="Arial" w:cs="Arial"/>
          <w:color w:val="000000"/>
          <w:sz w:val="20"/>
        </w:rPr>
      </w:pPr>
    </w:p>
    <w:p w:rsidR="003E140D" w:rsidRDefault="009C4AC2" w:rsidP="003E140D">
      <w:pPr>
        <w:autoSpaceDE w:val="0"/>
        <w:autoSpaceDN w:val="0"/>
        <w:adjustRightInd w:val="0"/>
        <w:spacing w:line="240" w:lineRule="auto"/>
        <w:rPr>
          <w:rFonts w:ascii="Arial" w:hAnsi="Arial" w:cs="Arial"/>
          <w:color w:val="000000"/>
          <w:sz w:val="20"/>
        </w:rPr>
      </w:pPr>
      <w:r>
        <w:rPr>
          <w:rFonts w:ascii="Arial" w:hAnsi="Arial" w:cs="Arial"/>
          <w:color w:val="000000"/>
          <w:sz w:val="20"/>
        </w:rPr>
        <w:t>Please refer to following link for full Dorian configuration details.</w:t>
      </w:r>
    </w:p>
    <w:p w:rsidR="009C4AC2" w:rsidRDefault="009C4AC2" w:rsidP="003E140D">
      <w:pPr>
        <w:autoSpaceDE w:val="0"/>
        <w:autoSpaceDN w:val="0"/>
        <w:adjustRightInd w:val="0"/>
        <w:spacing w:line="240" w:lineRule="auto"/>
        <w:rPr>
          <w:rFonts w:ascii="Arial" w:hAnsi="Arial" w:cs="Arial"/>
          <w:color w:val="000000"/>
          <w:sz w:val="20"/>
        </w:rPr>
      </w:pPr>
    </w:p>
    <w:p w:rsidR="0065354F" w:rsidRDefault="0065354F" w:rsidP="0065354F">
      <w:pPr>
        <w:rPr>
          <w:rFonts w:ascii="Arial" w:hAnsi="Arial" w:cs="Arial"/>
          <w:color w:val="000000"/>
          <w:sz w:val="20"/>
        </w:rPr>
      </w:pPr>
      <w:r>
        <w:rPr>
          <w:rFonts w:ascii="Arial" w:hAnsi="Arial" w:cs="Arial"/>
          <w:color w:val="000000"/>
          <w:sz w:val="20"/>
        </w:rPr>
        <w:t>Full details on Dorian configuration can be referred at</w:t>
      </w:r>
    </w:p>
    <w:p w:rsidR="0065354F" w:rsidRDefault="00754D31" w:rsidP="0065354F">
      <w:pPr>
        <w:rPr>
          <w:rFonts w:ascii="Arial" w:hAnsi="Arial" w:cs="Arial"/>
          <w:color w:val="000000"/>
          <w:sz w:val="20"/>
        </w:rPr>
      </w:pPr>
      <w:hyperlink r:id="rId113" w:history="1">
        <w:r w:rsidR="0065354F" w:rsidRPr="0021322F">
          <w:rPr>
            <w:rStyle w:val="Hyperlink"/>
            <w:rFonts w:ascii="Arial" w:hAnsi="Arial" w:cs="Arial"/>
            <w:sz w:val="20"/>
          </w:rPr>
          <w:t>http://cagrid.org/display/dorian13/Dorian+Configuration</w:t>
        </w:r>
      </w:hyperlink>
    </w:p>
    <w:p w:rsidR="0065354F" w:rsidRDefault="0065354F" w:rsidP="003E140D">
      <w:pPr>
        <w:autoSpaceDE w:val="0"/>
        <w:autoSpaceDN w:val="0"/>
        <w:adjustRightInd w:val="0"/>
        <w:spacing w:line="240" w:lineRule="auto"/>
        <w:rPr>
          <w:rFonts w:ascii="Arial" w:hAnsi="Arial" w:cs="Arial"/>
          <w:color w:val="000000"/>
          <w:sz w:val="20"/>
        </w:rPr>
      </w:pPr>
    </w:p>
    <w:p w:rsidR="003E140D" w:rsidRPr="009C4AC2" w:rsidRDefault="00754D31" w:rsidP="003E140D">
      <w:pPr>
        <w:autoSpaceDE w:val="0"/>
        <w:autoSpaceDN w:val="0"/>
        <w:adjustRightInd w:val="0"/>
        <w:spacing w:line="240" w:lineRule="auto"/>
        <w:rPr>
          <w:rFonts w:ascii="Arial" w:hAnsi="Arial" w:cs="Arial"/>
          <w:color w:val="000000"/>
          <w:sz w:val="20"/>
        </w:rPr>
      </w:pPr>
      <w:hyperlink r:id="rId114" w:history="1">
        <w:r w:rsidR="009C4AC2" w:rsidRPr="009C4AC2">
          <w:rPr>
            <w:rStyle w:val="Hyperlink"/>
            <w:rFonts w:ascii="Arial" w:hAnsi="Arial" w:cs="Arial"/>
            <w:sz w:val="20"/>
          </w:rPr>
          <w:t>https://ncisvn.nci.nih.gov/svn/cagrid/tags/caGrid-1_3_release_final/cagrid-1-0/caGrid/projects/dorian/schema/Dorian/</w:t>
        </w:r>
      </w:hyperlink>
      <w:hyperlink r:id="rId115" w:history="1">
        <w:r w:rsidR="009C4AC2" w:rsidRPr="009C4AC2">
          <w:rPr>
            <w:rStyle w:val="Hyperlink"/>
            <w:rFonts w:ascii="Arial" w:hAnsi="Arial" w:cs="Arial"/>
            <w:sz w:val="20"/>
          </w:rPr>
          <w:t>dorian-configuration.xml</w:t>
        </w:r>
      </w:hyperlink>
      <w:r w:rsidR="009C4AC2" w:rsidRPr="009C4AC2">
        <w:rPr>
          <w:rFonts w:ascii="Arial" w:hAnsi="Arial" w:cs="Arial"/>
          <w:color w:val="000000"/>
          <w:sz w:val="20"/>
        </w:rPr>
        <w:t xml:space="preserve"> </w:t>
      </w:r>
    </w:p>
    <w:p w:rsidR="003E140D" w:rsidRPr="009C4AC2" w:rsidRDefault="003E140D" w:rsidP="003E140D">
      <w:pPr>
        <w:autoSpaceDE w:val="0"/>
        <w:autoSpaceDN w:val="0"/>
        <w:adjustRightInd w:val="0"/>
        <w:spacing w:line="240" w:lineRule="auto"/>
        <w:rPr>
          <w:rFonts w:ascii="Arial" w:hAnsi="Arial" w:cs="Arial"/>
          <w:color w:val="000000"/>
          <w:sz w:val="20"/>
        </w:rPr>
      </w:pPr>
    </w:p>
    <w:p w:rsidR="00CD2BF0" w:rsidRPr="009C4AC2" w:rsidRDefault="00754D31" w:rsidP="003E140D">
      <w:pPr>
        <w:autoSpaceDE w:val="0"/>
        <w:autoSpaceDN w:val="0"/>
        <w:adjustRightInd w:val="0"/>
        <w:spacing w:line="240" w:lineRule="auto"/>
        <w:rPr>
          <w:rFonts w:ascii="Arial" w:hAnsi="Arial" w:cs="Arial"/>
          <w:color w:val="000000"/>
          <w:sz w:val="20"/>
        </w:rPr>
      </w:pPr>
      <w:hyperlink r:id="rId116" w:history="1">
        <w:r w:rsidR="009C4AC2" w:rsidRPr="009C4AC2">
          <w:rPr>
            <w:rStyle w:val="Hyperlink"/>
            <w:rFonts w:ascii="Arial" w:hAnsi="Arial" w:cs="Arial"/>
            <w:sz w:val="20"/>
          </w:rPr>
          <w:t>https://ncisvn.nci.nih.gov/svn/cagrid/tags/caGrid-1_3_release_final/cagrid-1-0/caGrid/projects/dorian/schema/Dorian/</w:t>
        </w:r>
      </w:hyperlink>
      <w:hyperlink r:id="rId117" w:history="1">
        <w:r w:rsidR="009C4AC2" w:rsidRPr="009C4AC2">
          <w:rPr>
            <w:rStyle w:val="Hyperlink"/>
            <w:rFonts w:ascii="Arial" w:hAnsi="Arial" w:cs="Arial"/>
            <w:sz w:val="20"/>
          </w:rPr>
          <w:t>dorian.properties</w:t>
        </w:r>
      </w:hyperlink>
    </w:p>
    <w:p w:rsidR="003E140D" w:rsidRDefault="003E140D"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6271DF" w:rsidRDefault="006271DF" w:rsidP="003E140D">
      <w:pPr>
        <w:autoSpaceDE w:val="0"/>
        <w:autoSpaceDN w:val="0"/>
        <w:adjustRightInd w:val="0"/>
        <w:spacing w:line="240" w:lineRule="auto"/>
        <w:rPr>
          <w:rFonts w:ascii="Arial" w:hAnsi="Arial" w:cs="Arial"/>
          <w:color w:val="000000"/>
          <w:sz w:val="20"/>
        </w:rPr>
      </w:pPr>
    </w:p>
    <w:p w:rsidR="003E140D" w:rsidRDefault="003E140D" w:rsidP="003E140D">
      <w:pPr>
        <w:pStyle w:val="Heading3"/>
      </w:pPr>
      <w:bookmarkStart w:id="106" w:name="_Toc248115669"/>
      <w:r>
        <w:lastRenderedPageBreak/>
        <w:t>SAML Assertion</w:t>
      </w:r>
      <w:bookmarkEnd w:id="106"/>
    </w:p>
    <w:p w:rsidR="003E140D" w:rsidRDefault="003E140D" w:rsidP="003E140D">
      <w:pPr>
        <w:autoSpaceDE w:val="0"/>
        <w:autoSpaceDN w:val="0"/>
        <w:rPr>
          <w:rFonts w:ascii="Arial" w:hAnsi="Arial" w:cs="Arial"/>
          <w:sz w:val="20"/>
        </w:rPr>
      </w:pPr>
      <w:r w:rsidRPr="00447E52">
        <w:rPr>
          <w:rFonts w:ascii="Arial" w:hAnsi="Arial" w:cs="Arial"/>
          <w:sz w:val="20"/>
        </w:rPr>
        <w:t xml:space="preserve">Dorian uses SAML 1.1 assertions as the enabling mechanism for federating users from local institutions to the </w:t>
      </w:r>
      <w:r w:rsidR="009926C4">
        <w:rPr>
          <w:rFonts w:ascii="Arial" w:hAnsi="Arial" w:cs="Arial"/>
          <w:sz w:val="20"/>
        </w:rPr>
        <w:t>caG</w:t>
      </w:r>
      <w:r w:rsidRPr="00447E52">
        <w:rPr>
          <w:rFonts w:ascii="Arial" w:hAnsi="Arial" w:cs="Arial"/>
          <w:sz w:val="20"/>
        </w:rPr>
        <w:t>rid.  Under Dorian users authenticate with their local Institution’s IdP.  Upon successful authentication, the local Institution IdP will issue and sign a SAML Assertion, which can then be used to authenticate with Dorian and obtain grid credentials.</w:t>
      </w:r>
    </w:p>
    <w:p w:rsidR="003E140D" w:rsidRPr="00447E52" w:rsidRDefault="003E140D" w:rsidP="003E140D">
      <w:pPr>
        <w:autoSpaceDE w:val="0"/>
        <w:autoSpaceDN w:val="0"/>
        <w:rPr>
          <w:rFonts w:ascii="Arial" w:hAnsi="Arial" w:cs="Arial"/>
          <w:sz w:val="20"/>
        </w:rPr>
      </w:pPr>
    </w:p>
    <w:p w:rsidR="003E140D" w:rsidRPr="00447E52" w:rsidRDefault="003E140D" w:rsidP="003E140D">
      <w:pPr>
        <w:autoSpaceDE w:val="0"/>
        <w:autoSpaceDN w:val="0"/>
        <w:rPr>
          <w:rFonts w:ascii="Arial" w:hAnsi="Arial" w:cs="Arial"/>
          <w:sz w:val="20"/>
        </w:rPr>
      </w:pPr>
      <w:r w:rsidRPr="00447E52">
        <w:rPr>
          <w:rFonts w:ascii="Arial" w:hAnsi="Arial" w:cs="Arial"/>
          <w:sz w:val="20"/>
        </w:rPr>
        <w:t>When Dorian receives a SAML Assertion from a user it verifies that the SAML Assertion was signed by a trusted IdP.    In order for the verification process to be successful, it will make sure that the signer of the assertion is a registered Trusted IdP.  This is accomplished by ensuring that the SAML Assertion is assigned with the private key that corresponds to the certificate that Dorian has registered with the trusted IdP.</w:t>
      </w:r>
    </w:p>
    <w:p w:rsidR="003E140D" w:rsidRPr="00447E52" w:rsidRDefault="003E140D" w:rsidP="003E140D">
      <w:pPr>
        <w:autoSpaceDE w:val="0"/>
        <w:autoSpaceDN w:val="0"/>
        <w:rPr>
          <w:rFonts w:ascii="Arial" w:hAnsi="Arial" w:cs="Arial"/>
          <w:sz w:val="20"/>
        </w:rPr>
      </w:pPr>
      <w:r w:rsidRPr="00447E52">
        <w:rPr>
          <w:rFonts w:ascii="Arial" w:hAnsi="Arial" w:cs="Arial"/>
          <w:sz w:val="20"/>
        </w:rPr>
        <w:t xml:space="preserve">The Dorian SAML Assertion consists of three main parts, the conditions, an authentication statement and an attribute statement.   The conditions specify the timeframe that the assertion is valid for.  The conditions element specifies a </w:t>
      </w:r>
      <w:r w:rsidRPr="00447E52">
        <w:rPr>
          <w:rFonts w:ascii="Arial" w:hAnsi="Arial" w:cs="Arial"/>
          <w:i/>
          <w:sz w:val="20"/>
        </w:rPr>
        <w:t>“NotBefore”</w:t>
      </w:r>
      <w:r w:rsidRPr="00447E52">
        <w:rPr>
          <w:rFonts w:ascii="Arial" w:hAnsi="Arial" w:cs="Arial"/>
          <w:sz w:val="20"/>
        </w:rPr>
        <w:t xml:space="preserve"> and </w:t>
      </w:r>
      <w:r w:rsidRPr="00447E52">
        <w:rPr>
          <w:rFonts w:ascii="Arial" w:hAnsi="Arial" w:cs="Arial"/>
          <w:i/>
          <w:sz w:val="20"/>
        </w:rPr>
        <w:t>“NotOnOrAfter”</w:t>
      </w:r>
      <w:r w:rsidRPr="00447E52">
        <w:rPr>
          <w:rFonts w:ascii="Arial" w:hAnsi="Arial" w:cs="Arial"/>
          <w:sz w:val="20"/>
        </w:rPr>
        <w:t xml:space="preserve">  attributes.  The </w:t>
      </w:r>
      <w:r w:rsidRPr="00447E52">
        <w:rPr>
          <w:rFonts w:ascii="Arial" w:hAnsi="Arial" w:cs="Arial"/>
          <w:i/>
          <w:sz w:val="20"/>
        </w:rPr>
        <w:t xml:space="preserve">“NotBefore” </w:t>
      </w:r>
      <w:r w:rsidRPr="00447E52">
        <w:rPr>
          <w:rFonts w:ascii="Arial" w:hAnsi="Arial" w:cs="Arial"/>
          <w:sz w:val="20"/>
        </w:rPr>
        <w:t xml:space="preserve">attribute specifies the date and time for the beginning of the time frame that the assertion for, the </w:t>
      </w:r>
      <w:r w:rsidRPr="00447E52">
        <w:rPr>
          <w:rFonts w:ascii="Arial" w:hAnsi="Arial" w:cs="Arial"/>
          <w:i/>
          <w:sz w:val="20"/>
        </w:rPr>
        <w:t xml:space="preserve">“NotOnOrAfter” </w:t>
      </w:r>
      <w:r w:rsidRPr="00447E52">
        <w:rPr>
          <w:rFonts w:ascii="Arial" w:hAnsi="Arial" w:cs="Arial"/>
          <w:sz w:val="20"/>
        </w:rPr>
        <w:t>attribute specifies the ending date and time.   Dorian does not place restrictions on Identity Providers as to how long assertions should be valid for however Dorian will only except assertions that fall within the specified time frame.  It is recommended that the time frame be minimized (with an acceptable buffer) to the amount of time needed for the user to receive the SAML assertions from the IdP and send it on to Dorian.  The Authentication Statement specifies the identity of the user and how they locally authenticated. The Attribute Statement consists of several user attributes describing the user.  The attributes are used as information by Dorian administrators in assisting them with user account management.</w:t>
      </w:r>
    </w:p>
    <w:p w:rsidR="003E140D" w:rsidRDefault="003E140D" w:rsidP="003E140D">
      <w:pPr>
        <w:pStyle w:val="Heading4"/>
      </w:pPr>
      <w:bookmarkStart w:id="107" w:name="_Toc248115670"/>
      <w:r>
        <w:t>Authentication Statement</w:t>
      </w:r>
      <w:bookmarkEnd w:id="107"/>
    </w:p>
    <w:p w:rsidR="003E140D" w:rsidRPr="00447E52" w:rsidRDefault="003E140D" w:rsidP="003E140D">
      <w:pPr>
        <w:rPr>
          <w:rFonts w:ascii="Arial" w:hAnsi="Arial" w:cs="Arial"/>
          <w:sz w:val="20"/>
        </w:rPr>
      </w:pPr>
      <w:r w:rsidRPr="00447E52">
        <w:rPr>
          <w:rFonts w:ascii="Arial" w:hAnsi="Arial" w:cs="Arial"/>
          <w:sz w:val="20"/>
        </w:rPr>
        <w:t xml:space="preserve">The Authentication Statement consists of two relevant parts the Authentication Method and the Subject.  </w:t>
      </w:r>
    </w:p>
    <w:p w:rsidR="003E140D" w:rsidRDefault="003E140D" w:rsidP="003E140D"/>
    <w:p w:rsidR="003E140D" w:rsidRPr="009F1319" w:rsidRDefault="003E140D" w:rsidP="003E140D">
      <w:pPr>
        <w:pStyle w:val="Caption"/>
        <w:jc w:val="center"/>
        <w:rPr>
          <w:rFonts w:ascii="Times New Roman" w:hAnsi="Times New Roman"/>
          <w:i/>
          <w:color w:val="auto"/>
        </w:rPr>
      </w:pPr>
      <w:bookmarkStart w:id="108" w:name="_Toc247950434"/>
      <w:r w:rsidRPr="009F1319">
        <w:rPr>
          <w:i/>
          <w:color w:val="auto"/>
        </w:rPr>
        <w:t xml:space="preserve">Figure </w:t>
      </w:r>
      <w:r w:rsidR="00754D31" w:rsidRPr="009F1319">
        <w:rPr>
          <w:i/>
          <w:color w:val="auto"/>
        </w:rPr>
        <w:fldChar w:fldCharType="begin"/>
      </w:r>
      <w:r w:rsidRPr="009F1319">
        <w:rPr>
          <w:i/>
          <w:color w:val="auto"/>
        </w:rPr>
        <w:instrText xml:space="preserve"> SEQ Figure \* ARABIC </w:instrText>
      </w:r>
      <w:r w:rsidR="00754D31" w:rsidRPr="009F1319">
        <w:rPr>
          <w:i/>
          <w:color w:val="auto"/>
        </w:rPr>
        <w:fldChar w:fldCharType="separate"/>
      </w:r>
      <w:r w:rsidR="000934A8">
        <w:rPr>
          <w:i/>
          <w:noProof/>
          <w:color w:val="auto"/>
        </w:rPr>
        <w:t>37</w:t>
      </w:r>
      <w:r w:rsidR="00754D31" w:rsidRPr="009F1319">
        <w:rPr>
          <w:i/>
          <w:color w:val="auto"/>
        </w:rPr>
        <w:fldChar w:fldCharType="end"/>
      </w:r>
      <w:r w:rsidRPr="009F1319">
        <w:rPr>
          <w:i/>
          <w:color w:val="auto"/>
        </w:rPr>
        <w:t xml:space="preserve"> Authentication statement</w:t>
      </w:r>
      <w:bookmarkStart w:id="109" w:name="_Toc344877432"/>
      <w:bookmarkStart w:id="110" w:name="_Toc344879822"/>
      <w:bookmarkStart w:id="111" w:name="_Toc346508722"/>
      <w:bookmarkStart w:id="112" w:name="_Toc346508952"/>
      <w:bookmarkStart w:id="113" w:name="_Toc346509227"/>
      <w:bookmarkEnd w:id="109"/>
      <w:bookmarkEnd w:id="110"/>
      <w:bookmarkEnd w:id="111"/>
      <w:bookmarkEnd w:id="112"/>
      <w:bookmarkEnd w:id="113"/>
      <w:r w:rsidR="00754D31" w:rsidRPr="00754D31">
        <w:rPr>
          <w:rFonts w:ascii="Arial" w:hAnsi="Arial" w:cs="Arial"/>
          <w:i/>
          <w:noProof/>
          <w:color w:val="auto"/>
          <w:sz w:val="20"/>
        </w:rPr>
        <w:pict>
          <v:shape id="_x0000_s1863" type="#_x0000_t202" style="position:absolute;left:0;text-align:left;margin-left:0;margin-top:8.5pt;width:452.25pt;height:146.75pt;z-index:-251686400;mso-position-horizontal:center;mso-position-horizontal-relative:text;mso-position-vertical-relative:text" wrapcoords="-36 -110 -36 21490 21636 21490 21636 -110 -36 -110" fillcolor="#ddd">
            <v:textbox style="mso-next-textbox:#_x0000_s1863">
              <w:txbxContent>
                <w:p w:rsidR="00670980" w:rsidRPr="003952BD" w:rsidRDefault="00670980" w:rsidP="003E140D">
                  <w:pPr>
                    <w:spacing w:line="240" w:lineRule="auto"/>
                    <w:rPr>
                      <w:rFonts w:ascii="Cambria" w:hAnsi="Cambria" w:cs="Arial"/>
                      <w:sz w:val="20"/>
                    </w:rPr>
                  </w:pPr>
                  <w:r w:rsidRPr="003952BD">
                    <w:rPr>
                      <w:rFonts w:ascii="Cambria" w:hAnsi="Cambria" w:cs="Arial"/>
                      <w:sz w:val="20"/>
                    </w:rPr>
                    <w:t>&lt;AuthenticationStatement AuthenticationInstant="2006-08-14T13:06:00.401Z" AuthenticationMethod="urn:oasis:names:tc:SAML:1.0:am:password"&gt;</w:t>
                  </w:r>
                </w:p>
                <w:p w:rsidR="00670980" w:rsidRPr="003952BD" w:rsidRDefault="00670980" w:rsidP="003E140D">
                  <w:pPr>
                    <w:spacing w:line="240" w:lineRule="auto"/>
                    <w:rPr>
                      <w:rFonts w:ascii="Cambria" w:hAnsi="Cambria" w:cs="Arial"/>
                      <w:sz w:val="20"/>
                    </w:rPr>
                  </w:pPr>
                  <w:r w:rsidRPr="003952BD">
                    <w:rPr>
                      <w:rFonts w:ascii="Cambria" w:hAnsi="Cambria" w:cs="Arial"/>
                      <w:sz w:val="20"/>
                    </w:rPr>
                    <w:tab/>
                    <w:t>&lt;Subject&gt;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w:t>
                  </w:r>
                  <w:r w:rsidRPr="003952BD">
                    <w:rPr>
                      <w:rFonts w:ascii="Cambria" w:hAnsi="Cambria" w:cs="Arial"/>
                      <w:sz w:val="20"/>
                    </w:rPr>
                    <w:tab/>
                    <w:t xml:space="preserve">&lt;NameIdentifier Format="urn:oasis:names:tc:SAML:1.1:nameid-format:unspecified" </w:t>
                  </w:r>
                  <w:r w:rsidRPr="003952BD">
                    <w:rPr>
                      <w:rFonts w:ascii="Cambria" w:hAnsi="Cambria" w:cs="Arial"/>
                      <w:sz w:val="20"/>
                    </w:rPr>
                    <w:tab/>
                    <w:t xml:space="preserve">NameQualifier="O=OSU,OU=BMI,OU=caGrid,OU=Dorian,OU=localhost,CN=Dorian IdP Authentication </w:t>
                  </w:r>
                  <w:r w:rsidRPr="003952BD">
                    <w:rPr>
                      <w:rFonts w:ascii="Cambria" w:hAnsi="Cambria" w:cs="Arial"/>
                      <w:sz w:val="20"/>
                    </w:rPr>
                    <w:tab/>
                    <w:t>Asserter"&gt;JohnDoe&lt;/NameIdentifier&gt;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&lt;SubjectConfirmation&gt;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&lt;ConfirmationMethod&gt;urn:oasis:names:tc:SAML:1.0:cm:bearer&lt;/ConfirmationMethod&gt;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&lt;/SubjectConfirmation&gt;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&lt;/AuthenticationStatement&gt;</w:t>
                  </w:r>
                </w:p>
                <w:p w:rsidR="00670980" w:rsidRDefault="00670980" w:rsidP="003E140D">
                  <w:pPr>
                    <w:numPr>
                      <w:ins w:id="114" w:author="Author"/>
                    </w:numPr>
                    <w:jc w:val="center"/>
                  </w:pPr>
                </w:p>
              </w:txbxContent>
            </v:textbox>
            <w10:wrap type="tight"/>
          </v:shape>
        </w:pict>
      </w:r>
      <w:bookmarkStart w:id="115" w:name="_Toc439994684"/>
      <w:bookmarkStart w:id="116" w:name="_Toc54169665"/>
      <w:bookmarkEnd w:id="34"/>
      <w:bookmarkEnd w:id="108"/>
    </w:p>
    <w:p w:rsidR="006271DF" w:rsidRDefault="006271DF" w:rsidP="003E140D">
      <w:pPr>
        <w:rPr>
          <w:b/>
        </w:rPr>
      </w:pPr>
      <w:bookmarkStart w:id="117" w:name="_Toc136229923"/>
      <w:bookmarkStart w:id="118" w:name="_Toc139950667"/>
    </w:p>
    <w:p w:rsidR="003E140D" w:rsidRDefault="003E140D" w:rsidP="003E140D">
      <w:pPr>
        <w:rPr>
          <w:b/>
        </w:rPr>
      </w:pPr>
      <w:r w:rsidRPr="00243462">
        <w:rPr>
          <w:b/>
        </w:rPr>
        <w:t>Authentication Method</w:t>
      </w:r>
      <w:bookmarkEnd w:id="117"/>
      <w:bookmarkEnd w:id="118"/>
    </w:p>
    <w:p w:rsidR="003E140D" w:rsidRPr="00243462" w:rsidRDefault="003E140D" w:rsidP="003E140D">
      <w:pPr>
        <w:rPr>
          <w:b/>
        </w:rPr>
      </w:pPr>
    </w:p>
    <w:p w:rsidR="003E140D" w:rsidRPr="00447E52" w:rsidRDefault="003E140D" w:rsidP="003E140D">
      <w:pPr>
        <w:rPr>
          <w:rFonts w:ascii="Arial" w:hAnsi="Arial" w:cs="Arial"/>
          <w:sz w:val="20"/>
        </w:rPr>
      </w:pPr>
      <w:r w:rsidRPr="00447E52">
        <w:rPr>
          <w:rFonts w:ascii="Arial" w:hAnsi="Arial" w:cs="Arial"/>
          <w:sz w:val="20"/>
        </w:rPr>
        <w:t>The AuthenticationMethod, shown in bold text in</w:t>
      </w:r>
      <w:r>
        <w:rPr>
          <w:rFonts w:ascii="Arial" w:hAnsi="Arial" w:cs="Arial"/>
          <w:sz w:val="20"/>
        </w:rPr>
        <w:t xml:space="preserve"> below figure</w:t>
      </w:r>
      <w:r w:rsidRPr="00447E52">
        <w:rPr>
          <w:rFonts w:ascii="Arial" w:hAnsi="Arial" w:cs="Arial"/>
          <w:sz w:val="20"/>
        </w:rPr>
        <w:t>, specifies the method in which the user used to authenticate to the IdP.  The following is a list of acceptable authentication methods as define by SAML (see SAML 1.1 specification for more details):</w:t>
      </w:r>
    </w:p>
    <w:p w:rsidR="003E140D" w:rsidRPr="00447E52" w:rsidRDefault="003E140D" w:rsidP="003E140D">
      <w:pPr>
        <w:rPr>
          <w:rFonts w:ascii="Arial" w:hAnsi="Arial" w:cs="Arial"/>
          <w:sz w:val="20"/>
        </w:rPr>
      </w:pP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urn:oasis:names:tc:SAML:1.0:am:password</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urn:ietf:rfc:1510</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urn:ietf:rfc:2945</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urn:oasis:names:tc:SAML:1.0:am:HardwareToken</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urn:ietf:rfc:2246</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urn:oasis:names:tc:SAML:1.0:am:X509-PKI</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lastRenderedPageBreak/>
        <w:t>urn:oasis:names:tc:SAML:1.0:am:PGP</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urn:oasis:names:tc:SAML:1.0:am:SPKI</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urn:oasis:names:tc:SAML:1.0:am:XKMS</w:t>
      </w:r>
    </w:p>
    <w:p w:rsidR="003E140D" w:rsidRPr="00447E52" w:rsidRDefault="003E140D" w:rsidP="003E140D">
      <w:pPr>
        <w:numPr>
          <w:ilvl w:val="0"/>
          <w:numId w:val="6"/>
        </w:numPr>
        <w:spacing w:line="240" w:lineRule="auto"/>
        <w:rPr>
          <w:rFonts w:ascii="Arial" w:hAnsi="Arial" w:cs="Arial"/>
          <w:sz w:val="20"/>
        </w:rPr>
      </w:pPr>
      <w:r w:rsidRPr="00447E52">
        <w:rPr>
          <w:rFonts w:ascii="Arial" w:hAnsi="Arial" w:cs="Arial"/>
          <w:sz w:val="20"/>
        </w:rPr>
        <w:t>urn:ietf:rfc:3075</w:t>
      </w:r>
    </w:p>
    <w:p w:rsidR="003E140D" w:rsidRDefault="003E140D" w:rsidP="003E140D">
      <w:pPr>
        <w:numPr>
          <w:ilvl w:val="0"/>
          <w:numId w:val="6"/>
        </w:numPr>
        <w:spacing w:line="240" w:lineRule="auto"/>
        <w:rPr>
          <w:rFonts w:ascii="Arial" w:hAnsi="Arial" w:cs="Arial"/>
          <w:sz w:val="20"/>
        </w:rPr>
      </w:pPr>
      <w:r w:rsidRPr="00447E52">
        <w:rPr>
          <w:rFonts w:ascii="Arial" w:hAnsi="Arial" w:cs="Arial"/>
          <w:sz w:val="20"/>
        </w:rPr>
        <w:t>urn:oasis:names:tc:SAML:1.0:am:unspecified</w:t>
      </w:r>
    </w:p>
    <w:p w:rsidR="006271DF" w:rsidRPr="00447E52" w:rsidRDefault="006271DF" w:rsidP="006271DF">
      <w:pPr>
        <w:spacing w:line="240" w:lineRule="auto"/>
        <w:ind w:left="720"/>
        <w:rPr>
          <w:rFonts w:ascii="Arial" w:hAnsi="Arial" w:cs="Arial"/>
          <w:sz w:val="20"/>
        </w:rPr>
      </w:pPr>
    </w:p>
    <w:p w:rsidR="003E140D" w:rsidRDefault="00754D31">
      <w:pPr>
        <w:pStyle w:val="template"/>
        <w:spacing w:line="240" w:lineRule="auto"/>
        <w:rPr>
          <w:rFonts w:ascii="Times New Roman" w:hAnsi="Times New Roman"/>
        </w:rPr>
      </w:pPr>
      <w:r>
        <w:rPr>
          <w:rFonts w:ascii="Times New Roman" w:hAnsi="Times New Roman"/>
          <w:noProof/>
        </w:rPr>
        <w:pict>
          <v:shape id="_x0000_s1864" type="#_x0000_t202" style="position:absolute;margin-left:10.95pt;margin-top:5.1pt;width:6in;height:162pt;z-index:251631104" wrapcoords="-38 -100 -38 21500 21638 21500 21638 -100 -38 -100" fillcolor="#ddd">
            <v:textbox style="mso-next-textbox:#_x0000_s1864">
              <w:txbxContent>
                <w:p w:rsidR="00670980" w:rsidRPr="003952BD" w:rsidRDefault="00670980" w:rsidP="003E140D">
                  <w:pPr>
                    <w:spacing w:line="240" w:lineRule="auto"/>
                    <w:rPr>
                      <w:rFonts w:ascii="Cambria" w:hAnsi="Cambria" w:cs="Arial"/>
                      <w:sz w:val="20"/>
                    </w:rPr>
                  </w:pPr>
                  <w:r w:rsidRPr="003952BD">
                    <w:rPr>
                      <w:rFonts w:ascii="Cambria" w:hAnsi="Cambria" w:cs="Arial"/>
                      <w:sz w:val="20"/>
                    </w:rPr>
                    <w:t>&lt;AuthenticationStatement AuthenticationInstant="2006-05-11T16:21:24.575Z"</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w:t>
                  </w:r>
                  <w:r w:rsidRPr="003952BD">
                    <w:rPr>
                      <w:rFonts w:ascii="Cambria" w:hAnsi="Cambria" w:cs="Arial"/>
                      <w:b/>
                      <w:color w:val="FF0000"/>
                      <w:sz w:val="20"/>
                    </w:rPr>
                    <w:t xml:space="preserve"> </w:t>
                  </w:r>
                  <w:r w:rsidRPr="003952BD">
                    <w:rPr>
                      <w:rFonts w:ascii="Cambria" w:hAnsi="Cambria" w:cs="Arial"/>
                      <w:b/>
                      <w:color w:val="000000"/>
                      <w:sz w:val="20"/>
                    </w:rPr>
                    <w:t>AuthenticationMethod="urn:oasis:names:tc:SAML:1.0:am:password"</w:t>
                  </w:r>
                  <w:r w:rsidRPr="003952BD">
                    <w:rPr>
                      <w:rFonts w:ascii="Cambria" w:hAnsi="Cambria" w:cs="Arial"/>
                      <w:sz w:val="20"/>
                    </w:rPr>
                    <w: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w:t>
                  </w:r>
                  <w:r w:rsidRPr="003952BD">
                    <w:rPr>
                      <w:rFonts w:ascii="Cambria" w:hAnsi="Cambria" w:cs="Arial"/>
                      <w:sz w:val="20"/>
                    </w:rPr>
                    <w:tab/>
                    <w:t>&lt;Subject&gt;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&lt;NameIdentifier Format="urn:oasis:names:tc:SAML:1.1:nameid-format:unspecified" </w:t>
                  </w:r>
                  <w:r w:rsidRPr="003952BD">
                    <w:rPr>
                      <w:rFonts w:ascii="Cambria" w:hAnsi="Cambria" w:cs="Arial"/>
                      <w:sz w:val="20"/>
                    </w:rPr>
                    <w:tab/>
                    <w:t xml:space="preserve">NameQualifier="O=OSU,OU=BMI,OU=caGrid,OU=Dorian,OU=localhost,CN=Dorian IdP Authentication </w:t>
                  </w:r>
                  <w:r w:rsidRPr="003952BD">
                    <w:rPr>
                      <w:rFonts w:ascii="Cambria" w:hAnsi="Cambria" w:cs="Arial"/>
                      <w:sz w:val="20"/>
                    </w:rPr>
                    <w:tab/>
                    <w:t>Asserter"&gt;JohnDoe&lt;/NameIdentifier&gt;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&lt;SubjectConfirmation&gt;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&lt;ConfirmationMethod&gt;urn:oasis:names:tc:SAML:1.0:cm:bearer&lt;/ConfirmationMethod&gt;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&lt;/SubjectConfirmation&gt;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&lt;/Subject&gt;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&lt;/AuthenticationStatement&gt;</w:t>
                  </w:r>
                </w:p>
                <w:p w:rsidR="00670980" w:rsidRPr="00B54EFD" w:rsidRDefault="00670980" w:rsidP="003E140D">
                  <w:pPr>
                    <w:spacing w:line="240" w:lineRule="auto"/>
                    <w:rPr>
                      <w:sz w:val="16"/>
                      <w:szCs w:val="16"/>
                    </w:rPr>
                  </w:pPr>
                </w:p>
                <w:p w:rsidR="00670980" w:rsidRDefault="00670980" w:rsidP="003E140D">
                  <w:pPr>
                    <w:jc w:val="center"/>
                  </w:pPr>
                </w:p>
                <w:p w:rsidR="00670980" w:rsidRDefault="00670980" w:rsidP="003E140D">
                  <w:pPr>
                    <w:numPr>
                      <w:ins w:id="119" w:author="Author"/>
                    </w:numPr>
                    <w:jc w:val="center"/>
                  </w:pPr>
                </w:p>
              </w:txbxContent>
            </v:textbox>
          </v:shape>
        </w:pict>
      </w: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Pr="009F1319" w:rsidRDefault="003E140D" w:rsidP="003E140D">
      <w:pPr>
        <w:pStyle w:val="template"/>
        <w:spacing w:line="240" w:lineRule="auto"/>
        <w:jc w:val="center"/>
        <w:rPr>
          <w:rFonts w:ascii="Times New Roman" w:hAnsi="Times New Roman"/>
        </w:rPr>
      </w:pPr>
    </w:p>
    <w:p w:rsidR="009E3EC1" w:rsidRDefault="009E3EC1" w:rsidP="003E140D">
      <w:pPr>
        <w:pStyle w:val="Caption"/>
        <w:jc w:val="center"/>
        <w:rPr>
          <w:i/>
          <w:color w:val="auto"/>
        </w:rPr>
      </w:pPr>
    </w:p>
    <w:p w:rsidR="003E140D" w:rsidRPr="009F1319" w:rsidRDefault="003E140D" w:rsidP="003E140D">
      <w:pPr>
        <w:pStyle w:val="Caption"/>
        <w:jc w:val="center"/>
        <w:rPr>
          <w:rFonts w:ascii="Times New Roman" w:hAnsi="Times New Roman"/>
          <w:i/>
          <w:color w:val="auto"/>
        </w:rPr>
      </w:pPr>
      <w:bookmarkStart w:id="120" w:name="_Toc247950435"/>
      <w:r w:rsidRPr="009F1319">
        <w:rPr>
          <w:i/>
          <w:color w:val="auto"/>
        </w:rPr>
        <w:t xml:space="preserve">Figure </w:t>
      </w:r>
      <w:r w:rsidR="00754D31" w:rsidRPr="009F1319">
        <w:rPr>
          <w:i/>
          <w:color w:val="auto"/>
        </w:rPr>
        <w:fldChar w:fldCharType="begin"/>
      </w:r>
      <w:r w:rsidRPr="009F1319">
        <w:rPr>
          <w:i/>
          <w:color w:val="auto"/>
        </w:rPr>
        <w:instrText xml:space="preserve"> SEQ Figure \* ARABIC </w:instrText>
      </w:r>
      <w:r w:rsidR="00754D31" w:rsidRPr="009F1319">
        <w:rPr>
          <w:i/>
          <w:color w:val="auto"/>
        </w:rPr>
        <w:fldChar w:fldCharType="separate"/>
      </w:r>
      <w:r w:rsidR="000934A8">
        <w:rPr>
          <w:i/>
          <w:noProof/>
          <w:color w:val="auto"/>
        </w:rPr>
        <w:t>38</w:t>
      </w:r>
      <w:r w:rsidR="00754D31" w:rsidRPr="009F1319">
        <w:rPr>
          <w:i/>
          <w:color w:val="auto"/>
        </w:rPr>
        <w:fldChar w:fldCharType="end"/>
      </w:r>
      <w:r w:rsidRPr="009F1319">
        <w:rPr>
          <w:i/>
          <w:color w:val="auto"/>
        </w:rPr>
        <w:t xml:space="preserve"> Authentication method</w:t>
      </w:r>
      <w:bookmarkEnd w:id="120"/>
    </w:p>
    <w:p w:rsidR="003E140D" w:rsidRPr="00E03828" w:rsidRDefault="003E140D" w:rsidP="003E140D">
      <w:pPr>
        <w:rPr>
          <w:b/>
        </w:rPr>
      </w:pPr>
      <w:bookmarkStart w:id="121" w:name="_Toc136229924"/>
      <w:bookmarkStart w:id="122" w:name="_Toc139950668"/>
      <w:r w:rsidRPr="00E03828">
        <w:rPr>
          <w:b/>
        </w:rPr>
        <w:t>Subject</w:t>
      </w:r>
      <w:bookmarkStart w:id="123" w:name="_Toc135127193"/>
      <w:bookmarkEnd w:id="121"/>
      <w:bookmarkEnd w:id="122"/>
      <w:bookmarkEnd w:id="123"/>
    </w:p>
    <w:p w:rsidR="003E140D" w:rsidRPr="00447E52" w:rsidRDefault="003E140D" w:rsidP="003E140D">
      <w:pPr>
        <w:rPr>
          <w:rFonts w:ascii="Arial" w:hAnsi="Arial" w:cs="Arial"/>
          <w:sz w:val="20"/>
        </w:rPr>
      </w:pPr>
    </w:p>
    <w:p w:rsidR="003E140D" w:rsidRPr="00447E52" w:rsidRDefault="003E140D" w:rsidP="003E140D">
      <w:pPr>
        <w:rPr>
          <w:rFonts w:ascii="Arial" w:hAnsi="Arial" w:cs="Arial"/>
          <w:sz w:val="20"/>
        </w:rPr>
      </w:pPr>
      <w:r w:rsidRPr="00447E52">
        <w:rPr>
          <w:rFonts w:ascii="Arial" w:hAnsi="Arial" w:cs="Arial"/>
          <w:sz w:val="20"/>
        </w:rPr>
        <w:t xml:space="preserve">Dorian requires the subject element in both the Authentication and Attribute statements.  Within the subject element Dorian requires a NameIdentifier and SubjectConfirmation.  Dorian does not use the NameIdentifier element, therefore it does not place any restrictions on the format or value of the NameIdentifier element.  Dorian does require the NameIdentifier specified in the AuthenticationStatement to “strongly match” the NameIdentifier element specified in the AttributeStatement.   The SubjectConfirmation should contain the ConfirmationMethod for a bearer assertion.  </w:t>
      </w:r>
    </w:p>
    <w:p w:rsidR="003E140D" w:rsidRDefault="00754D31">
      <w:pPr>
        <w:pStyle w:val="template"/>
        <w:spacing w:line="240" w:lineRule="auto"/>
        <w:rPr>
          <w:rFonts w:ascii="Times New Roman" w:hAnsi="Times New Roman"/>
        </w:rPr>
      </w:pPr>
      <w:r>
        <w:rPr>
          <w:rFonts w:ascii="Times New Roman" w:hAnsi="Times New Roman"/>
          <w:noProof/>
        </w:rPr>
        <w:pict>
          <v:shape id="_x0000_s1865" type="#_x0000_t202" style="position:absolute;margin-left:21.4pt;margin-top:9.25pt;width:6in;height:164.4pt;z-index:-251684352" wrapcoords="-38 -99 -38 21501 21638 21501 21638 -99 -38 -99" fillcolor="#ddd">
            <v:textbox style="mso-next-textbox:#_x0000_s1865">
              <w:txbxContent>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&lt;AuthenticationStatement AuthenticationInstant="2006-05-11T16:21:24.575Z"     </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w:t>
                  </w:r>
                  <w:r w:rsidRPr="003952BD">
                    <w:rPr>
                      <w:rFonts w:ascii="Cambria" w:hAnsi="Cambria" w:cs="Arial"/>
                      <w:color w:val="FF0000"/>
                      <w:sz w:val="20"/>
                    </w:rPr>
                    <w:t xml:space="preserve"> </w:t>
                  </w:r>
                  <w:r w:rsidRPr="003952BD">
                    <w:rPr>
                      <w:rFonts w:ascii="Cambria" w:hAnsi="Cambria" w:cs="Arial"/>
                      <w:color w:val="000000"/>
                      <w:sz w:val="20"/>
                    </w:rPr>
                    <w:t>AuthenticationMethod="urn:oasis:names:tc:SAML:1.0:am:password"</w:t>
                  </w:r>
                  <w:r w:rsidRPr="003952BD">
                    <w:rPr>
                      <w:rFonts w:ascii="Cambria" w:hAnsi="Cambria" w:cs="Arial"/>
                      <w:sz w:val="20"/>
                    </w:rPr>
                    <w:t>&gt;</w:t>
                  </w:r>
                </w:p>
                <w:p w:rsidR="00670980" w:rsidRPr="003952BD" w:rsidRDefault="00670980" w:rsidP="003E140D">
                  <w:pPr>
                    <w:spacing w:line="240" w:lineRule="auto"/>
                    <w:rPr>
                      <w:rFonts w:ascii="Cambria" w:hAnsi="Cambria" w:cs="Arial"/>
                      <w:b/>
                      <w:sz w:val="20"/>
                    </w:rPr>
                  </w:pPr>
                  <w:r w:rsidRPr="003952BD">
                    <w:rPr>
                      <w:rFonts w:ascii="Cambria" w:hAnsi="Cambria" w:cs="Arial"/>
                      <w:b/>
                      <w:color w:val="000000"/>
                      <w:sz w:val="20"/>
                    </w:rPr>
                    <w:t xml:space="preserve">    </w:t>
                  </w:r>
                  <w:r w:rsidRPr="003952BD">
                    <w:rPr>
                      <w:rFonts w:ascii="Cambria" w:hAnsi="Cambria" w:cs="Arial"/>
                      <w:sz w:val="20"/>
                    </w:rPr>
                    <w:tab/>
                  </w:r>
                  <w:r w:rsidRPr="003952BD">
                    <w:rPr>
                      <w:rFonts w:ascii="Cambria" w:hAnsi="Cambria" w:cs="Arial"/>
                      <w:b/>
                      <w:sz w:val="20"/>
                    </w:rPr>
                    <w:t>&lt;Subject&gt;</w:t>
                  </w:r>
                </w:p>
                <w:p w:rsidR="00670980" w:rsidRPr="003952BD" w:rsidRDefault="00670980" w:rsidP="003E140D">
                  <w:pPr>
                    <w:spacing w:line="240" w:lineRule="auto"/>
                    <w:rPr>
                      <w:rFonts w:ascii="Cambria" w:hAnsi="Cambria" w:cs="Arial"/>
                      <w:b/>
                      <w:sz w:val="20"/>
                    </w:rPr>
                  </w:pPr>
                  <w:r w:rsidRPr="003952BD">
                    <w:rPr>
                      <w:rFonts w:ascii="Cambria" w:hAnsi="Cambria" w:cs="Arial"/>
                      <w:b/>
                      <w:sz w:val="20"/>
                    </w:rPr>
                    <w:t xml:space="preserve">      </w:t>
                  </w:r>
                  <w:r w:rsidRPr="003952BD">
                    <w:rPr>
                      <w:rFonts w:ascii="Cambria" w:hAnsi="Cambria" w:cs="Arial"/>
                      <w:b/>
                      <w:sz w:val="20"/>
                    </w:rPr>
                    <w:tab/>
                    <w:t xml:space="preserve">&lt;NameIdentifier Format="urn:oasis:names:tc:SAML:1.1:nameid-format:unspecified" </w:t>
                  </w:r>
                  <w:r w:rsidRPr="003952BD">
                    <w:rPr>
                      <w:rFonts w:ascii="Cambria" w:hAnsi="Cambria" w:cs="Arial"/>
                      <w:b/>
                      <w:sz w:val="20"/>
                    </w:rPr>
                    <w:tab/>
                    <w:t xml:space="preserve">NameQualifier="O=OSU,OU=BMI,OU=caGrid,OU=Dorian,OU=localhost,CN=Dorian IdP Authentication </w:t>
                  </w:r>
                  <w:r w:rsidRPr="003952BD">
                    <w:rPr>
                      <w:rFonts w:ascii="Cambria" w:hAnsi="Cambria" w:cs="Arial"/>
                      <w:b/>
                      <w:sz w:val="20"/>
                    </w:rPr>
                    <w:tab/>
                    <w:t>Asserter"&gt;JohnDoe&lt;/NameIdentifier&gt;</w:t>
                  </w:r>
                </w:p>
                <w:p w:rsidR="00670980" w:rsidRPr="003952BD" w:rsidRDefault="00670980" w:rsidP="003E140D">
                  <w:pPr>
                    <w:spacing w:line="240" w:lineRule="auto"/>
                    <w:rPr>
                      <w:rFonts w:ascii="Cambria" w:hAnsi="Cambria" w:cs="Arial"/>
                      <w:b/>
                      <w:sz w:val="20"/>
                    </w:rPr>
                  </w:pPr>
                  <w:r w:rsidRPr="003952BD">
                    <w:rPr>
                      <w:rFonts w:ascii="Cambria" w:hAnsi="Cambria" w:cs="Arial"/>
                      <w:b/>
                      <w:sz w:val="20"/>
                    </w:rPr>
                    <w:t xml:space="preserve">      &lt;SubjectConfirmation&gt;</w:t>
                  </w:r>
                </w:p>
                <w:p w:rsidR="00670980" w:rsidRPr="003952BD" w:rsidRDefault="00670980" w:rsidP="003E140D">
                  <w:pPr>
                    <w:spacing w:line="240" w:lineRule="auto"/>
                    <w:rPr>
                      <w:rFonts w:ascii="Cambria" w:hAnsi="Cambria" w:cs="Arial"/>
                      <w:b/>
                      <w:sz w:val="20"/>
                    </w:rPr>
                  </w:pPr>
                  <w:r w:rsidRPr="003952BD">
                    <w:rPr>
                      <w:rFonts w:ascii="Cambria" w:hAnsi="Cambria" w:cs="Arial"/>
                      <w:b/>
                      <w:sz w:val="20"/>
                    </w:rPr>
                    <w:t xml:space="preserve">        &lt;ConfirmationMethod&gt;urn:oasis:names:tc:SAML:1.0:cm:bearer&lt;/ConfirmationMethod&gt;</w:t>
                  </w:r>
                </w:p>
                <w:p w:rsidR="00670980" w:rsidRPr="003952BD" w:rsidRDefault="00670980" w:rsidP="003E140D">
                  <w:pPr>
                    <w:spacing w:line="240" w:lineRule="auto"/>
                    <w:rPr>
                      <w:rFonts w:ascii="Cambria" w:hAnsi="Cambria" w:cs="Arial"/>
                      <w:b/>
                      <w:sz w:val="20"/>
                    </w:rPr>
                  </w:pPr>
                  <w:r w:rsidRPr="003952BD">
                    <w:rPr>
                      <w:rFonts w:ascii="Cambria" w:hAnsi="Cambria" w:cs="Arial"/>
                      <w:b/>
                      <w:sz w:val="20"/>
                    </w:rPr>
                    <w:t xml:space="preserve">      &lt;/SubjectConfirmation&gt;</w:t>
                  </w:r>
                </w:p>
                <w:p w:rsidR="00670980" w:rsidRPr="003952BD" w:rsidRDefault="00670980" w:rsidP="003E140D">
                  <w:pPr>
                    <w:spacing w:line="240" w:lineRule="auto"/>
                    <w:rPr>
                      <w:rFonts w:ascii="Cambria" w:hAnsi="Cambria" w:cs="Arial"/>
                      <w:b/>
                      <w:sz w:val="20"/>
                    </w:rPr>
                  </w:pPr>
                  <w:r w:rsidRPr="003952BD">
                    <w:rPr>
                      <w:rFonts w:ascii="Cambria" w:hAnsi="Cambria" w:cs="Arial"/>
                      <w:b/>
                      <w:sz w:val="20"/>
                    </w:rPr>
                    <w:t xml:space="preserve">    &lt;/Subject&gt;</w:t>
                  </w:r>
                </w:p>
                <w:p w:rsidR="00670980" w:rsidRPr="003952BD" w:rsidRDefault="00670980" w:rsidP="003E140D">
                  <w:pPr>
                    <w:spacing w:line="240" w:lineRule="auto"/>
                    <w:rPr>
                      <w:rFonts w:ascii="Cambria" w:hAnsi="Cambria" w:cs="Arial"/>
                      <w:sz w:val="20"/>
                    </w:rPr>
                  </w:pPr>
                  <w:r w:rsidRPr="003952BD">
                    <w:rPr>
                      <w:rFonts w:ascii="Cambria" w:hAnsi="Cambria" w:cs="Arial"/>
                      <w:sz w:val="20"/>
                    </w:rPr>
                    <w:t xml:space="preserve">  &lt;/AuthenticationStatement&gt;</w:t>
                  </w:r>
                </w:p>
                <w:p w:rsidR="00670980" w:rsidRPr="00B54EFD" w:rsidRDefault="00670980" w:rsidP="003E140D">
                  <w:pPr>
                    <w:spacing w:line="240" w:lineRule="auto"/>
                    <w:rPr>
                      <w:sz w:val="16"/>
                      <w:szCs w:val="16"/>
                    </w:rPr>
                  </w:pPr>
                </w:p>
                <w:p w:rsidR="00670980" w:rsidRDefault="00670980" w:rsidP="003E140D">
                  <w:pPr>
                    <w:jc w:val="center"/>
                  </w:pPr>
                </w:p>
                <w:p w:rsidR="00670980" w:rsidRDefault="00670980" w:rsidP="003E140D">
                  <w:pPr>
                    <w:numPr>
                      <w:ins w:id="124" w:author="Author"/>
                    </w:numPr>
                    <w:jc w:val="center"/>
                  </w:pPr>
                </w:p>
              </w:txbxContent>
            </v:textbox>
            <w10:wrap type="tight"/>
          </v:shape>
        </w:pict>
      </w: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Default="003E140D">
      <w:pPr>
        <w:pStyle w:val="template"/>
        <w:spacing w:line="240" w:lineRule="auto"/>
        <w:rPr>
          <w:rFonts w:ascii="Times New Roman" w:hAnsi="Times New Roman"/>
        </w:rPr>
      </w:pPr>
    </w:p>
    <w:p w:rsidR="003E140D" w:rsidRPr="009F1319" w:rsidRDefault="003E140D" w:rsidP="003E140D">
      <w:pPr>
        <w:pStyle w:val="Caption"/>
        <w:jc w:val="center"/>
        <w:rPr>
          <w:rFonts w:ascii="Times New Roman" w:hAnsi="Times New Roman"/>
          <w:i/>
          <w:color w:val="auto"/>
        </w:rPr>
      </w:pPr>
      <w:bookmarkStart w:id="125" w:name="_Toc247950436"/>
      <w:r w:rsidRPr="009F1319">
        <w:rPr>
          <w:i/>
          <w:color w:val="auto"/>
        </w:rPr>
        <w:t xml:space="preserve">Figure </w:t>
      </w:r>
      <w:r w:rsidR="00754D31" w:rsidRPr="009F1319">
        <w:rPr>
          <w:i/>
          <w:color w:val="auto"/>
        </w:rPr>
        <w:fldChar w:fldCharType="begin"/>
      </w:r>
      <w:r w:rsidRPr="009F1319">
        <w:rPr>
          <w:i/>
          <w:color w:val="auto"/>
        </w:rPr>
        <w:instrText xml:space="preserve"> SEQ Figure \* ARABIC </w:instrText>
      </w:r>
      <w:r w:rsidR="00754D31" w:rsidRPr="009F1319">
        <w:rPr>
          <w:i/>
          <w:color w:val="auto"/>
        </w:rPr>
        <w:fldChar w:fldCharType="separate"/>
      </w:r>
      <w:r w:rsidR="000934A8">
        <w:rPr>
          <w:i/>
          <w:noProof/>
          <w:color w:val="auto"/>
        </w:rPr>
        <w:t>39</w:t>
      </w:r>
      <w:r w:rsidR="00754D31" w:rsidRPr="009F1319">
        <w:rPr>
          <w:i/>
          <w:color w:val="auto"/>
        </w:rPr>
        <w:fldChar w:fldCharType="end"/>
      </w:r>
      <w:r w:rsidRPr="009F1319">
        <w:rPr>
          <w:i/>
          <w:color w:val="auto"/>
        </w:rPr>
        <w:t xml:space="preserve"> Subject</w:t>
      </w:r>
      <w:bookmarkEnd w:id="125"/>
    </w:p>
    <w:p w:rsidR="003E140D" w:rsidRPr="00474C49" w:rsidRDefault="003E140D" w:rsidP="003E140D">
      <w:pPr>
        <w:pStyle w:val="Heading4"/>
      </w:pPr>
      <w:bookmarkStart w:id="126" w:name="_Toc248115671"/>
      <w:r w:rsidRPr="00474C49">
        <w:t>Attribute Statement</w:t>
      </w:r>
      <w:bookmarkEnd w:id="126"/>
    </w:p>
    <w:p w:rsidR="003E140D" w:rsidRPr="00575C1F" w:rsidRDefault="003E140D" w:rsidP="003E140D">
      <w:pPr>
        <w:autoSpaceDE w:val="0"/>
        <w:autoSpaceDN w:val="0"/>
        <w:spacing w:line="240" w:lineRule="auto"/>
        <w:rPr>
          <w:rFonts w:ascii="Arial" w:hAnsi="Arial" w:cs="Arial"/>
          <w:sz w:val="20"/>
        </w:rPr>
      </w:pPr>
      <w:r w:rsidRPr="00575C1F">
        <w:rPr>
          <w:rFonts w:ascii="Arial" w:hAnsi="Arial" w:cs="Arial"/>
          <w:sz w:val="20"/>
        </w:rPr>
        <w:t xml:space="preserve">The Attribute Statement consists of a set of attributes describing the user and a subject identifying the user.  The subject is required to strongly match the subject in the Authentication Statement (Section 3.1.2).   Dorian requires four attributes: local user id, first name, last name, and email address.  In order to facilitate interoperability with many differing IdPs, Dorian is flexible in the attributes it can accept from IdPs.  Dorian abstractly defines the need for the attribute localUserId, first name, last name, and email address.  Dorian </w:t>
      </w:r>
      <w:r w:rsidRPr="00575C1F">
        <w:rPr>
          <w:rFonts w:ascii="Arial" w:hAnsi="Arial" w:cs="Arial"/>
          <w:sz w:val="20"/>
        </w:rPr>
        <w:lastRenderedPageBreak/>
        <w:t xml:space="preserve">requires the localUserId attribute because it requires that IdP have a way of uniquely identifying it users.  Dorian does not care of what an IdP calls its localUserId or the format of it.   Dorian can be configured to use an individual IdPs representation for a given attribute.  For example take the localUserId attribute, which specifies a User's Identity.  When registering an IdP we can configure Dorian to look for the attribute that IdP uses for a User's Identity.   For example a Shibboleth based IdP would use eduPersonPrincipalName, where as another IdP may use UID.    Since Dorian is flexible with regards to attributes, this specification is also flexible and will abstractly define the attributes required.  This specification will also specify format constraints on the attribute values where necessary.  </w:t>
      </w:r>
    </w:p>
    <w:p w:rsidR="003E140D" w:rsidRDefault="003E140D" w:rsidP="003E140D">
      <w:pPr>
        <w:rPr>
          <w:rFonts w:ascii="Arial" w:hAnsi="Arial" w:cs="Arial"/>
          <w:b/>
          <w:sz w:val="20"/>
        </w:rPr>
      </w:pPr>
      <w:bookmarkStart w:id="127" w:name="_Toc136229926"/>
      <w:bookmarkStart w:id="128" w:name="_Toc139950670"/>
    </w:p>
    <w:p w:rsidR="003E140D" w:rsidRPr="00575C1F" w:rsidRDefault="003E140D" w:rsidP="003E140D">
      <w:pPr>
        <w:rPr>
          <w:rFonts w:ascii="Arial" w:hAnsi="Arial" w:cs="Arial"/>
          <w:b/>
          <w:sz w:val="20"/>
        </w:rPr>
      </w:pPr>
      <w:r w:rsidRPr="00575C1F">
        <w:rPr>
          <w:rFonts w:ascii="Arial" w:hAnsi="Arial" w:cs="Arial"/>
          <w:b/>
          <w:sz w:val="20"/>
        </w:rPr>
        <w:t>Local User Id</w:t>
      </w:r>
      <w:bookmarkEnd w:id="127"/>
      <w:bookmarkEnd w:id="128"/>
      <w:r w:rsidRPr="00575C1F">
        <w:rPr>
          <w:rFonts w:ascii="Arial" w:hAnsi="Arial" w:cs="Arial"/>
          <w:b/>
          <w:sz w:val="20"/>
        </w:rPr>
        <w:t xml:space="preserve"> </w:t>
      </w:r>
    </w:p>
    <w:p w:rsidR="003E140D" w:rsidRPr="00575C1F" w:rsidRDefault="003E140D" w:rsidP="003E140D">
      <w:pPr>
        <w:rPr>
          <w:rFonts w:ascii="Arial" w:hAnsi="Arial" w:cs="Arial"/>
          <w:sz w:val="20"/>
        </w:rPr>
      </w:pPr>
      <w:r w:rsidRPr="00575C1F">
        <w:rPr>
          <w:rFonts w:ascii="Arial" w:hAnsi="Arial" w:cs="Arial"/>
          <w:sz w:val="20"/>
        </w:rPr>
        <w:t xml:space="preserve">This specification requires all Identity Providers to be able to uniquely identify each of its users that it asserts.  The Local User Id attribute contains the value of this unique identity.   Dorian uses the Local User Id attribute to uniquely identify a user within an IdP.   The Local User Id Attribute is required to be specified every time an assertion is made to Dorian.  The value of the Local User Id must always be the same each time an assertion is made may never change.  The format of the local user id attribute is any string no more than 255 characters.  </w:t>
      </w:r>
    </w:p>
    <w:p w:rsidR="003E140D" w:rsidRDefault="003E140D" w:rsidP="003E140D">
      <w:pPr>
        <w:rPr>
          <w:rFonts w:ascii="Arial" w:hAnsi="Arial" w:cs="Arial"/>
          <w:b/>
          <w:sz w:val="20"/>
        </w:rPr>
      </w:pPr>
      <w:bookmarkStart w:id="129" w:name="_Toc136229927"/>
      <w:bookmarkStart w:id="130" w:name="_Toc139950671"/>
    </w:p>
    <w:p w:rsidR="003E140D" w:rsidRPr="00575C1F" w:rsidRDefault="003E140D" w:rsidP="003E140D">
      <w:pPr>
        <w:rPr>
          <w:rFonts w:ascii="Arial" w:hAnsi="Arial" w:cs="Arial"/>
          <w:b/>
          <w:sz w:val="20"/>
        </w:rPr>
      </w:pPr>
      <w:r w:rsidRPr="00575C1F">
        <w:rPr>
          <w:rFonts w:ascii="Arial" w:hAnsi="Arial" w:cs="Arial"/>
          <w:b/>
          <w:sz w:val="20"/>
        </w:rPr>
        <w:t>First Name</w:t>
      </w:r>
      <w:bookmarkEnd w:id="129"/>
      <w:bookmarkEnd w:id="130"/>
      <w:r w:rsidRPr="00575C1F">
        <w:rPr>
          <w:rFonts w:ascii="Arial" w:hAnsi="Arial" w:cs="Arial"/>
          <w:b/>
          <w:sz w:val="20"/>
        </w:rPr>
        <w:t xml:space="preserve"> </w:t>
      </w:r>
    </w:p>
    <w:p w:rsidR="003E140D" w:rsidRPr="00575C1F" w:rsidRDefault="003E140D" w:rsidP="003E140D">
      <w:pPr>
        <w:rPr>
          <w:rFonts w:ascii="Arial" w:hAnsi="Arial" w:cs="Arial"/>
          <w:sz w:val="20"/>
        </w:rPr>
      </w:pPr>
      <w:r w:rsidRPr="00575C1F">
        <w:rPr>
          <w:rFonts w:ascii="Arial" w:hAnsi="Arial" w:cs="Arial"/>
          <w:sz w:val="20"/>
        </w:rPr>
        <w:t>This specification requires all Identity Providers to be able to provide the first name of the user that the IdP is asserting.   The format of the first name attribute’s value, is any string no more than 255 characters</w:t>
      </w:r>
      <w:r>
        <w:rPr>
          <w:rFonts w:ascii="Arial" w:hAnsi="Arial" w:cs="Arial"/>
          <w:sz w:val="20"/>
        </w:rPr>
        <w:t>.</w:t>
      </w:r>
    </w:p>
    <w:p w:rsidR="003E140D" w:rsidRDefault="003E140D" w:rsidP="003E140D">
      <w:pPr>
        <w:rPr>
          <w:rFonts w:ascii="Arial" w:hAnsi="Arial" w:cs="Arial"/>
          <w:sz w:val="20"/>
        </w:rPr>
      </w:pPr>
      <w:bookmarkStart w:id="131" w:name="_Toc136229928"/>
      <w:bookmarkStart w:id="132" w:name="_Toc139950672"/>
    </w:p>
    <w:p w:rsidR="003E140D" w:rsidRPr="00575C1F" w:rsidRDefault="003E140D" w:rsidP="003E140D">
      <w:pPr>
        <w:rPr>
          <w:rFonts w:ascii="Arial" w:hAnsi="Arial" w:cs="Arial"/>
          <w:b/>
          <w:sz w:val="20"/>
        </w:rPr>
      </w:pPr>
      <w:r w:rsidRPr="00575C1F">
        <w:rPr>
          <w:rFonts w:ascii="Arial" w:hAnsi="Arial" w:cs="Arial"/>
          <w:b/>
          <w:sz w:val="20"/>
        </w:rPr>
        <w:t>Last Name</w:t>
      </w:r>
      <w:bookmarkEnd w:id="131"/>
      <w:bookmarkEnd w:id="132"/>
      <w:r w:rsidRPr="00575C1F">
        <w:rPr>
          <w:rFonts w:ascii="Arial" w:hAnsi="Arial" w:cs="Arial"/>
          <w:b/>
          <w:sz w:val="20"/>
        </w:rPr>
        <w:t xml:space="preserve"> </w:t>
      </w:r>
    </w:p>
    <w:p w:rsidR="003E140D" w:rsidRPr="00575C1F" w:rsidRDefault="003E140D" w:rsidP="003E140D">
      <w:pPr>
        <w:rPr>
          <w:rFonts w:ascii="Arial" w:hAnsi="Arial" w:cs="Arial"/>
          <w:sz w:val="20"/>
        </w:rPr>
      </w:pPr>
      <w:r w:rsidRPr="00575C1F">
        <w:rPr>
          <w:rFonts w:ascii="Arial" w:hAnsi="Arial" w:cs="Arial"/>
          <w:sz w:val="20"/>
        </w:rPr>
        <w:t xml:space="preserve">This specification requires all Identity Providers to be able to provide the last name of the user that the IdP is asserting.   The format of the last name attribute’s value, is any string no more than 255 characters.  </w:t>
      </w:r>
    </w:p>
    <w:p w:rsidR="003E140D" w:rsidRPr="00575C1F" w:rsidRDefault="003E140D" w:rsidP="003E140D">
      <w:pPr>
        <w:rPr>
          <w:rFonts w:ascii="Arial" w:hAnsi="Arial" w:cs="Arial"/>
          <w:sz w:val="20"/>
        </w:rPr>
      </w:pPr>
    </w:p>
    <w:p w:rsidR="003E140D" w:rsidRPr="00575C1F" w:rsidRDefault="003E140D" w:rsidP="003E140D">
      <w:pPr>
        <w:rPr>
          <w:rFonts w:ascii="Arial" w:hAnsi="Arial" w:cs="Arial"/>
          <w:b/>
          <w:sz w:val="20"/>
        </w:rPr>
      </w:pPr>
      <w:bookmarkStart w:id="133" w:name="_Toc139950673"/>
      <w:r w:rsidRPr="00575C1F">
        <w:rPr>
          <w:rFonts w:ascii="Arial" w:hAnsi="Arial" w:cs="Arial"/>
          <w:b/>
          <w:sz w:val="20"/>
        </w:rPr>
        <w:t>Email</w:t>
      </w:r>
      <w:bookmarkEnd w:id="133"/>
      <w:r w:rsidRPr="00575C1F">
        <w:rPr>
          <w:rFonts w:ascii="Arial" w:hAnsi="Arial" w:cs="Arial"/>
          <w:b/>
          <w:sz w:val="20"/>
        </w:rPr>
        <w:t xml:space="preserve"> </w:t>
      </w:r>
    </w:p>
    <w:p w:rsidR="003E140D" w:rsidRPr="00575C1F" w:rsidRDefault="003E140D" w:rsidP="003E140D">
      <w:pPr>
        <w:rPr>
          <w:rFonts w:ascii="Arial" w:hAnsi="Arial" w:cs="Arial"/>
          <w:sz w:val="20"/>
        </w:rPr>
      </w:pPr>
      <w:r w:rsidRPr="00575C1F">
        <w:rPr>
          <w:rFonts w:ascii="Arial" w:hAnsi="Arial" w:cs="Arial"/>
          <w:sz w:val="20"/>
        </w:rPr>
        <w:t>This specification requires all Identity Providers to be able to provide the email address of the user that the IdP is asserting.   The format of the email attribute’s value should conform to RFC 2822.</w:t>
      </w:r>
    </w:p>
    <w:p w:rsidR="003E140D" w:rsidRDefault="003E140D" w:rsidP="003E140D">
      <w:r w:rsidRPr="00575C1F">
        <w:rPr>
          <w:rFonts w:ascii="Arial" w:hAnsi="Arial" w:cs="Arial"/>
          <w:sz w:val="20"/>
        </w:rPr>
        <w:t xml:space="preserve">The length of the value can be no more than 255 characters.  </w:t>
      </w:r>
    </w:p>
    <w:p w:rsidR="003E140D" w:rsidRDefault="00754D31" w:rsidP="003E140D">
      <w:pPr>
        <w:pStyle w:val="template"/>
        <w:spacing w:line="240" w:lineRule="auto"/>
      </w:pPr>
      <w:r>
        <w:rPr>
          <w:noProof/>
        </w:rPr>
        <w:pict>
          <v:shape id="_x0000_s1866" type="#_x0000_t202" style="position:absolute;margin-left:21.4pt;margin-top:10.95pt;width:6in;height:283.5pt;z-index:-251683328" wrapcoords="-38 -48 -38 21552 21638 21552 21638 -48 -38 -48" fillcolor="#ddd">
            <v:textbox style="mso-next-textbox:#_x0000_s1866">
              <w:txbxContent>
                <w:p w:rsidR="00670980" w:rsidRPr="003952BD" w:rsidRDefault="00670980" w:rsidP="003E140D">
                  <w:pPr>
                    <w:spacing w:line="240" w:lineRule="auto"/>
                    <w:rPr>
                      <w:rFonts w:ascii="Cambria" w:hAnsi="Cambria"/>
                      <w:sz w:val="20"/>
                    </w:rPr>
                  </w:pPr>
                  <w:r w:rsidRPr="003952BD">
                    <w:rPr>
                      <w:rFonts w:ascii="Cambria" w:hAnsi="Cambria"/>
                      <w:sz w:val="20"/>
                    </w:rPr>
                    <w:t>&lt;AttributeStatement&gt;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&lt;Subject&gt;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&lt;NameIdentifier Format="urn:oasis:names:tc:SAML:1.1:nameid-format:unspecified" NameQualifier="O=OSU,OU=BMI,OU=caGrid,OU=Dorian,OU=localhost,CN=Dorian IdP Authentication Asserter"&gt;JohnDoe&lt;/NameIdentifier&gt;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&lt;SubjectConfirmation&gt;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&lt;ConfirmationMethod&gt;urn:oasis:names:tc:SAML:1.0:cm:bearer&lt;/ConfirmationMethod&gt;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&lt;/SubjectConfirmation&gt;</w:t>
                  </w:r>
                </w:p>
                <w:p w:rsidR="00670980" w:rsidRPr="003952BD" w:rsidRDefault="00670980" w:rsidP="003E140D">
                  <w:pPr>
                    <w:spacing w:line="240" w:lineRule="auto"/>
                    <w:rPr>
                      <w:rFonts w:ascii="Cambria" w:hAnsi="Cambria"/>
                      <w:sz w:val="20"/>
                    </w:rPr>
                  </w:pPr>
                  <w:r w:rsidRPr="003952BD">
                    <w:rPr>
                      <w:rFonts w:ascii="Cambria" w:hAnsi="Cambria"/>
                      <w:sz w:val="20"/>
                    </w:rPr>
                    <w:t xml:space="preserve">    &lt;/Subject&gt;</w:t>
                  </w:r>
                </w:p>
                <w:p w:rsidR="00670980" w:rsidRPr="003952BD" w:rsidRDefault="00670980" w:rsidP="003E140D">
                  <w:pPr>
                    <w:spacing w:line="240" w:lineRule="auto"/>
                    <w:rPr>
                      <w:rFonts w:ascii="Cambria" w:hAnsi="Cambria"/>
                      <w:b/>
                      <w:color w:val="008000"/>
                      <w:sz w:val="20"/>
                    </w:rPr>
                  </w:pPr>
                  <w:r w:rsidRPr="003952BD">
                    <w:rPr>
                      <w:rFonts w:ascii="Cambria" w:hAnsi="Cambria"/>
                      <w:b/>
                      <w:color w:val="008000"/>
                      <w:sz w:val="20"/>
                    </w:rPr>
                    <w:t>&lt;Attribute AttributeName=”localUserId”    AttributeNamespace="http://cabig.nci.nih.org/dorian"&gt;</w:t>
                  </w:r>
                </w:p>
                <w:p w:rsidR="00670980" w:rsidRPr="003952BD" w:rsidRDefault="00670980" w:rsidP="003E140D">
                  <w:pPr>
                    <w:spacing w:line="240" w:lineRule="auto"/>
                    <w:rPr>
                      <w:rFonts w:ascii="Cambria" w:hAnsi="Cambria"/>
                      <w:b/>
                      <w:color w:val="008000"/>
                      <w:sz w:val="20"/>
                    </w:rPr>
                  </w:pPr>
                  <w:r w:rsidRPr="003952BD">
                    <w:rPr>
                      <w:rFonts w:ascii="Cambria" w:hAnsi="Cambria"/>
                      <w:b/>
                      <w:color w:val="008000"/>
                      <w:sz w:val="20"/>
                    </w:rPr>
                    <w:t>&lt;AttributeValue&gt;jdoe&lt;/AttributeValue&gt;</w:t>
                  </w:r>
                </w:p>
                <w:p w:rsidR="00670980" w:rsidRPr="003952BD" w:rsidRDefault="00670980" w:rsidP="003E140D">
                  <w:pPr>
                    <w:spacing w:line="240" w:lineRule="auto"/>
                    <w:rPr>
                      <w:rFonts w:ascii="Cambria" w:hAnsi="Cambria"/>
                      <w:b/>
                      <w:color w:val="008000"/>
                      <w:sz w:val="20"/>
                    </w:rPr>
                  </w:pPr>
                  <w:r w:rsidRPr="003952BD">
                    <w:rPr>
                      <w:rFonts w:ascii="Cambria" w:hAnsi="Cambria"/>
                      <w:b/>
                      <w:color w:val="008000"/>
                      <w:sz w:val="20"/>
                    </w:rPr>
                    <w:t>&lt;/Attribute&gt;</w:t>
                  </w:r>
                </w:p>
                <w:p w:rsidR="00670980" w:rsidRPr="003952BD" w:rsidRDefault="00670980" w:rsidP="003E140D">
                  <w:pPr>
                    <w:spacing w:line="240" w:lineRule="auto"/>
                    <w:rPr>
                      <w:rFonts w:ascii="Cambria" w:hAnsi="Cambria"/>
                      <w:b/>
                      <w:sz w:val="20"/>
                    </w:rPr>
                  </w:pPr>
                  <w:r w:rsidRPr="003952BD">
                    <w:rPr>
                      <w:rFonts w:ascii="Cambria" w:hAnsi="Cambria"/>
                      <w:b/>
                      <w:sz w:val="20"/>
                    </w:rPr>
                    <w:t>&lt;Attribute AttributeName="urn:mace:dir:attribute-def:givenName”    AttributeNamespace="urn:mace:shibboleth:1.0:attributeNamespace:uri"&gt;</w:t>
                  </w:r>
                </w:p>
                <w:p w:rsidR="00670980" w:rsidRPr="003952BD" w:rsidRDefault="00670980" w:rsidP="003E140D">
                  <w:pPr>
                    <w:spacing w:line="240" w:lineRule="auto"/>
                    <w:rPr>
                      <w:rFonts w:ascii="Cambria" w:hAnsi="Cambria"/>
                      <w:b/>
                      <w:sz w:val="20"/>
                    </w:rPr>
                  </w:pPr>
                  <w:r w:rsidRPr="003952BD">
                    <w:rPr>
                      <w:rFonts w:ascii="Cambria" w:hAnsi="Cambria"/>
                      <w:b/>
                      <w:sz w:val="20"/>
                    </w:rPr>
                    <w:t>&lt;AttributeValue&gt;John&lt;/AttributeValue&gt;</w:t>
                  </w:r>
                </w:p>
                <w:p w:rsidR="00670980" w:rsidRPr="003952BD" w:rsidRDefault="00670980" w:rsidP="003E140D">
                  <w:pPr>
                    <w:spacing w:line="240" w:lineRule="auto"/>
                    <w:rPr>
                      <w:rFonts w:ascii="Cambria" w:hAnsi="Cambria"/>
                      <w:b/>
                      <w:sz w:val="20"/>
                    </w:rPr>
                  </w:pPr>
                  <w:r w:rsidRPr="003952BD">
                    <w:rPr>
                      <w:rFonts w:ascii="Cambria" w:hAnsi="Cambria"/>
                      <w:b/>
                      <w:sz w:val="20"/>
                    </w:rPr>
                    <w:t>&lt;/Attribute&gt;</w:t>
                  </w:r>
                </w:p>
                <w:p w:rsidR="00670980" w:rsidRPr="003952BD" w:rsidRDefault="00670980" w:rsidP="003E140D">
                  <w:pPr>
                    <w:spacing w:line="240" w:lineRule="auto"/>
                    <w:rPr>
                      <w:rFonts w:ascii="Cambria" w:hAnsi="Cambria"/>
                      <w:b/>
                      <w:color w:val="000080"/>
                      <w:sz w:val="20"/>
                    </w:rPr>
                  </w:pPr>
                  <w:r w:rsidRPr="003952BD">
                    <w:rPr>
                      <w:rFonts w:ascii="Cambria" w:hAnsi="Cambria"/>
                      <w:b/>
                      <w:color w:val="000080"/>
                      <w:sz w:val="20"/>
                    </w:rPr>
                    <w:t>&lt;Attribute AttributeName="urn:mace:dir:attribute-def:sn " AttributeNamespace=” urn:mace:shibboleth:1.0:attributeNamespace:uri "&gt;</w:t>
                  </w:r>
                </w:p>
                <w:p w:rsidR="00670980" w:rsidRPr="003952BD" w:rsidRDefault="00670980" w:rsidP="003E140D">
                  <w:pPr>
                    <w:spacing w:line="240" w:lineRule="auto"/>
                    <w:rPr>
                      <w:rFonts w:ascii="Cambria" w:hAnsi="Cambria"/>
                      <w:b/>
                      <w:color w:val="000080"/>
                      <w:sz w:val="20"/>
                    </w:rPr>
                  </w:pPr>
                  <w:r w:rsidRPr="003952BD">
                    <w:rPr>
                      <w:rFonts w:ascii="Cambria" w:hAnsi="Cambria"/>
                      <w:b/>
                      <w:color w:val="000080"/>
                      <w:sz w:val="20"/>
                    </w:rPr>
                    <w:t>&lt;AttributeValue&gt;Doe&lt;/AttributeValue&gt;</w:t>
                  </w:r>
                </w:p>
                <w:p w:rsidR="00670980" w:rsidRPr="003952BD" w:rsidRDefault="00670980" w:rsidP="003E140D">
                  <w:pPr>
                    <w:spacing w:line="240" w:lineRule="auto"/>
                    <w:rPr>
                      <w:rFonts w:ascii="Cambria" w:hAnsi="Cambria"/>
                      <w:b/>
                      <w:color w:val="000080"/>
                      <w:sz w:val="20"/>
                    </w:rPr>
                  </w:pPr>
                  <w:r w:rsidRPr="003952BD">
                    <w:rPr>
                      <w:rFonts w:ascii="Cambria" w:hAnsi="Cambria"/>
                      <w:b/>
                      <w:color w:val="000080"/>
                      <w:sz w:val="20"/>
                    </w:rPr>
                    <w:t>&lt;/Attribute&gt;</w:t>
                  </w:r>
                </w:p>
                <w:p w:rsidR="00670980" w:rsidRPr="003952BD" w:rsidRDefault="00670980" w:rsidP="003E140D">
                  <w:pPr>
                    <w:spacing w:line="240" w:lineRule="auto"/>
                    <w:rPr>
                      <w:rFonts w:ascii="Cambria" w:hAnsi="Cambria"/>
                      <w:b/>
                      <w:color w:val="FF0000"/>
                      <w:sz w:val="20"/>
                    </w:rPr>
                  </w:pPr>
                  <w:r w:rsidRPr="003952BD">
                    <w:rPr>
                      <w:rFonts w:ascii="Cambria" w:hAnsi="Cambria"/>
                      <w:b/>
                      <w:color w:val="FF0000"/>
                      <w:sz w:val="20"/>
                    </w:rPr>
                    <w:t>&lt;Attribute AttributeName="urn:mace:dir:attribute-def:mail" AttributeNamespace=" urn:mace:shibboleth:1.0:attributeNamespace:uri "&gt;</w:t>
                  </w:r>
                </w:p>
                <w:p w:rsidR="00670980" w:rsidRPr="003952BD" w:rsidRDefault="00670980" w:rsidP="003E140D">
                  <w:pPr>
                    <w:spacing w:line="240" w:lineRule="auto"/>
                    <w:rPr>
                      <w:rFonts w:ascii="Cambria" w:hAnsi="Cambria"/>
                      <w:b/>
                      <w:color w:val="FF0000"/>
                      <w:sz w:val="20"/>
                    </w:rPr>
                  </w:pPr>
                  <w:r w:rsidRPr="003952BD">
                    <w:rPr>
                      <w:rFonts w:ascii="Cambria" w:hAnsi="Cambria"/>
                      <w:b/>
                      <w:color w:val="FF0000"/>
                      <w:sz w:val="20"/>
                    </w:rPr>
                    <w:t>&lt;AttributeValue&gt;jdoe@osu.edu&lt;/AttributeValue&gt;</w:t>
                  </w:r>
                </w:p>
                <w:p w:rsidR="00670980" w:rsidRPr="003952BD" w:rsidRDefault="00670980" w:rsidP="003E140D">
                  <w:pPr>
                    <w:spacing w:line="240" w:lineRule="auto"/>
                    <w:rPr>
                      <w:rFonts w:ascii="Cambria" w:hAnsi="Cambria"/>
                      <w:b/>
                      <w:color w:val="FF0000"/>
                      <w:sz w:val="20"/>
                    </w:rPr>
                  </w:pPr>
                  <w:r w:rsidRPr="003952BD">
                    <w:rPr>
                      <w:rFonts w:ascii="Cambria" w:hAnsi="Cambria"/>
                      <w:b/>
                      <w:color w:val="FF0000"/>
                      <w:sz w:val="20"/>
                    </w:rPr>
                    <w:t>&lt;/Attribute&gt;</w:t>
                  </w:r>
                </w:p>
                <w:p w:rsidR="00670980" w:rsidRPr="003952BD" w:rsidRDefault="00670980" w:rsidP="003E140D">
                  <w:pPr>
                    <w:spacing w:line="240" w:lineRule="auto"/>
                    <w:rPr>
                      <w:rFonts w:ascii="Cambria" w:hAnsi="Cambria"/>
                      <w:sz w:val="20"/>
                    </w:rPr>
                  </w:pPr>
                  <w:r w:rsidRPr="003952BD">
                    <w:rPr>
                      <w:rFonts w:ascii="Cambria" w:hAnsi="Cambria"/>
                      <w:sz w:val="20"/>
                    </w:rPr>
                    <w:t>&lt;/AttributeStatement&gt;</w:t>
                  </w:r>
                </w:p>
                <w:p w:rsidR="00670980" w:rsidRDefault="00670980" w:rsidP="003E140D"/>
                <w:p w:rsidR="00670980" w:rsidRDefault="00670980" w:rsidP="003E140D">
                  <w:pPr>
                    <w:numPr>
                      <w:ins w:id="134" w:author="Author"/>
                    </w:numPr>
                  </w:pPr>
                </w:p>
              </w:txbxContent>
            </v:textbox>
            <w10:wrap type="tight"/>
          </v:shape>
        </w:pict>
      </w: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Default="003E140D" w:rsidP="003E140D">
      <w:pPr>
        <w:pStyle w:val="template"/>
        <w:spacing w:line="240" w:lineRule="auto"/>
      </w:pPr>
    </w:p>
    <w:p w:rsidR="003E140D" w:rsidRPr="009F1319" w:rsidRDefault="003E140D" w:rsidP="003E140D">
      <w:pPr>
        <w:pStyle w:val="Caption"/>
        <w:jc w:val="center"/>
        <w:rPr>
          <w:i/>
          <w:color w:val="auto"/>
        </w:rPr>
      </w:pPr>
      <w:bookmarkStart w:id="135" w:name="_Toc247950437"/>
      <w:bookmarkStart w:id="136" w:name="_Toc139950674"/>
      <w:bookmarkStart w:id="137" w:name="_Ref143311200"/>
      <w:bookmarkStart w:id="138" w:name="_Ref143311210"/>
      <w:r>
        <w:rPr>
          <w:i/>
          <w:color w:val="auto"/>
        </w:rPr>
        <w:lastRenderedPageBreak/>
        <w:t>F</w:t>
      </w:r>
      <w:r w:rsidRPr="009F1319">
        <w:rPr>
          <w:i/>
          <w:color w:val="auto"/>
        </w:rPr>
        <w:t xml:space="preserve">igure </w:t>
      </w:r>
      <w:r w:rsidR="00754D31" w:rsidRPr="009F1319">
        <w:rPr>
          <w:i/>
          <w:color w:val="auto"/>
        </w:rPr>
        <w:fldChar w:fldCharType="begin"/>
      </w:r>
      <w:r w:rsidRPr="009F1319">
        <w:rPr>
          <w:i/>
          <w:color w:val="auto"/>
        </w:rPr>
        <w:instrText xml:space="preserve"> SEQ Figure \* ARABIC </w:instrText>
      </w:r>
      <w:r w:rsidR="00754D31" w:rsidRPr="009F1319">
        <w:rPr>
          <w:i/>
          <w:color w:val="auto"/>
        </w:rPr>
        <w:fldChar w:fldCharType="separate"/>
      </w:r>
      <w:r w:rsidR="000934A8">
        <w:rPr>
          <w:i/>
          <w:noProof/>
          <w:color w:val="auto"/>
        </w:rPr>
        <w:t>40</w:t>
      </w:r>
      <w:r w:rsidR="00754D31" w:rsidRPr="009F1319">
        <w:rPr>
          <w:i/>
          <w:color w:val="auto"/>
        </w:rPr>
        <w:fldChar w:fldCharType="end"/>
      </w:r>
      <w:r w:rsidRPr="009F1319">
        <w:rPr>
          <w:i/>
          <w:color w:val="auto"/>
        </w:rPr>
        <w:t xml:space="preserve"> Attribute statement</w:t>
      </w:r>
      <w:bookmarkEnd w:id="135"/>
    </w:p>
    <w:p w:rsidR="003E140D" w:rsidRPr="0016787B" w:rsidRDefault="003E140D" w:rsidP="003E140D">
      <w:pPr>
        <w:pStyle w:val="Heading4"/>
        <w:rPr>
          <w:rStyle w:val="Appendix1Char"/>
          <w:rFonts w:ascii="Times" w:hAnsi="Times"/>
          <w:b/>
          <w:sz w:val="24"/>
          <w:szCs w:val="24"/>
        </w:rPr>
      </w:pPr>
      <w:bookmarkStart w:id="139" w:name="_Toc248115672"/>
      <w:r w:rsidRPr="0016787B">
        <w:rPr>
          <w:rStyle w:val="Appendix1Char"/>
          <w:rFonts w:ascii="Times" w:hAnsi="Times"/>
          <w:b/>
          <w:sz w:val="24"/>
          <w:szCs w:val="24"/>
        </w:rPr>
        <w:t>Sample Dorian SAML Assertion</w:t>
      </w:r>
      <w:bookmarkEnd w:id="136"/>
      <w:bookmarkEnd w:id="137"/>
      <w:bookmarkEnd w:id="138"/>
      <w:bookmarkEnd w:id="139"/>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&lt;?xml version="1.0" encoding="UTF-8"?&gt;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&lt;Assertion xmlns="urn:oasis:names:tc:SAML:1.0:assertion" xmlns:saml="urn:oasis:names:tc:SAML:1.0:assertion" xmlns:samlp="urn:oasis:names:tc:SAML:1.0:protocol" xmlns:xsd="http://www.w3.org/2001/XMLSchema" xmlns:xsi="http://www.w3.org/2001/XMLSchema-instance" AssertionID="_71fd1edd724149f11800150e0b2bc2e7" IssueInstant="2006-08-14T13:06:00.422Z" Issuer="O=OSU,OU=BMI,OU=caGrid,OU=Dorian,OU=localhost,CN=Dorian IdP Authentication Asserter" MajorVersion="1" MinorVersion="1"&gt;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&lt;Conditions NotBefore="2006-08-14T13:06:00.201Z" NotOnOrAfter="2006-08-14T13:08:00.201Z"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&lt;AuthenticationStatement AuthenticationInstant="2006-08-14T13:06:00.401Z" AuthenticationMethod="urn:oasis:names:tc:SAML:1.0:am:password"&gt;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&lt;NameIdentifier Format="urn:oasis:names:tc:SAML:1.1:nameid-format:unspecified" NameQualifier="O=OSU,OU=BMI,OU=caGrid,OU=Dorian,OU=localhost,CN=Dorian IdP Authentication Asserter"&gt;JohnDoe&lt;/NameIdentifier&gt;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&lt;SubjectConfirmation&gt;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&lt;ConfirmationMethod&gt;urn:oasis:names:tc:SAML:1.0:cm:bearer&lt;/ConfirmationMethod&gt;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&lt;/SubjectConfirmation&gt;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&lt;/AuthenticationStatement&gt;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&lt;AttributeStatement&gt;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&lt;NameIdentifier Format="urn:oasis:names:tc:SAML:1.1:nameid-format:unspecified" NameQualifier="O=OSU,OU=BMI,OU=caGrid,OU=Dorian,OU=localhost,CN=Dorian IdP Authentication Asserter"&gt;dorian&lt;/NameIdentifier&gt;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&lt;SubjectConfirmation&gt;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&lt;ConfirmationMethod&gt;urn:oasis:names:tc:SAML:1.0:cm:bearer&lt;/ConfirmationMethod&gt;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&lt;/SubjectConfirmation&gt;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&lt;/Subject&gt;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 AttributeName="localUserId" AttributeNamespace="http://cabig.nci.nih.org/dorian"&gt;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&lt;AttributeValue&gt;dorian&lt;/AttributeValue&gt;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 AttributeName="urn:mace:dir:attribute-def:givenName" AttributeNamespace="urn:mace:shibboleth:1.0:attributeNamespace:uri"&gt;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&lt;AttributeValue&gt;Mr.&lt;/AttributeValue&gt;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 AttributeName="urn:mace:dir:attribute-def:sn" AttributeNamespace="urn:mace:shibboleth:1.0:attributeNamespace:uri"&gt;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&lt;AttributeValue&gt;Administrator&lt;/AttributeValue&gt;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 AttributeName="urn:mace:dir:attribute-def:mail" AttributeNamespace="urn:mace:shibboleth:1.0:attributeNamespace:uri"&gt;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&lt;AttributeValue&gt;dorian@dorian.org&lt;/AttributeValue&gt;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&lt;/AttributeStatement&gt;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&lt;ds:Signature xmlns:ds="http://www.w3.org/2000/09/xmldsig#"&gt;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&lt;ds:SignedInfo&gt;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&lt;ds:CanonicalizationMethod Algorithm="http://www.w3.org/2001/10/xml-exc-c14n#"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&lt;ds:SignatureMethod Algorithm="http://www.w3.org/2000/09/xmldsig#rsa-sha1"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&lt;ds:Reference URI="#_71fd1edd724149f11800150e0b2bc2e7"&gt;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&lt;ds:Transforms&gt;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&lt;ds:Transform Algorithm="http://www.w3.org/2000/09/xmldsig#enveloped-signature"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&lt;ds:Transform Algorithm="http://www.w3.org/2001/10/xml-exc-c14n#"&gt;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lastRenderedPageBreak/>
        <w:t xml:space="preserve">            &lt;ec:InclusiveNamespaces xmlns:ec="http://www.w3.org/2001/10/xml-exc-c14n#" PrefixList="code ds kind rw saml samlp typens #default xsd xsi"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&lt;/ds:Transform&gt;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&lt;/ds:Transforms&gt;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&lt;ds:DigestMethod Algorithm="http://www.w3.org/2000/09/xmldsig#sha1" /&gt;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&lt;ds:DigestValue&gt;GQ9icA9yZcSGGCBxA2pnTP77OJg=&lt;/ds:DigestValue&gt;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&lt;/ds:Reference&gt;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&lt;/ds:SignedInfo&gt;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&lt;ds:SignatureValue&gt;PsBUYBxzGQTcJM019AuAhuYHxEdT21ixpwkuh22Ogh1vXzgkcFU4ZwhrnC0GNwqJ+RwDzrzcZMPl</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k7wEtqkn38RnH2bHbqU/OII84CgIBpxe+XbzWg07luZgHJV06DYjuBcj1ZRemqNbFCeQXGInJzLn</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FjH7WntDyfAGmewcCEQ=&lt;/ds:SignatureValue&gt;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&lt;ds:KeyInfo&gt;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&lt;ds:X509Data&gt;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&lt;ds:X509Certificate&gt;MIICxzCCAjCgAwIBAgIGAQ0MxEo6MA0GCSqGSIb3DQEBBAUAMG0xDDAKBgNVBAoTA09TVTEMMAoG</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A1UECxMDQk1JMQ8wDQYDVQQLEwZjYUdyaWQxDzANBgNVBAsTBkRvcmlhbjESMBAGA1UECxMJbG9j</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YWxob3N0MRkwFwYDVQQDExBjYUdyaWQgRG9yaWFuIENBMB4XDTA2MDgxNDEyNTk1M1oXDTExMDgx</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NDEyNTk0OVowfzEMMAoGA1UEChMDT1NVMQwwCgYDVQQLEwNCTUkxDzANBgNVBAsTBmNhR3JpZDEP</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MA0GA1UECxMGRG9yaWFuMRIwEAYDVQQLEwlsb2NhbGhvc3QxKzApBgNVBAMTIkRvcmlhbiBJZFAg</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QXV0aGVudGljYXRpb24gQXNzZXJ0ZXIwgZ8wDQYJKoZIhvcNAQEBBQADgY0AMIGJAoGBAJVJO9Y8</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72zGcW2dd2GexQduSlaRc0/hxCQJIjp8K56eeOcjkJrcGB5CRf97BNJ7lPlBqR5jDYLyxubwcMwq</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xCzHImliZu9QeSjpugZ+ZIYhdxwa85dpw1RS/MeM3HfQ2lwLfxa+YkhL2DVaGBZBJKkNra36HNE/</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2cJKrKCqaX5dAgMBAAGjYDBeMAwGA1UdEwEB/wQCMAAwDgYDVR0PAQH/BAQDAgWgMB0GA1UdDgQW</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BBTCdSL1cZ6NI8sxg5r1K1IMoSSRGzAfBgNVHSMEGDAWgBSbn8ySrMmXOv2cj04a7MMwYK3QujAN</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BgkqhkiG9w0BAQQFAAOBgQCbUmHxepezWeatUolwXOE3tk21epYZ1Rtiy/XUcsRN78e1RtG61KKi</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4nxAd6jckj4hiSlA3FgR/vIWvI/gQeeTg3d2mpcCxD02aeect60gf/tiN79Rr3KanEgHvrjMgRQb</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v2GgNurMLKfO73FPL6iFRQKhWdin5RZCIbiHipnjiQ==&lt;/ds:X509Certificate&gt;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&lt;/ds:X509Data&gt;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&lt;/ds:KeyInfo&gt;</w:t>
      </w:r>
    </w:p>
    <w:p w:rsidR="003E140D" w:rsidRPr="00B753E6" w:rsidRDefault="003E140D" w:rsidP="003E140D">
      <w:pPr>
        <w:autoSpaceDE w:val="0"/>
        <w:autoSpaceDN w:val="0"/>
        <w:spacing w:line="240" w:lineRule="auto"/>
        <w:rPr>
          <w:rFonts w:ascii="Cambria" w:hAnsi="Cambria" w:cs="Courier New"/>
          <w:sz w:val="20"/>
        </w:rPr>
      </w:pPr>
      <w:r w:rsidRPr="00B753E6">
        <w:rPr>
          <w:rFonts w:ascii="Cambria" w:hAnsi="Cambria" w:cs="Courier New"/>
          <w:color w:val="000000"/>
          <w:sz w:val="20"/>
        </w:rPr>
        <w:t xml:space="preserve">  &lt;/ds:Signature&gt;</w:t>
      </w:r>
    </w:p>
    <w:p w:rsidR="003E140D" w:rsidRDefault="003E140D" w:rsidP="003E140D">
      <w:pPr>
        <w:autoSpaceDE w:val="0"/>
        <w:autoSpaceDN w:val="0"/>
        <w:spacing w:line="240" w:lineRule="auto"/>
        <w:rPr>
          <w:rFonts w:ascii="Cambria" w:hAnsi="Cambria" w:cs="Courier New"/>
          <w:color w:val="000000"/>
          <w:sz w:val="20"/>
        </w:rPr>
      </w:pPr>
      <w:r w:rsidRPr="00B753E6">
        <w:rPr>
          <w:rFonts w:ascii="Cambria" w:hAnsi="Cambria" w:cs="Courier New"/>
          <w:color w:val="000000"/>
          <w:sz w:val="20"/>
        </w:rPr>
        <w:t>&lt;/Assertion&gt;</w:t>
      </w:r>
    </w:p>
    <w:p w:rsidR="003E140D" w:rsidRDefault="003E140D" w:rsidP="003E140D">
      <w:pPr>
        <w:autoSpaceDE w:val="0"/>
        <w:autoSpaceDN w:val="0"/>
        <w:spacing w:line="240" w:lineRule="auto"/>
        <w:rPr>
          <w:rFonts w:ascii="Cambria" w:hAnsi="Cambria" w:cs="Courier New"/>
          <w:color w:val="000000"/>
          <w:sz w:val="20"/>
        </w:rPr>
      </w:pPr>
    </w:p>
    <w:p w:rsidR="003E140D" w:rsidRDefault="003E140D" w:rsidP="003E140D">
      <w:pPr>
        <w:autoSpaceDE w:val="0"/>
        <w:autoSpaceDN w:val="0"/>
        <w:spacing w:line="240" w:lineRule="auto"/>
        <w:rPr>
          <w:rFonts w:ascii="Cambria" w:hAnsi="Cambria" w:cs="Courier New"/>
          <w:color w:val="000000"/>
          <w:sz w:val="20"/>
        </w:rPr>
      </w:pPr>
    </w:p>
    <w:p w:rsidR="003E140D" w:rsidRDefault="003E140D" w:rsidP="003E140D">
      <w:pPr>
        <w:pStyle w:val="Heading2"/>
      </w:pPr>
      <w:bookmarkStart w:id="140" w:name="_Toc248115673"/>
      <w:r>
        <w:t>Grid Grouper</w:t>
      </w:r>
      <w:bookmarkEnd w:id="140"/>
    </w:p>
    <w:p w:rsidR="003E140D" w:rsidRDefault="003E140D" w:rsidP="003E140D">
      <w:pPr>
        <w:rPr>
          <w:rFonts w:ascii="Arial" w:hAnsi="Arial" w:cs="Arial"/>
          <w:sz w:val="20"/>
        </w:rPr>
      </w:pPr>
      <w:r w:rsidRPr="009A69F7">
        <w:rPr>
          <w:rFonts w:ascii="Arial" w:hAnsi="Arial" w:cs="Arial"/>
          <w:sz w:val="20"/>
        </w:rPr>
        <w:t xml:space="preserve">Grid Grouper is a group/virtual organization management solution for the </w:t>
      </w:r>
      <w:r w:rsidR="009926C4">
        <w:rPr>
          <w:rFonts w:ascii="Arial" w:hAnsi="Arial" w:cs="Arial"/>
          <w:sz w:val="20"/>
        </w:rPr>
        <w:t>ca</w:t>
      </w:r>
      <w:r w:rsidRPr="009A69F7">
        <w:rPr>
          <w:rFonts w:ascii="Arial" w:hAnsi="Arial" w:cs="Arial"/>
          <w:sz w:val="20"/>
        </w:rPr>
        <w:t xml:space="preserve">Grid supporting group-based authorization. Grid services and applications enforce authorization policy based on membership to groups defined and managed at the </w:t>
      </w:r>
      <w:r w:rsidR="009926C4">
        <w:rPr>
          <w:rFonts w:ascii="Arial" w:hAnsi="Arial" w:cs="Arial"/>
          <w:sz w:val="20"/>
        </w:rPr>
        <w:t>ca</w:t>
      </w:r>
      <w:r w:rsidRPr="009A69F7">
        <w:rPr>
          <w:rFonts w:ascii="Arial" w:hAnsi="Arial" w:cs="Arial"/>
          <w:sz w:val="20"/>
        </w:rPr>
        <w:t xml:space="preserve">Grid level. Grid Grouper is built on top of Grouper, which is an Internet2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interact with Grouper by embedding Grouper's Java object model inside the application. Grid Grouper is a Grid-enabled version of Grouper (in summary, a Grid service that provides Grouper functionality). It provides a service interface to the underlying Grouper object model. Groups are then available and manageable to applications and other services in the </w:t>
      </w:r>
      <w:r w:rsidR="009926C4">
        <w:rPr>
          <w:rFonts w:ascii="Arial" w:hAnsi="Arial" w:cs="Arial"/>
          <w:sz w:val="20"/>
        </w:rPr>
        <w:t>ca</w:t>
      </w:r>
      <w:r w:rsidRPr="009A69F7">
        <w:rPr>
          <w:rFonts w:ascii="Arial" w:hAnsi="Arial" w:cs="Arial"/>
          <w:sz w:val="20"/>
        </w:rPr>
        <w:t xml:space="preserve">Grid. Grid Grouper provides an almost identical object model to the Grouper object model on the </w:t>
      </w:r>
      <w:r w:rsidR="009926C4">
        <w:rPr>
          <w:rFonts w:ascii="Arial" w:hAnsi="Arial" w:cs="Arial"/>
          <w:sz w:val="20"/>
        </w:rPr>
        <w:t>ca</w:t>
      </w:r>
      <w:r w:rsidRPr="009A69F7">
        <w:rPr>
          <w:rFonts w:ascii="Arial" w:hAnsi="Arial" w:cs="Arial"/>
          <w:sz w:val="20"/>
        </w:rPr>
        <w:t>Grid client side. Applications and services can use the Grid Grouper object model much like they would use the Grouper object model to access and manage groups and enforce a group-membership authorization policy.</w:t>
      </w:r>
    </w:p>
    <w:p w:rsidR="003E140D" w:rsidRPr="009A69F7" w:rsidRDefault="003E140D" w:rsidP="003E140D">
      <w:pPr>
        <w:rPr>
          <w:rFonts w:ascii="Arial" w:hAnsi="Arial" w:cs="Arial"/>
          <w:sz w:val="20"/>
        </w:rPr>
      </w:pPr>
    </w:p>
    <w:p w:rsidR="003E140D" w:rsidRPr="00FF0F0C" w:rsidRDefault="003E140D" w:rsidP="003E140D">
      <w:pPr>
        <w:pStyle w:val="BodyText"/>
        <w:rPr>
          <w:rFonts w:ascii="Arial" w:hAnsi="Arial" w:cs="Arial"/>
          <w:sz w:val="20"/>
        </w:rPr>
      </w:pPr>
      <w:r w:rsidRPr="00FF0F0C">
        <w:rPr>
          <w:rFonts w:ascii="Arial" w:hAnsi="Arial" w:cs="Arial"/>
          <w:sz w:val="20"/>
        </w:rPr>
        <w:lastRenderedPageBreak/>
        <w:t xml:space="preserve">In Grouper/Grid Grouper, groups are organized into namespaces called stems. Each stem can have a set of child stems and set of child groups, with exception of the root stem which cannot have any child groups. For example, let's take a university comprised of many departments, each of which has Faculty, Staff, and Students. To organize the university in the Grid Grouper, a stem would be created for each department. Each department stem would contain three groups: Faculty, Staff, and Students. The Stem hierarchy in Grid Grouper is publicly visible to anyone accessing the service, however the ability to view a group within a stem publicly depends on the privileges for the group.   A Stem can have two types of privileges associated with it, the </w:t>
      </w:r>
      <w:r w:rsidRPr="00FF0F0C">
        <w:rPr>
          <w:rFonts w:ascii="Arial" w:hAnsi="Arial" w:cs="Arial"/>
          <w:i/>
          <w:sz w:val="20"/>
        </w:rPr>
        <w:t>“Stem Privilege”</w:t>
      </w:r>
      <w:r w:rsidRPr="00FF0F0C">
        <w:rPr>
          <w:rFonts w:ascii="Arial" w:hAnsi="Arial" w:cs="Arial"/>
          <w:sz w:val="20"/>
        </w:rPr>
        <w:t xml:space="preserve"> and the </w:t>
      </w:r>
      <w:r w:rsidRPr="00FF0F0C">
        <w:rPr>
          <w:rFonts w:ascii="Arial" w:hAnsi="Arial" w:cs="Arial"/>
          <w:i/>
          <w:sz w:val="20"/>
        </w:rPr>
        <w:t>“Create Privilege”</w:t>
      </w:r>
      <w:r w:rsidRPr="00FF0F0C">
        <w:rPr>
          <w:rFonts w:ascii="Arial" w:hAnsi="Arial" w:cs="Arial"/>
          <w:sz w:val="20"/>
        </w:rPr>
        <w:t xml:space="preserve">.  Users with the </w:t>
      </w:r>
      <w:r w:rsidRPr="00FF0F0C">
        <w:rPr>
          <w:rFonts w:ascii="Arial" w:hAnsi="Arial" w:cs="Arial"/>
          <w:i/>
          <w:sz w:val="20"/>
        </w:rPr>
        <w:t xml:space="preserve">“Stem Privilege” </w:t>
      </w:r>
      <w:r w:rsidRPr="00FF0F0C">
        <w:rPr>
          <w:rFonts w:ascii="Arial" w:hAnsi="Arial" w:cs="Arial"/>
          <w:sz w:val="20"/>
        </w:rPr>
        <w:t xml:space="preserve">can create, modify, and remove child stems.   Users with the </w:t>
      </w:r>
      <w:r w:rsidRPr="00FF0F0C">
        <w:rPr>
          <w:rFonts w:ascii="Arial" w:hAnsi="Arial" w:cs="Arial"/>
          <w:i/>
          <w:sz w:val="20"/>
        </w:rPr>
        <w:t xml:space="preserve">“Create Privilege” </w:t>
      </w:r>
      <w:r w:rsidRPr="00FF0F0C">
        <w:rPr>
          <w:rFonts w:ascii="Arial" w:hAnsi="Arial" w:cs="Arial"/>
          <w:sz w:val="20"/>
        </w:rPr>
        <w:t>can create, modify, and remove child groups.</w:t>
      </w:r>
    </w:p>
    <w:p w:rsidR="003E140D" w:rsidRDefault="003E140D" w:rsidP="003E140D">
      <w:pPr>
        <w:rPr>
          <w:rFonts w:ascii="Arial" w:hAnsi="Arial" w:cs="Arial"/>
          <w:sz w:val="20"/>
        </w:rPr>
      </w:pPr>
    </w:p>
    <w:p w:rsidR="003E140D" w:rsidRPr="009A69F7" w:rsidRDefault="003E140D" w:rsidP="003E140D">
      <w:pPr>
        <w:rPr>
          <w:rFonts w:ascii="Arial" w:hAnsi="Arial" w:cs="Arial"/>
          <w:sz w:val="20"/>
        </w:rPr>
      </w:pPr>
    </w:p>
    <w:p w:rsidR="003E140D" w:rsidRDefault="008A54FA" w:rsidP="003E140D">
      <w:r>
        <w:rPr>
          <w:noProof/>
        </w:rPr>
        <w:drawing>
          <wp:anchor distT="0" distB="0" distL="114300" distR="114300" simplePos="0" relativeHeight="251642368" behindDoc="1" locked="0" layoutInCell="1" allowOverlap="1">
            <wp:simplePos x="0" y="0"/>
            <wp:positionH relativeFrom="column">
              <wp:posOffset>790575</wp:posOffset>
            </wp:positionH>
            <wp:positionV relativeFrom="paragraph">
              <wp:posOffset>-133350</wp:posOffset>
            </wp:positionV>
            <wp:extent cx="4463415" cy="3685540"/>
            <wp:effectExtent l="19050" t="0" r="0" b="0"/>
            <wp:wrapTight wrapText="bothSides">
              <wp:wrapPolygon edited="0">
                <wp:start x="-92" y="0"/>
                <wp:lineTo x="-92" y="21436"/>
                <wp:lineTo x="21572" y="21436"/>
                <wp:lineTo x="21572" y="0"/>
                <wp:lineTo x="-92" y="0"/>
              </wp:wrapPolygon>
            </wp:wrapTight>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18" cstate="print"/>
                    <a:srcRect/>
                    <a:stretch>
                      <a:fillRect/>
                    </a:stretch>
                  </pic:blipFill>
                  <pic:spPr bwMode="auto">
                    <a:xfrm>
                      <a:off x="0" y="0"/>
                      <a:ext cx="4463415" cy="3685540"/>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C46692" w:rsidRDefault="003E140D" w:rsidP="003E140D">
      <w:pPr>
        <w:pStyle w:val="Caption"/>
        <w:jc w:val="center"/>
        <w:rPr>
          <w:i/>
          <w:color w:val="000000"/>
        </w:rPr>
      </w:pPr>
      <w:bookmarkStart w:id="141" w:name="_Toc247950438"/>
      <w:r w:rsidRPr="00C46692">
        <w:rPr>
          <w:i/>
          <w:color w:val="000000"/>
        </w:rPr>
        <w:t xml:space="preserve">Figure </w:t>
      </w:r>
      <w:r w:rsidR="00754D31" w:rsidRPr="00C46692">
        <w:rPr>
          <w:i/>
          <w:color w:val="000000"/>
        </w:rPr>
        <w:fldChar w:fldCharType="begin"/>
      </w:r>
      <w:r w:rsidRPr="00C46692">
        <w:rPr>
          <w:i/>
          <w:color w:val="000000"/>
        </w:rPr>
        <w:instrText xml:space="preserve"> SEQ Figure \* ARABIC </w:instrText>
      </w:r>
      <w:r w:rsidR="00754D31" w:rsidRPr="00C46692">
        <w:rPr>
          <w:i/>
          <w:color w:val="000000"/>
        </w:rPr>
        <w:fldChar w:fldCharType="separate"/>
      </w:r>
      <w:r w:rsidR="000934A8">
        <w:rPr>
          <w:i/>
          <w:noProof/>
          <w:color w:val="000000"/>
        </w:rPr>
        <w:t>41</w:t>
      </w:r>
      <w:r w:rsidR="00754D31" w:rsidRPr="00C46692">
        <w:rPr>
          <w:i/>
          <w:color w:val="000000"/>
        </w:rPr>
        <w:fldChar w:fldCharType="end"/>
      </w:r>
      <w:r w:rsidRPr="00C46692">
        <w:rPr>
          <w:i/>
          <w:color w:val="000000"/>
        </w:rPr>
        <w:t xml:space="preserve"> Grid Grouper</w:t>
      </w:r>
      <w:bookmarkEnd w:id="141"/>
    </w:p>
    <w:p w:rsidR="003E140D" w:rsidRPr="00FF0F0C" w:rsidRDefault="003E140D" w:rsidP="003E140D">
      <w:pPr>
        <w:pStyle w:val="BodyText"/>
        <w:rPr>
          <w:rFonts w:ascii="Arial" w:hAnsi="Arial" w:cs="Arial"/>
          <w:sz w:val="20"/>
        </w:rPr>
      </w:pPr>
      <w:r w:rsidRPr="00FF0F0C">
        <w:rPr>
          <w:rFonts w:ascii="Arial" w:hAnsi="Arial" w:cs="Arial"/>
          <w:sz w:val="20"/>
        </w:rPr>
        <w:t xml:space="preserve">In Grouper/Grid Grouper groups are compromised of a set of metadata describing the group, a set of members in the groups, and a set of privileges assigned to users for protecting access to the group.  Grid Grouper provides three mechanisms for adding members to a group: 1) Directly adding a member 2) Adding a subgroup to a group 3) Making a group a composite of other groups.  Directly adding a user as a member to a groups is straight forward, these members are referred to as </w:t>
      </w:r>
      <w:r w:rsidRPr="00FF0F0C">
        <w:rPr>
          <w:rFonts w:ascii="Arial" w:hAnsi="Arial" w:cs="Arial"/>
          <w:i/>
          <w:sz w:val="20"/>
        </w:rPr>
        <w:t>“Immediate Members”</w:t>
      </w:r>
      <w:r w:rsidRPr="00FF0F0C">
        <w:rPr>
          <w:rFonts w:ascii="Arial" w:hAnsi="Arial" w:cs="Arial"/>
          <w:sz w:val="20"/>
        </w:rPr>
        <w:t xml:space="preserve">.   Adding a subgroup to a group makes all the members of the subgroup members of the group in which the subgroup was added.   Members in a group whose membership is granted by membership in a sub group </w:t>
      </w:r>
      <w:bookmarkStart w:id="142" w:name="OLE_LINK5"/>
      <w:bookmarkStart w:id="143" w:name="OLE_LINK6"/>
      <w:r w:rsidRPr="00FF0F0C">
        <w:rPr>
          <w:rFonts w:ascii="Arial" w:hAnsi="Arial" w:cs="Arial"/>
          <w:sz w:val="20"/>
        </w:rPr>
        <w:t xml:space="preserve">are referred to as </w:t>
      </w:r>
      <w:r w:rsidRPr="00FF0F0C">
        <w:rPr>
          <w:rFonts w:ascii="Arial" w:hAnsi="Arial" w:cs="Arial"/>
          <w:i/>
          <w:sz w:val="20"/>
        </w:rPr>
        <w:t>“Effective Members”</w:t>
      </w:r>
      <w:r w:rsidRPr="00FF0F0C">
        <w:rPr>
          <w:rFonts w:ascii="Arial" w:hAnsi="Arial" w:cs="Arial"/>
          <w:sz w:val="20"/>
        </w:rPr>
        <w:t>.</w:t>
      </w:r>
      <w:bookmarkEnd w:id="142"/>
      <w:bookmarkEnd w:id="143"/>
      <w:r w:rsidRPr="00FF0F0C">
        <w:rPr>
          <w:rFonts w:ascii="Arial" w:hAnsi="Arial" w:cs="Arial"/>
          <w:sz w:val="20"/>
        </w:rPr>
        <w:t xml:space="preserve">   A group can also be set to be a Composite group.  A composite group consists of a set operation (Union, Intersection, Complement) on two other groups.    For example a composite group consisting of the Intersection of Group X and Group Y would contain all the members that are both member of Group X and Group Y.   Members whose membership is granted through a composite group are referred to as </w:t>
      </w:r>
      <w:r w:rsidRPr="00FF0F0C">
        <w:rPr>
          <w:rFonts w:ascii="Arial" w:hAnsi="Arial" w:cs="Arial"/>
          <w:i/>
          <w:sz w:val="20"/>
        </w:rPr>
        <w:t>“Composite Members”</w:t>
      </w:r>
      <w:r w:rsidRPr="00FF0F0C">
        <w:rPr>
          <w:rFonts w:ascii="Arial" w:hAnsi="Arial" w:cs="Arial"/>
          <w:sz w:val="20"/>
        </w:rPr>
        <w:t>.</w:t>
      </w:r>
    </w:p>
    <w:p w:rsidR="003E140D" w:rsidRPr="00FF0F0C" w:rsidRDefault="003E140D" w:rsidP="003E140D">
      <w:pPr>
        <w:pStyle w:val="BodyText"/>
        <w:rPr>
          <w:rFonts w:ascii="Arial" w:hAnsi="Arial" w:cs="Arial"/>
          <w:sz w:val="20"/>
        </w:rPr>
      </w:pPr>
      <w:r w:rsidRPr="00FF0F0C">
        <w:rPr>
          <w:rFonts w:ascii="Arial" w:hAnsi="Arial" w:cs="Arial"/>
          <w:sz w:val="20"/>
        </w:rPr>
        <w:t xml:space="preserve">To protect access to groups in Grid Grouper, users can be assigned the following privileges on a group: View,  Read, Update, Admin, Optin, and Optout.  Users with the View privilege can see that the group exists.  Users with the Read privilege can read basic information about the group.  Users with the Update Privilege can manage memberships to the group as well as administer View, Read, and Update privileges.  Users with </w:t>
      </w:r>
      <w:r w:rsidRPr="00FF0F0C">
        <w:rPr>
          <w:rFonts w:ascii="Arial" w:hAnsi="Arial" w:cs="Arial"/>
          <w:sz w:val="20"/>
        </w:rPr>
        <w:lastRenderedPageBreak/>
        <w:t>the Admin privilege can modify/administer anything on the group: metadata, privileges, and memberships.  Users with the Optin privilege can add themselves as a member to a group, similarly users with the Opout privilege can remove themselves from a group.  By default Grid Grouper grants Read and View privileges to all users on each group.</w:t>
      </w:r>
    </w:p>
    <w:p w:rsidR="003E140D" w:rsidRPr="00FF0F0C" w:rsidRDefault="003E140D" w:rsidP="003E140D">
      <w:pPr>
        <w:pStyle w:val="BodyText"/>
        <w:rPr>
          <w:rFonts w:ascii="Arial" w:hAnsi="Arial" w:cs="Arial"/>
          <w:sz w:val="20"/>
        </w:rPr>
      </w:pPr>
      <w:r w:rsidRPr="00FF0F0C">
        <w:rPr>
          <w:rFonts w:ascii="Arial" w:hAnsi="Arial" w:cs="Arial"/>
          <w:sz w:val="20"/>
        </w:rPr>
        <w:t xml:space="preserve">Initially grid grouper has a root stem with on child stem named </w:t>
      </w:r>
      <w:r w:rsidRPr="00FF0F0C">
        <w:rPr>
          <w:rFonts w:ascii="Arial" w:hAnsi="Arial" w:cs="Arial"/>
          <w:i/>
          <w:sz w:val="20"/>
        </w:rPr>
        <w:t>“Grouper Administration”</w:t>
      </w:r>
      <w:r w:rsidRPr="00FF0F0C">
        <w:rPr>
          <w:rFonts w:ascii="Arial" w:hAnsi="Arial" w:cs="Arial"/>
          <w:sz w:val="20"/>
        </w:rPr>
        <w:t xml:space="preserve"> (grouperadministration).   The Grouper Administrative stem contains one group named </w:t>
      </w:r>
      <w:r w:rsidRPr="00FF0F0C">
        <w:rPr>
          <w:rFonts w:ascii="Arial" w:hAnsi="Arial" w:cs="Arial"/>
          <w:i/>
          <w:sz w:val="20"/>
        </w:rPr>
        <w:t xml:space="preserve">“Grid Grouper Administrators” </w:t>
      </w:r>
      <w:r w:rsidRPr="00FF0F0C">
        <w:rPr>
          <w:rFonts w:ascii="Arial" w:hAnsi="Arial" w:cs="Arial"/>
          <w:sz w:val="20"/>
        </w:rPr>
        <w:t xml:space="preserve">(grouperadministration:gridgrouperadministrators).  The </w:t>
      </w:r>
      <w:r w:rsidRPr="00FF0F0C">
        <w:rPr>
          <w:rFonts w:ascii="Arial" w:hAnsi="Arial" w:cs="Arial"/>
          <w:i/>
          <w:sz w:val="20"/>
        </w:rPr>
        <w:t xml:space="preserve">“Grid Grouper Administrators” </w:t>
      </w:r>
      <w:r w:rsidRPr="00FF0F0C">
        <w:rPr>
          <w:rFonts w:ascii="Arial" w:hAnsi="Arial" w:cs="Arial"/>
          <w:sz w:val="20"/>
        </w:rPr>
        <w:t>is the super user group for Grid Grouper</w:t>
      </w:r>
      <w:r w:rsidR="00987F47" w:rsidRPr="00FF0F0C">
        <w:rPr>
          <w:rFonts w:ascii="Arial" w:hAnsi="Arial" w:cs="Arial"/>
          <w:sz w:val="20"/>
        </w:rPr>
        <w:t>, all</w:t>
      </w:r>
      <w:r w:rsidRPr="00FF0F0C">
        <w:rPr>
          <w:rFonts w:ascii="Arial" w:hAnsi="Arial" w:cs="Arial"/>
          <w:sz w:val="20"/>
        </w:rPr>
        <w:t xml:space="preserve"> members of this group will have admin privileges on all the stems and groups within Grid Grouper.  This group is initially empty, but at least one administrative user must be added during Grid Grouper installation.  This can be done using the GridGrouperBootstrapper command line tool.</w:t>
      </w:r>
    </w:p>
    <w:p w:rsidR="003E140D" w:rsidRDefault="003E140D" w:rsidP="003E140D">
      <w:pPr>
        <w:pStyle w:val="Heading3"/>
      </w:pPr>
      <w:bookmarkStart w:id="144" w:name="_Toc248115674"/>
      <w:r>
        <w:t>Use cases</w:t>
      </w:r>
      <w:bookmarkEnd w:id="144"/>
    </w:p>
    <w:p w:rsidR="003E140D" w:rsidRDefault="003E140D" w:rsidP="003E140D">
      <w:pPr>
        <w:rPr>
          <w:rFonts w:ascii="Arial" w:hAnsi="Arial" w:cs="Arial"/>
          <w:sz w:val="20"/>
        </w:rPr>
      </w:pPr>
      <w:r w:rsidRPr="009355EB">
        <w:rPr>
          <w:rFonts w:ascii="Arial" w:hAnsi="Arial" w:cs="Arial"/>
          <w:sz w:val="20"/>
        </w:rPr>
        <w:t>Following use case diagram shows different use cases for a GridGrouper Administrator.</w:t>
      </w: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Pr="009355EB" w:rsidRDefault="003E140D" w:rsidP="003E140D">
      <w:pPr>
        <w:rPr>
          <w:rFonts w:ascii="Arial" w:hAnsi="Arial" w:cs="Arial"/>
          <w:sz w:val="20"/>
        </w:r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F23B13" w:rsidP="003E140D">
      <w:r>
        <w:rPr>
          <w:noProof/>
        </w:rPr>
        <w:drawing>
          <wp:anchor distT="0" distB="0" distL="114300" distR="114300" simplePos="0" relativeHeight="251710976" behindDoc="0" locked="0" layoutInCell="1" allowOverlap="1">
            <wp:simplePos x="0" y="0"/>
            <wp:positionH relativeFrom="column">
              <wp:posOffset>15240</wp:posOffset>
            </wp:positionH>
            <wp:positionV relativeFrom="paragraph">
              <wp:posOffset>-4648200</wp:posOffset>
            </wp:positionV>
            <wp:extent cx="5600700" cy="4772025"/>
            <wp:effectExtent l="19050" t="0" r="0" b="0"/>
            <wp:wrapNone/>
            <wp:docPr id="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srcRect/>
                    <a:stretch>
                      <a:fillRect/>
                    </a:stretch>
                  </pic:blipFill>
                  <pic:spPr bwMode="auto">
                    <a:xfrm>
                      <a:off x="0" y="0"/>
                      <a:ext cx="5600700" cy="4772025"/>
                    </a:xfrm>
                    <a:prstGeom prst="rect">
                      <a:avLst/>
                    </a:prstGeom>
                    <a:noFill/>
                    <a:ln w="9525">
                      <a:noFill/>
                      <a:miter lim="800000"/>
                      <a:headEnd/>
                      <a:tailEnd/>
                    </a:ln>
                  </pic:spPr>
                </pic:pic>
              </a:graphicData>
            </a:graphic>
          </wp:anchor>
        </w:drawing>
      </w:r>
    </w:p>
    <w:p w:rsidR="00F23B13" w:rsidRDefault="00F23B13" w:rsidP="003E140D"/>
    <w:p w:rsidR="003E140D" w:rsidRPr="009355EB" w:rsidRDefault="003E140D" w:rsidP="003E140D">
      <w:pPr>
        <w:pStyle w:val="Caption"/>
        <w:jc w:val="center"/>
        <w:rPr>
          <w:i/>
          <w:color w:val="000000"/>
        </w:rPr>
      </w:pPr>
      <w:bookmarkStart w:id="145" w:name="_Toc247950439"/>
      <w:r w:rsidRPr="009355EB">
        <w:rPr>
          <w:i/>
          <w:color w:val="000000"/>
        </w:rPr>
        <w:t xml:space="preserve">Figure </w:t>
      </w:r>
      <w:r w:rsidR="00754D31" w:rsidRPr="009355EB">
        <w:rPr>
          <w:i/>
          <w:color w:val="000000"/>
        </w:rPr>
        <w:fldChar w:fldCharType="begin"/>
      </w:r>
      <w:r w:rsidRPr="009355EB">
        <w:rPr>
          <w:i/>
          <w:color w:val="000000"/>
        </w:rPr>
        <w:instrText xml:space="preserve"> SEQ Figure \* ARABIC </w:instrText>
      </w:r>
      <w:r w:rsidR="00754D31" w:rsidRPr="009355EB">
        <w:rPr>
          <w:i/>
          <w:color w:val="000000"/>
        </w:rPr>
        <w:fldChar w:fldCharType="separate"/>
      </w:r>
      <w:r w:rsidR="000934A8">
        <w:rPr>
          <w:i/>
          <w:noProof/>
          <w:color w:val="000000"/>
        </w:rPr>
        <w:t>42</w:t>
      </w:r>
      <w:r w:rsidR="00754D31" w:rsidRPr="009355EB">
        <w:rPr>
          <w:i/>
          <w:color w:val="000000"/>
        </w:rPr>
        <w:fldChar w:fldCharType="end"/>
      </w:r>
      <w:r w:rsidRPr="009355EB">
        <w:rPr>
          <w:i/>
          <w:color w:val="000000"/>
        </w:rPr>
        <w:t xml:space="preserve"> GridGrouper use case digram</w:t>
      </w:r>
      <w:bookmarkEnd w:id="145"/>
    </w:p>
    <w:p w:rsidR="003E140D" w:rsidRDefault="003E140D" w:rsidP="003E140D"/>
    <w:p w:rsidR="003E140D" w:rsidRDefault="003E140D" w:rsidP="003E140D"/>
    <w:p w:rsidR="003E140D" w:rsidRPr="00670F07" w:rsidRDefault="003E140D" w:rsidP="003E140D">
      <w:pPr>
        <w:rPr>
          <w:rFonts w:ascii="Arial" w:hAnsi="Arial" w:cs="Arial"/>
          <w:sz w:val="20"/>
        </w:rPr>
      </w:pPr>
      <w:r w:rsidRPr="00670F07">
        <w:rPr>
          <w:rFonts w:ascii="Arial" w:hAnsi="Arial" w:cs="Arial"/>
          <w:sz w:val="20"/>
        </w:rPr>
        <w:t xml:space="preserve">Following use case diagram shows different use cases for a GridGrouper </w:t>
      </w:r>
      <w:r w:rsidR="00670F07" w:rsidRPr="00670F07">
        <w:rPr>
          <w:rFonts w:ascii="Arial" w:hAnsi="Arial" w:cs="Arial"/>
          <w:sz w:val="20"/>
        </w:rPr>
        <w:t>users</w:t>
      </w:r>
      <w:r w:rsidRPr="00670F07">
        <w:rPr>
          <w:rFonts w:ascii="Arial" w:hAnsi="Arial" w:cs="Arial"/>
          <w:sz w:val="20"/>
        </w:rPr>
        <w:t xml:space="preserve"> maintaining groups and members. </w:t>
      </w:r>
      <w:r w:rsidR="00670F07" w:rsidRPr="00670F07">
        <w:rPr>
          <w:rFonts w:ascii="Arial" w:hAnsi="Arial" w:cs="Arial"/>
          <w:sz w:val="20"/>
        </w:rPr>
        <w:t>Users with Stem privileges can create</w:t>
      </w:r>
      <w:r w:rsidR="00670F07">
        <w:rPr>
          <w:rFonts w:ascii="Arial" w:hAnsi="Arial" w:cs="Arial"/>
          <w:sz w:val="20"/>
        </w:rPr>
        <w:t xml:space="preserve">, </w:t>
      </w:r>
      <w:r w:rsidR="00670F07" w:rsidRPr="00670F07">
        <w:rPr>
          <w:rFonts w:ascii="Arial" w:hAnsi="Arial" w:cs="Arial"/>
          <w:sz w:val="20"/>
        </w:rPr>
        <w:t xml:space="preserve">modify and update child stems. Users with “Create” </w:t>
      </w:r>
      <w:r w:rsidR="00670F07" w:rsidRPr="00670F07">
        <w:rPr>
          <w:rFonts w:ascii="Arial" w:hAnsi="Arial" w:cs="Arial"/>
          <w:sz w:val="20"/>
        </w:rPr>
        <w:lastRenderedPageBreak/>
        <w:t xml:space="preserve">privileges can create, update and remove child groups. </w:t>
      </w:r>
      <w:r w:rsidRPr="00670F07">
        <w:rPr>
          <w:rFonts w:ascii="Arial" w:hAnsi="Arial" w:cs="Arial"/>
          <w:sz w:val="20"/>
        </w:rPr>
        <w:t>Use</w:t>
      </w:r>
      <w:r w:rsidR="00670F07" w:rsidRPr="00670F07">
        <w:rPr>
          <w:rFonts w:ascii="Arial" w:hAnsi="Arial" w:cs="Arial"/>
          <w:sz w:val="20"/>
        </w:rPr>
        <w:t>rs with Optin and Optout privile</w:t>
      </w:r>
      <w:r w:rsidRPr="00670F07">
        <w:rPr>
          <w:rFonts w:ascii="Arial" w:hAnsi="Arial" w:cs="Arial"/>
          <w:sz w:val="20"/>
        </w:rPr>
        <w:t xml:space="preserve">ges can add or remove themselves from a group. </w:t>
      </w:r>
    </w:p>
    <w:p w:rsidR="00F23B13" w:rsidRDefault="00F23B13" w:rsidP="003E140D"/>
    <w:p w:rsidR="00F23B13" w:rsidRDefault="00F23B13" w:rsidP="003E140D"/>
    <w:p w:rsidR="00F23B13" w:rsidRDefault="00F23B13" w:rsidP="003E140D"/>
    <w:p w:rsidR="00F23B13" w:rsidRDefault="00F4321C" w:rsidP="003E140D">
      <w:r>
        <w:rPr>
          <w:noProof/>
        </w:rPr>
        <w:drawing>
          <wp:anchor distT="0" distB="0" distL="114300" distR="114300" simplePos="0" relativeHeight="251709952" behindDoc="0" locked="0" layoutInCell="1" allowOverlap="1">
            <wp:simplePos x="0" y="0"/>
            <wp:positionH relativeFrom="column">
              <wp:posOffset>15240</wp:posOffset>
            </wp:positionH>
            <wp:positionV relativeFrom="paragraph">
              <wp:posOffset>-123825</wp:posOffset>
            </wp:positionV>
            <wp:extent cx="6029325" cy="5495925"/>
            <wp:effectExtent l="19050" t="0" r="0" b="0"/>
            <wp:wrapNone/>
            <wp:docPr id="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srcRect/>
                    <a:stretch>
                      <a:fillRect/>
                    </a:stretch>
                  </pic:blipFill>
                  <pic:spPr bwMode="auto">
                    <a:xfrm>
                      <a:off x="0" y="0"/>
                      <a:ext cx="6029325" cy="5495925"/>
                    </a:xfrm>
                    <a:prstGeom prst="rect">
                      <a:avLst/>
                    </a:prstGeom>
                    <a:noFill/>
                    <a:ln w="9525">
                      <a:noFill/>
                      <a:miter lim="800000"/>
                      <a:headEnd/>
                      <a:tailEnd/>
                    </a:ln>
                  </pic:spPr>
                </pic:pic>
              </a:graphicData>
            </a:graphic>
          </wp:anchor>
        </w:drawing>
      </w:r>
    </w:p>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F4321C" w:rsidRDefault="00F4321C" w:rsidP="003E140D"/>
    <w:p w:rsidR="00F23B13" w:rsidRDefault="00F23B13" w:rsidP="003E140D"/>
    <w:p w:rsidR="00F23B13" w:rsidRDefault="00F23B13" w:rsidP="003E140D"/>
    <w:p w:rsidR="00F23B13" w:rsidRDefault="00F23B13" w:rsidP="003E140D"/>
    <w:p w:rsidR="00F23B13" w:rsidRDefault="00F23B13" w:rsidP="003E140D"/>
    <w:p w:rsidR="00F23B13" w:rsidRDefault="00F23B13" w:rsidP="003E140D"/>
    <w:p w:rsidR="003E140D" w:rsidRPr="002816B7" w:rsidRDefault="003E140D" w:rsidP="003E140D">
      <w:pPr>
        <w:pStyle w:val="Caption"/>
        <w:jc w:val="center"/>
        <w:rPr>
          <w:i/>
          <w:color w:val="000000"/>
        </w:rPr>
      </w:pPr>
      <w:bookmarkStart w:id="146" w:name="_Toc247950440"/>
      <w:r w:rsidRPr="002816B7">
        <w:rPr>
          <w:i/>
          <w:color w:val="000000"/>
        </w:rPr>
        <w:t xml:space="preserve">Figure </w:t>
      </w:r>
      <w:r w:rsidR="00754D31" w:rsidRPr="002816B7">
        <w:rPr>
          <w:i/>
          <w:color w:val="000000"/>
        </w:rPr>
        <w:fldChar w:fldCharType="begin"/>
      </w:r>
      <w:r w:rsidRPr="002816B7">
        <w:rPr>
          <w:i/>
          <w:color w:val="000000"/>
        </w:rPr>
        <w:instrText xml:space="preserve"> SEQ Figure \* ARABIC </w:instrText>
      </w:r>
      <w:r w:rsidR="00754D31" w:rsidRPr="002816B7">
        <w:rPr>
          <w:i/>
          <w:color w:val="000000"/>
        </w:rPr>
        <w:fldChar w:fldCharType="separate"/>
      </w:r>
      <w:r w:rsidR="000934A8">
        <w:rPr>
          <w:i/>
          <w:noProof/>
          <w:color w:val="000000"/>
        </w:rPr>
        <w:t>43</w:t>
      </w:r>
      <w:r w:rsidR="00754D31" w:rsidRPr="002816B7">
        <w:rPr>
          <w:i/>
          <w:color w:val="000000"/>
        </w:rPr>
        <w:fldChar w:fldCharType="end"/>
      </w:r>
      <w:r w:rsidRPr="002816B7">
        <w:rPr>
          <w:i/>
          <w:color w:val="000000"/>
        </w:rPr>
        <w:t xml:space="preserve"> GridGrouper use case diagram</w:t>
      </w:r>
      <w:bookmarkEnd w:id="146"/>
    </w:p>
    <w:p w:rsidR="003E140D" w:rsidRDefault="003E140D" w:rsidP="003E140D"/>
    <w:p w:rsidR="00F4321C" w:rsidRDefault="00F4321C" w:rsidP="003E140D"/>
    <w:p w:rsidR="00BA17F2" w:rsidRDefault="00BA17F2" w:rsidP="003E140D"/>
    <w:p w:rsidR="00BA17F2" w:rsidRDefault="00BA17F2" w:rsidP="003E140D"/>
    <w:p w:rsidR="00BA17F2" w:rsidRDefault="00BA17F2" w:rsidP="003E140D"/>
    <w:p w:rsidR="00BA17F2" w:rsidRDefault="00BA17F2" w:rsidP="003E140D"/>
    <w:p w:rsidR="00BA17F2" w:rsidRDefault="00BA17F2" w:rsidP="003E140D"/>
    <w:p w:rsidR="00BA17F2" w:rsidRDefault="00BA17F2" w:rsidP="003E140D"/>
    <w:p w:rsidR="00BA17F2" w:rsidRDefault="00BA17F2" w:rsidP="003E140D"/>
    <w:p w:rsidR="00F4321C" w:rsidRDefault="00F4321C" w:rsidP="003E140D"/>
    <w:p w:rsidR="00F4321C" w:rsidRDefault="00F4321C" w:rsidP="003E140D"/>
    <w:p w:rsidR="003E140D" w:rsidRPr="00BA17F2" w:rsidRDefault="003E140D" w:rsidP="003E140D">
      <w:pPr>
        <w:rPr>
          <w:rFonts w:ascii="Arial" w:hAnsi="Arial" w:cs="Arial"/>
          <w:sz w:val="20"/>
        </w:rPr>
      </w:pPr>
      <w:r w:rsidRPr="00BA17F2">
        <w:rPr>
          <w:rFonts w:ascii="Arial" w:hAnsi="Arial" w:cs="Arial"/>
          <w:sz w:val="20"/>
        </w:rPr>
        <w:lastRenderedPageBreak/>
        <w:t>Following use case diagram shows different use cases for a service accessing GridGrouper.</w:t>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F4321C" w:rsidRDefault="00F4321C"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8A54FA" w:rsidP="003E140D">
      <w:r>
        <w:rPr>
          <w:noProof/>
        </w:rPr>
        <w:drawing>
          <wp:anchor distT="0" distB="0" distL="114300" distR="114300" simplePos="0" relativeHeight="251661824" behindDoc="1" locked="0" layoutInCell="1" allowOverlap="1">
            <wp:simplePos x="0" y="0"/>
            <wp:positionH relativeFrom="column">
              <wp:align>center</wp:align>
            </wp:positionH>
            <wp:positionV relativeFrom="paragraph">
              <wp:posOffset>-4032250</wp:posOffset>
            </wp:positionV>
            <wp:extent cx="4772025" cy="4152900"/>
            <wp:effectExtent l="0" t="0" r="0" b="0"/>
            <wp:wrapTight wrapText="bothSides">
              <wp:wrapPolygon edited="0">
                <wp:start x="0" y="99"/>
                <wp:lineTo x="0" y="21402"/>
                <wp:lineTo x="21557" y="21402"/>
                <wp:lineTo x="21557" y="99"/>
                <wp:lineTo x="0" y="99"/>
              </wp:wrapPolygon>
            </wp:wrapTight>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121" cstate="print"/>
                    <a:srcRect/>
                    <a:stretch>
                      <a:fillRect/>
                    </a:stretch>
                  </pic:blipFill>
                  <pic:spPr bwMode="auto">
                    <a:xfrm>
                      <a:off x="0" y="0"/>
                      <a:ext cx="4772025" cy="4152900"/>
                    </a:xfrm>
                    <a:prstGeom prst="rect">
                      <a:avLst/>
                    </a:prstGeom>
                    <a:noFill/>
                    <a:ln w="9525">
                      <a:noFill/>
                      <a:miter lim="800000"/>
                      <a:headEnd/>
                      <a:tailEnd/>
                    </a:ln>
                  </pic:spPr>
                </pic:pic>
              </a:graphicData>
            </a:graphic>
          </wp:anchor>
        </w:drawing>
      </w:r>
    </w:p>
    <w:p w:rsidR="003E140D" w:rsidRPr="001C5619" w:rsidRDefault="003E140D" w:rsidP="003E140D">
      <w:pPr>
        <w:pStyle w:val="Caption"/>
        <w:jc w:val="center"/>
        <w:rPr>
          <w:i/>
          <w:color w:val="000000"/>
        </w:rPr>
      </w:pPr>
      <w:bookmarkStart w:id="147" w:name="_Toc247950441"/>
      <w:r w:rsidRPr="001C5619">
        <w:rPr>
          <w:i/>
          <w:color w:val="000000"/>
        </w:rPr>
        <w:t xml:space="preserve">Figure </w:t>
      </w:r>
      <w:r w:rsidR="00754D31" w:rsidRPr="001C5619">
        <w:rPr>
          <w:i/>
          <w:color w:val="000000"/>
        </w:rPr>
        <w:fldChar w:fldCharType="begin"/>
      </w:r>
      <w:r w:rsidRPr="001C5619">
        <w:rPr>
          <w:i/>
          <w:color w:val="000000"/>
        </w:rPr>
        <w:instrText xml:space="preserve"> SEQ Figure \* ARABIC </w:instrText>
      </w:r>
      <w:r w:rsidR="00754D31" w:rsidRPr="001C5619">
        <w:rPr>
          <w:i/>
          <w:color w:val="000000"/>
        </w:rPr>
        <w:fldChar w:fldCharType="separate"/>
      </w:r>
      <w:r w:rsidR="000934A8">
        <w:rPr>
          <w:i/>
          <w:noProof/>
          <w:color w:val="000000"/>
        </w:rPr>
        <w:t>44</w:t>
      </w:r>
      <w:r w:rsidR="00754D31" w:rsidRPr="001C5619">
        <w:rPr>
          <w:i/>
          <w:color w:val="000000"/>
        </w:rPr>
        <w:fldChar w:fldCharType="end"/>
      </w:r>
      <w:r w:rsidRPr="001C5619">
        <w:rPr>
          <w:i/>
          <w:color w:val="000000"/>
        </w:rPr>
        <w:t xml:space="preserve"> Grid Grouper use case diagram</w:t>
      </w:r>
      <w:bookmarkEnd w:id="147"/>
    </w:p>
    <w:p w:rsidR="003E140D" w:rsidRDefault="003E140D" w:rsidP="003E140D"/>
    <w:p w:rsidR="003E140D" w:rsidRDefault="003E140D" w:rsidP="003E140D"/>
    <w:p w:rsidR="003048E4" w:rsidRDefault="003048E4" w:rsidP="003E140D"/>
    <w:p w:rsidR="003048E4" w:rsidRDefault="003048E4" w:rsidP="003E140D"/>
    <w:p w:rsidR="003048E4" w:rsidRDefault="003048E4" w:rsidP="003E140D"/>
    <w:p w:rsidR="003048E4" w:rsidRDefault="003048E4"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Pr>
        <w:pStyle w:val="Heading3"/>
      </w:pPr>
      <w:bookmarkStart w:id="148" w:name="_Toc248115675"/>
      <w:r>
        <w:lastRenderedPageBreak/>
        <w:t>Interfaces</w:t>
      </w:r>
      <w:bookmarkEnd w:id="148"/>
    </w:p>
    <w:p w:rsidR="003E140D" w:rsidRPr="000F7CA7" w:rsidRDefault="003E140D" w:rsidP="003E140D">
      <w:pPr>
        <w:rPr>
          <w:rFonts w:ascii="Arial" w:hAnsi="Arial" w:cs="Arial"/>
          <w:sz w:val="20"/>
        </w:rPr>
      </w:pPr>
      <w:r w:rsidRPr="000F7CA7">
        <w:rPr>
          <w:rFonts w:ascii="Arial" w:hAnsi="Arial" w:cs="Arial"/>
          <w:sz w:val="20"/>
        </w:rPr>
        <w:t>Following class diagram shows different classes, hierarchies and relations in Grid Grouper.</w:t>
      </w:r>
    </w:p>
    <w:p w:rsidR="003E140D" w:rsidRDefault="003E140D" w:rsidP="003E140D"/>
    <w:p w:rsidR="003E140D" w:rsidRDefault="008A54FA" w:rsidP="003E140D">
      <w:pPr>
        <w:rPr>
          <w:rFonts w:ascii="Arial" w:hAnsi="Arial" w:cs="Arial"/>
          <w:color w:val="000000"/>
          <w:sz w:val="20"/>
        </w:rPr>
      </w:pPr>
      <w:r>
        <w:rPr>
          <w:rFonts w:ascii="Arial" w:hAnsi="Arial" w:cs="Arial"/>
          <w:b/>
          <w:bCs/>
          <w:noProof/>
          <w:sz w:val="20"/>
        </w:rPr>
        <w:drawing>
          <wp:anchor distT="0" distB="0" distL="114300" distR="114300" simplePos="0" relativeHeight="251643392" behindDoc="1" locked="0" layoutInCell="1" allowOverlap="1">
            <wp:simplePos x="0" y="0"/>
            <wp:positionH relativeFrom="column">
              <wp:posOffset>-71755</wp:posOffset>
            </wp:positionH>
            <wp:positionV relativeFrom="paragraph">
              <wp:posOffset>1503045</wp:posOffset>
            </wp:positionV>
            <wp:extent cx="6182995" cy="4488180"/>
            <wp:effectExtent l="19050" t="0" r="8255" b="0"/>
            <wp:wrapTight wrapText="bothSides">
              <wp:wrapPolygon edited="0">
                <wp:start x="-67" y="92"/>
                <wp:lineTo x="-67" y="21453"/>
                <wp:lineTo x="21629" y="21453"/>
                <wp:lineTo x="21629" y="92"/>
                <wp:lineTo x="-67" y="92"/>
              </wp:wrapPolygon>
            </wp:wrapTight>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122" cstate="print"/>
                    <a:srcRect/>
                    <a:stretch>
                      <a:fillRect/>
                    </a:stretch>
                  </pic:blipFill>
                  <pic:spPr bwMode="auto">
                    <a:xfrm>
                      <a:off x="0" y="0"/>
                      <a:ext cx="6182995" cy="4488180"/>
                    </a:xfrm>
                    <a:prstGeom prst="rect">
                      <a:avLst/>
                    </a:prstGeom>
                    <a:noFill/>
                    <a:ln w="9525">
                      <a:noFill/>
                      <a:miter lim="800000"/>
                      <a:headEnd/>
                      <a:tailEnd/>
                    </a:ln>
                  </pic:spPr>
                </pic:pic>
              </a:graphicData>
            </a:graphic>
          </wp:anchor>
        </w:drawing>
      </w:r>
      <w:r w:rsidR="003E140D" w:rsidRPr="00930DE9">
        <w:rPr>
          <w:rFonts w:ascii="Arial" w:hAnsi="Arial" w:cs="Arial"/>
          <w:color w:val="000000"/>
          <w:sz w:val="20"/>
        </w:rPr>
        <w:t>The Grid Grouper object model consists of several objects: GridGrouper, Stem, Group, Member, Membership, NamingPrivilege, and AccessPrivilege. The Grid Grouper object corresponds to an instance of a Grid Grouper service, it provides high level operations such as finding stems and groups or determining is a user is a member of a group, etc. The Stem object represents an instance of a stem within Grid Grouper. The Stem object provides operations for managing the stem: viewing metadata, managing child stems, managing child groups, managing stem privileges, etc. The group object models a group instance within Grid Grouper, providing operations for managing metadata, managing privileges, and managing members.</w:t>
      </w:r>
      <w:r w:rsidR="003E140D">
        <w:rPr>
          <w:rFonts w:ascii="Arial" w:hAnsi="Arial" w:cs="Arial"/>
          <w:color w:val="000000"/>
          <w:sz w:val="20"/>
        </w:rPr>
        <w:t xml:space="preserve"> Membership object represents a member membership to a group.</w:t>
      </w:r>
    </w:p>
    <w:p w:rsidR="003E140D" w:rsidRDefault="003E140D" w:rsidP="003E140D"/>
    <w:p w:rsidR="003E140D" w:rsidRDefault="003E140D" w:rsidP="003E140D"/>
    <w:p w:rsidR="003E140D" w:rsidRDefault="003E140D" w:rsidP="003E140D"/>
    <w:p w:rsidR="003E140D" w:rsidRDefault="003E140D" w:rsidP="003E140D">
      <w:pPr>
        <w:pStyle w:val="Caption"/>
        <w:jc w:val="center"/>
        <w:rPr>
          <w:i/>
          <w:color w:val="000000"/>
        </w:rPr>
      </w:pPr>
      <w:bookmarkStart w:id="149" w:name="_Toc247950442"/>
      <w:r w:rsidRPr="0025326E">
        <w:rPr>
          <w:i/>
          <w:color w:val="000000"/>
        </w:rPr>
        <w:t xml:space="preserve">Figure </w:t>
      </w:r>
      <w:r w:rsidR="00754D31" w:rsidRPr="0025326E">
        <w:rPr>
          <w:i/>
          <w:color w:val="000000"/>
        </w:rPr>
        <w:fldChar w:fldCharType="begin"/>
      </w:r>
      <w:r w:rsidRPr="0025326E">
        <w:rPr>
          <w:i/>
          <w:color w:val="000000"/>
        </w:rPr>
        <w:instrText xml:space="preserve"> SEQ Figure \* ARABIC </w:instrText>
      </w:r>
      <w:r w:rsidR="00754D31" w:rsidRPr="0025326E">
        <w:rPr>
          <w:i/>
          <w:color w:val="000000"/>
        </w:rPr>
        <w:fldChar w:fldCharType="separate"/>
      </w:r>
      <w:r w:rsidR="000934A8">
        <w:rPr>
          <w:i/>
          <w:noProof/>
          <w:color w:val="000000"/>
        </w:rPr>
        <w:t>45</w:t>
      </w:r>
      <w:r w:rsidR="00754D31" w:rsidRPr="0025326E">
        <w:rPr>
          <w:i/>
          <w:color w:val="000000"/>
        </w:rPr>
        <w:fldChar w:fldCharType="end"/>
      </w:r>
      <w:r w:rsidRPr="0025326E">
        <w:rPr>
          <w:i/>
          <w:color w:val="000000"/>
        </w:rPr>
        <w:t xml:space="preserve"> Grid Grouper </w:t>
      </w:r>
      <w:r>
        <w:rPr>
          <w:i/>
          <w:color w:val="000000"/>
        </w:rPr>
        <w:t>Interfaces</w:t>
      </w:r>
      <w:bookmarkEnd w:id="149"/>
    </w:p>
    <w:p w:rsidR="003E140D" w:rsidRDefault="003E140D" w:rsidP="003E140D">
      <w:pPr>
        <w:pStyle w:val="Heading3"/>
      </w:pPr>
      <w:bookmarkStart w:id="150" w:name="_Toc248115676"/>
      <w:r>
        <w:t>Operations</w:t>
      </w:r>
      <w:bookmarkEnd w:id="150"/>
    </w:p>
    <w:p w:rsidR="003E140D" w:rsidRPr="008D6A31" w:rsidRDefault="003E140D" w:rsidP="003E140D">
      <w:pPr>
        <w:rPr>
          <w:rFonts w:ascii="Arial" w:hAnsi="Arial" w:cs="Arial"/>
          <w:sz w:val="20"/>
        </w:rPr>
      </w:pPr>
      <w:r w:rsidRPr="008D6A31">
        <w:rPr>
          <w:rFonts w:ascii="Arial" w:hAnsi="Arial" w:cs="Arial"/>
          <w:sz w:val="20"/>
        </w:rPr>
        <w:t>Following are the operations exposed by GridGrouper web service to interface with its clients.</w:t>
      </w:r>
    </w:p>
    <w:p w:rsidR="003E140D" w:rsidRPr="008D6A31"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getStem</w:t>
      </w:r>
      <w:r>
        <w:rPr>
          <w:rFonts w:ascii="Arial" w:hAnsi="Arial" w:cs="Arial"/>
          <w:sz w:val="20"/>
        </w:rPr>
        <w:t>()</w:t>
      </w:r>
    </w:p>
    <w:p w:rsidR="003E140D" w:rsidRPr="005E6953"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 stem</w:t>
      </w:r>
    </w:p>
    <w:p w:rsidR="003E140D" w:rsidRDefault="003E140D" w:rsidP="003E140D">
      <w:pPr>
        <w:rPr>
          <w:rFonts w:ascii="Arial" w:hAnsi="Arial" w:cs="Arial"/>
          <w:sz w:val="20"/>
        </w:rPr>
      </w:pPr>
      <w:r w:rsidRPr="00BD33DF">
        <w:rPr>
          <w:rFonts w:ascii="Arial" w:hAnsi="Arial" w:cs="Arial"/>
          <w:b/>
          <w:sz w:val="20"/>
        </w:rPr>
        <w:lastRenderedPageBreak/>
        <w:tab/>
        <w:t xml:space="preserve">Input: </w:t>
      </w:r>
      <w:r w:rsidRPr="00BD33DF">
        <w:rPr>
          <w:rFonts w:ascii="Arial" w:hAnsi="Arial" w:cs="Arial"/>
          <w:sz w:val="20"/>
        </w:rPr>
        <w:t>gov.nih.nci.cagrid.gridgrouper.bean.StemIdentifier</w:t>
      </w:r>
    </w:p>
    <w:p w:rsidR="008045B4" w:rsidRPr="008045B4" w:rsidRDefault="008045B4" w:rsidP="003E140D">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3E140D">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gov.nih.nci.cagrid.gridgrouper.bean.StemDescriptor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StemDescriptor</w:t>
      </w:r>
    </w:p>
    <w:p w:rsidR="003E140D" w:rsidRPr="009924EF"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D0695B">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51042B" w:rsidRDefault="00190FAE" w:rsidP="003E140D">
      <w:pPr>
        <w:rPr>
          <w:rFonts w:ascii="Arial" w:hAnsi="Arial" w:cs="Arial"/>
          <w:b/>
          <w:sz w:val="20"/>
        </w:rPr>
      </w:pPr>
      <w:r w:rsidRPr="00190FAE">
        <w:rPr>
          <w:rFonts w:ascii="Arial" w:hAnsi="Arial" w:cs="Arial"/>
          <w:b/>
          <w:sz w:val="20"/>
        </w:rPr>
        <w:tab/>
        <w:t>Pre-condition:</w:t>
      </w:r>
      <w:r w:rsidR="0051042B">
        <w:rPr>
          <w:rFonts w:ascii="Arial" w:hAnsi="Arial" w:cs="Arial"/>
          <w:b/>
          <w:sz w:val="20"/>
        </w:rPr>
        <w:t xml:space="preserve"> </w:t>
      </w:r>
    </w:p>
    <w:p w:rsidR="00232A08" w:rsidRPr="0051042B" w:rsidRDefault="00B815C4" w:rsidP="008E72E8">
      <w:pPr>
        <w:pStyle w:val="ListParagraph"/>
        <w:numPr>
          <w:ilvl w:val="0"/>
          <w:numId w:val="54"/>
        </w:numPr>
        <w:rPr>
          <w:rFonts w:ascii="Arial" w:hAnsi="Arial" w:cs="Arial"/>
          <w:sz w:val="20"/>
        </w:rPr>
      </w:pPr>
      <w:r>
        <w:rPr>
          <w:rFonts w:ascii="Arial" w:hAnsi="Arial" w:cs="Arial"/>
          <w:sz w:val="20"/>
        </w:rPr>
        <w:t>None</w:t>
      </w:r>
    </w:p>
    <w:p w:rsidR="0051042B" w:rsidRDefault="00190FAE" w:rsidP="003E140D">
      <w:pPr>
        <w:rPr>
          <w:rFonts w:ascii="Arial" w:hAnsi="Arial" w:cs="Arial"/>
          <w:b/>
          <w:sz w:val="20"/>
        </w:rPr>
      </w:pPr>
      <w:r w:rsidRPr="00190FAE">
        <w:rPr>
          <w:rFonts w:ascii="Arial" w:hAnsi="Arial" w:cs="Arial"/>
          <w:b/>
          <w:sz w:val="20"/>
        </w:rPr>
        <w:tab/>
        <w:t>Post-condition:</w:t>
      </w:r>
      <w:r w:rsidR="0051042B">
        <w:rPr>
          <w:rFonts w:ascii="Arial" w:hAnsi="Arial" w:cs="Arial"/>
          <w:b/>
          <w:sz w:val="20"/>
        </w:rPr>
        <w:t xml:space="preserve"> </w:t>
      </w:r>
    </w:p>
    <w:p w:rsidR="00190FAE" w:rsidRPr="0051042B" w:rsidRDefault="0051042B" w:rsidP="008E72E8">
      <w:pPr>
        <w:pStyle w:val="ListParagraph"/>
        <w:numPr>
          <w:ilvl w:val="0"/>
          <w:numId w:val="54"/>
        </w:numPr>
        <w:rPr>
          <w:rFonts w:ascii="Arial" w:hAnsi="Arial" w:cs="Arial"/>
          <w:sz w:val="20"/>
        </w:rPr>
      </w:pPr>
      <w:r w:rsidRPr="0051042B">
        <w:rPr>
          <w:rFonts w:ascii="Arial" w:hAnsi="Arial" w:cs="Arial"/>
          <w:sz w:val="20"/>
        </w:rPr>
        <w:t xml:space="preserve">Return stem </w:t>
      </w:r>
      <w:r w:rsidR="00B815C4">
        <w:rPr>
          <w:rFonts w:ascii="Arial" w:hAnsi="Arial" w:cs="Arial"/>
          <w:sz w:val="20"/>
        </w:rPr>
        <w:t>matched with</w:t>
      </w:r>
      <w:r w:rsidRPr="0051042B">
        <w:rPr>
          <w:rFonts w:ascii="Arial" w:hAnsi="Arial" w:cs="Arial"/>
          <w:sz w:val="20"/>
        </w:rPr>
        <w:t xml:space="preserve"> given identifier.</w:t>
      </w:r>
    </w:p>
    <w:p w:rsidR="0051042B" w:rsidRDefault="0051042B"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51042B" w:rsidRPr="00190FAE" w:rsidRDefault="0051042B" w:rsidP="0051042B">
      <w:pPr>
        <w:ind w:left="720" w:firstLine="720"/>
        <w:rPr>
          <w:rFonts w:ascii="Arial" w:hAnsi="Arial" w:cs="Arial"/>
          <w:b/>
          <w:sz w:val="20"/>
        </w:rPr>
      </w:pPr>
    </w:p>
    <w:p w:rsidR="00190FAE" w:rsidRPr="00BD33DF" w:rsidRDefault="00190FAE"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getChildStems</w:t>
      </w:r>
      <w:r>
        <w:rPr>
          <w:rFonts w:ascii="Arial" w:hAnsi="Arial" w:cs="Arial"/>
          <w:sz w:val="20"/>
        </w:rPr>
        <w:t>()</w:t>
      </w:r>
    </w:p>
    <w:p w:rsidR="003E140D" w:rsidRPr="00A43AE6"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all child stems for a given stem</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gov.nih.nci.cagrid.gridgrouper.bean.StemDescriptor[]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StemDescriptor</w:t>
      </w:r>
    </w:p>
    <w:p w:rsidR="003E140D" w:rsidRPr="009924EF" w:rsidRDefault="003E140D" w:rsidP="003E140D">
      <w:pPr>
        <w:ind w:firstLine="720"/>
        <w:rPr>
          <w:rFonts w:ascii="Arial" w:hAnsi="Arial" w:cs="Arial"/>
          <w:sz w:val="20"/>
        </w:rPr>
      </w:pPr>
      <w:r>
        <w:rPr>
          <w:rFonts w:ascii="Arial" w:hAnsi="Arial" w:cs="Arial"/>
          <w:b/>
          <w:sz w:val="20"/>
        </w:rPr>
        <w:t>Actors:</w:t>
      </w:r>
      <w:r>
        <w:rPr>
          <w:rFonts w:ascii="Arial" w:hAnsi="Arial" w:cs="Arial"/>
          <w:sz w:val="20"/>
        </w:rPr>
        <w:t xml:space="preserve"> </w:t>
      </w:r>
      <w:r w:rsidR="00D0695B">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B815C4" w:rsidRDefault="00B815C4" w:rsidP="00B815C4">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B815C4" w:rsidRPr="0051042B" w:rsidRDefault="00B815C4" w:rsidP="008E72E8">
      <w:pPr>
        <w:pStyle w:val="ListParagraph"/>
        <w:numPr>
          <w:ilvl w:val="0"/>
          <w:numId w:val="54"/>
        </w:numPr>
        <w:rPr>
          <w:rFonts w:ascii="Arial" w:hAnsi="Arial" w:cs="Arial"/>
          <w:sz w:val="20"/>
        </w:rPr>
      </w:pPr>
      <w:r>
        <w:rPr>
          <w:rFonts w:ascii="Arial" w:hAnsi="Arial" w:cs="Arial"/>
          <w:sz w:val="20"/>
        </w:rPr>
        <w:t>None</w:t>
      </w:r>
    </w:p>
    <w:p w:rsidR="00B815C4" w:rsidRDefault="00B815C4" w:rsidP="00B815C4">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B815C4" w:rsidRPr="0051042B" w:rsidRDefault="00B815C4" w:rsidP="008E72E8">
      <w:pPr>
        <w:pStyle w:val="ListParagraph"/>
        <w:numPr>
          <w:ilvl w:val="0"/>
          <w:numId w:val="54"/>
        </w:numPr>
        <w:rPr>
          <w:rFonts w:ascii="Arial" w:hAnsi="Arial" w:cs="Arial"/>
          <w:sz w:val="20"/>
        </w:rPr>
      </w:pPr>
      <w:r w:rsidRPr="0051042B">
        <w:rPr>
          <w:rFonts w:ascii="Arial" w:hAnsi="Arial" w:cs="Arial"/>
          <w:sz w:val="20"/>
        </w:rPr>
        <w:t xml:space="preserve">Return </w:t>
      </w:r>
      <w:r>
        <w:rPr>
          <w:rFonts w:ascii="Arial" w:hAnsi="Arial" w:cs="Arial"/>
          <w:sz w:val="20"/>
        </w:rPr>
        <w:t xml:space="preserve">child </w:t>
      </w:r>
      <w:r w:rsidRPr="0051042B">
        <w:rPr>
          <w:rFonts w:ascii="Arial" w:hAnsi="Arial" w:cs="Arial"/>
          <w:sz w:val="20"/>
        </w:rPr>
        <w:t>stem</w:t>
      </w:r>
      <w:r>
        <w:rPr>
          <w:rFonts w:ascii="Arial" w:hAnsi="Arial" w:cs="Arial"/>
          <w:sz w:val="20"/>
        </w:rPr>
        <w:t>s</w:t>
      </w:r>
      <w:r w:rsidRPr="0051042B">
        <w:rPr>
          <w:rFonts w:ascii="Arial" w:hAnsi="Arial" w:cs="Arial"/>
          <w:sz w:val="20"/>
        </w:rPr>
        <w:t xml:space="preserve"> </w:t>
      </w:r>
      <w:r>
        <w:rPr>
          <w:rFonts w:ascii="Arial" w:hAnsi="Arial" w:cs="Arial"/>
          <w:sz w:val="20"/>
        </w:rPr>
        <w:t>for a parent stem matched with</w:t>
      </w:r>
      <w:r w:rsidRPr="0051042B">
        <w:rPr>
          <w:rFonts w:ascii="Arial" w:hAnsi="Arial" w:cs="Arial"/>
          <w:sz w:val="20"/>
        </w:rPr>
        <w:t xml:space="preserve"> given identifier.</w:t>
      </w:r>
    </w:p>
    <w:p w:rsidR="00B815C4" w:rsidRDefault="00B815C4"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getParentStem</w:t>
      </w:r>
      <w:r>
        <w:rPr>
          <w:rFonts w:ascii="Arial" w:hAnsi="Arial" w:cs="Arial"/>
          <w:sz w:val="20"/>
        </w:rPr>
        <w:t>()</w:t>
      </w:r>
    </w:p>
    <w:p w:rsidR="003E140D" w:rsidRPr="00157649"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 parent stem for a given stem</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gov.nih.nci.cagrid.gridgrouper.bean.StemDescriptor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StemDescriptor</w:t>
      </w:r>
    </w:p>
    <w:p w:rsidR="003E140D" w:rsidRPr="002737CB"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D0695B">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B815C4" w:rsidRDefault="00B815C4" w:rsidP="00B815C4">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B815C4" w:rsidRPr="0051042B" w:rsidRDefault="00B815C4" w:rsidP="008E72E8">
      <w:pPr>
        <w:pStyle w:val="ListParagraph"/>
        <w:numPr>
          <w:ilvl w:val="0"/>
          <w:numId w:val="54"/>
        </w:numPr>
        <w:rPr>
          <w:rFonts w:ascii="Arial" w:hAnsi="Arial" w:cs="Arial"/>
          <w:sz w:val="20"/>
        </w:rPr>
      </w:pPr>
      <w:r>
        <w:rPr>
          <w:rFonts w:ascii="Arial" w:hAnsi="Arial" w:cs="Arial"/>
          <w:sz w:val="20"/>
        </w:rPr>
        <w:t>None</w:t>
      </w:r>
    </w:p>
    <w:p w:rsidR="00B815C4" w:rsidRDefault="00B815C4" w:rsidP="00B815C4">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B815C4" w:rsidRPr="0051042B" w:rsidRDefault="00B815C4" w:rsidP="008E72E8">
      <w:pPr>
        <w:pStyle w:val="ListParagraph"/>
        <w:numPr>
          <w:ilvl w:val="0"/>
          <w:numId w:val="54"/>
        </w:numPr>
        <w:rPr>
          <w:rFonts w:ascii="Arial" w:hAnsi="Arial" w:cs="Arial"/>
          <w:sz w:val="20"/>
        </w:rPr>
      </w:pPr>
      <w:r w:rsidRPr="0051042B">
        <w:rPr>
          <w:rFonts w:ascii="Arial" w:hAnsi="Arial" w:cs="Arial"/>
          <w:sz w:val="20"/>
        </w:rPr>
        <w:t xml:space="preserve">Return </w:t>
      </w:r>
      <w:r>
        <w:rPr>
          <w:rFonts w:ascii="Arial" w:hAnsi="Arial" w:cs="Arial"/>
          <w:sz w:val="20"/>
        </w:rPr>
        <w:t xml:space="preserve">parent </w:t>
      </w:r>
      <w:r w:rsidRPr="0051042B">
        <w:rPr>
          <w:rFonts w:ascii="Arial" w:hAnsi="Arial" w:cs="Arial"/>
          <w:sz w:val="20"/>
        </w:rPr>
        <w:t xml:space="preserve">stem </w:t>
      </w:r>
      <w:r>
        <w:rPr>
          <w:rFonts w:ascii="Arial" w:hAnsi="Arial" w:cs="Arial"/>
          <w:sz w:val="20"/>
        </w:rPr>
        <w:t>matched with</w:t>
      </w:r>
      <w:r w:rsidRPr="0051042B">
        <w:rPr>
          <w:rFonts w:ascii="Arial" w:hAnsi="Arial" w:cs="Arial"/>
          <w:sz w:val="20"/>
        </w:rPr>
        <w:t xml:space="preserve"> given </w:t>
      </w:r>
      <w:r>
        <w:rPr>
          <w:rFonts w:ascii="Arial" w:hAnsi="Arial" w:cs="Arial"/>
          <w:sz w:val="20"/>
        </w:rPr>
        <w:t xml:space="preserve">child stem </w:t>
      </w:r>
      <w:r w:rsidRPr="0051042B">
        <w:rPr>
          <w:rFonts w:ascii="Arial" w:hAnsi="Arial" w:cs="Arial"/>
          <w:sz w:val="20"/>
        </w:rPr>
        <w:t>identifier.</w:t>
      </w:r>
    </w:p>
    <w:p w:rsidR="00B815C4" w:rsidRDefault="00B815C4"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B815C4" w:rsidRPr="00BD33DF" w:rsidRDefault="00B815C4" w:rsidP="003E140D">
      <w:pPr>
        <w:rPr>
          <w:rFonts w:ascii="Arial" w:hAnsi="Arial" w:cs="Arial"/>
          <w:sz w:val="20"/>
        </w:rPr>
      </w:pP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getSubjectsWithStemPrivilege</w:t>
      </w:r>
      <w:r>
        <w:rPr>
          <w:rFonts w:ascii="Arial" w:hAnsi="Arial" w:cs="Arial"/>
          <w:sz w:val="20"/>
        </w:rPr>
        <w:t>()</w:t>
      </w:r>
    </w:p>
    <w:p w:rsidR="003E140D" w:rsidRPr="0026037E"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all members with stem privilages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8045B4">
        <w:rPr>
          <w:rFonts w:ascii="Arial" w:hAnsi="Arial" w:cs="Arial"/>
          <w:b/>
          <w:sz w:val="20"/>
        </w:rPr>
        <w:t xml:space="preserve">  </w:t>
      </w:r>
      <w:r w:rsidRPr="00BD33DF">
        <w:rPr>
          <w:rFonts w:ascii="Arial" w:hAnsi="Arial" w:cs="Arial"/>
          <w:sz w:val="20"/>
        </w:rPr>
        <w:t>gov.nih.nci.cagrid.gridgrouper.bean.StemIdentifier,</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gov.nih.nci.cagrid.gridgrouper.bean.StemPrivilegeType</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StemPrivilegeType</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java.lang.String[]</w:t>
      </w:r>
    </w:p>
    <w:p w:rsidR="003E140D" w:rsidRPr="009316E6"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B815C4" w:rsidRDefault="00B815C4" w:rsidP="00B815C4">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B815C4" w:rsidRPr="0051042B" w:rsidRDefault="00B815C4" w:rsidP="008E72E8">
      <w:pPr>
        <w:pStyle w:val="ListParagraph"/>
        <w:numPr>
          <w:ilvl w:val="0"/>
          <w:numId w:val="54"/>
        </w:numPr>
        <w:rPr>
          <w:rFonts w:ascii="Arial" w:hAnsi="Arial" w:cs="Arial"/>
          <w:sz w:val="20"/>
        </w:rPr>
      </w:pPr>
      <w:r>
        <w:rPr>
          <w:rFonts w:ascii="Arial" w:hAnsi="Arial" w:cs="Arial"/>
          <w:sz w:val="20"/>
        </w:rPr>
        <w:t>Valid stem identifier and privilege type</w:t>
      </w:r>
      <w:r w:rsidR="00D0695B">
        <w:rPr>
          <w:rFonts w:ascii="Arial" w:hAnsi="Arial" w:cs="Arial"/>
          <w:sz w:val="20"/>
        </w:rPr>
        <w:t xml:space="preserve"> (“Create” or “Stem”)</w:t>
      </w:r>
      <w:r>
        <w:rPr>
          <w:rFonts w:ascii="Arial" w:hAnsi="Arial" w:cs="Arial"/>
          <w:sz w:val="20"/>
        </w:rPr>
        <w:t xml:space="preserve"> as input</w:t>
      </w:r>
      <w:r w:rsidR="00D0695B">
        <w:rPr>
          <w:rFonts w:ascii="Arial" w:hAnsi="Arial" w:cs="Arial"/>
          <w:sz w:val="20"/>
        </w:rPr>
        <w:t>.</w:t>
      </w:r>
    </w:p>
    <w:p w:rsidR="00B815C4" w:rsidRDefault="00B815C4" w:rsidP="00B815C4">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B815C4" w:rsidRDefault="00B815C4" w:rsidP="008E72E8">
      <w:pPr>
        <w:pStyle w:val="ListParagraph"/>
        <w:numPr>
          <w:ilvl w:val="0"/>
          <w:numId w:val="54"/>
        </w:numPr>
        <w:rPr>
          <w:rFonts w:ascii="Arial" w:hAnsi="Arial" w:cs="Arial"/>
          <w:sz w:val="20"/>
        </w:rPr>
      </w:pPr>
      <w:r w:rsidRPr="0051042B">
        <w:rPr>
          <w:rFonts w:ascii="Arial" w:hAnsi="Arial" w:cs="Arial"/>
          <w:sz w:val="20"/>
        </w:rPr>
        <w:t xml:space="preserve">Return </w:t>
      </w:r>
      <w:r>
        <w:rPr>
          <w:rFonts w:ascii="Arial" w:hAnsi="Arial" w:cs="Arial"/>
          <w:sz w:val="20"/>
        </w:rPr>
        <w:t xml:space="preserve">all subjects with stem privileges if </w:t>
      </w:r>
      <w:r w:rsidR="00D0695B">
        <w:rPr>
          <w:rFonts w:ascii="Arial" w:hAnsi="Arial" w:cs="Arial"/>
          <w:sz w:val="20"/>
        </w:rPr>
        <w:t>the request is about</w:t>
      </w:r>
      <w:r>
        <w:rPr>
          <w:rFonts w:ascii="Arial" w:hAnsi="Arial" w:cs="Arial"/>
          <w:sz w:val="20"/>
        </w:rPr>
        <w:t xml:space="preserve"> stem privileges.</w:t>
      </w:r>
    </w:p>
    <w:p w:rsidR="00B815C4" w:rsidRPr="0051042B" w:rsidRDefault="00B815C4" w:rsidP="008E72E8">
      <w:pPr>
        <w:pStyle w:val="ListParagraph"/>
        <w:numPr>
          <w:ilvl w:val="0"/>
          <w:numId w:val="54"/>
        </w:numPr>
        <w:rPr>
          <w:rFonts w:ascii="Arial" w:hAnsi="Arial" w:cs="Arial"/>
          <w:sz w:val="20"/>
        </w:rPr>
      </w:pPr>
      <w:r>
        <w:rPr>
          <w:rFonts w:ascii="Arial" w:hAnsi="Arial" w:cs="Arial"/>
          <w:sz w:val="20"/>
        </w:rPr>
        <w:t xml:space="preserve">Return all subjects with create privileges if </w:t>
      </w:r>
      <w:r w:rsidR="00D0695B">
        <w:rPr>
          <w:rFonts w:ascii="Arial" w:hAnsi="Arial" w:cs="Arial"/>
          <w:sz w:val="20"/>
        </w:rPr>
        <w:t xml:space="preserve">the request is about </w:t>
      </w:r>
      <w:r>
        <w:rPr>
          <w:rFonts w:ascii="Arial" w:hAnsi="Arial" w:cs="Arial"/>
          <w:sz w:val="20"/>
        </w:rPr>
        <w:t>create privileges.</w:t>
      </w:r>
    </w:p>
    <w:p w:rsidR="00B815C4" w:rsidRDefault="00B815C4" w:rsidP="008E72E8">
      <w:pPr>
        <w:pStyle w:val="ListParagraph"/>
        <w:numPr>
          <w:ilvl w:val="0"/>
          <w:numId w:val="43"/>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getStemPrivileges</w:t>
      </w:r>
      <w:r>
        <w:rPr>
          <w:rFonts w:ascii="Arial" w:hAnsi="Arial" w:cs="Arial"/>
          <w:sz w:val="20"/>
        </w:rPr>
        <w:t>()</w:t>
      </w:r>
    </w:p>
    <w:p w:rsidR="003E140D" w:rsidRPr="003A371B"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Get stem privilages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subject</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gov.nih.nci.cagrid.gridgrouper.bean.StemPrivilege[]</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StemPrivilege</w:t>
      </w:r>
    </w:p>
    <w:p w:rsidR="003E140D" w:rsidRPr="00503186"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D0695B" w:rsidRDefault="00D0695B" w:rsidP="00D0695B">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0695B" w:rsidRPr="0051042B" w:rsidRDefault="00D0695B" w:rsidP="008E72E8">
      <w:pPr>
        <w:pStyle w:val="ListParagraph"/>
        <w:numPr>
          <w:ilvl w:val="0"/>
          <w:numId w:val="54"/>
        </w:numPr>
        <w:rPr>
          <w:rFonts w:ascii="Arial" w:hAnsi="Arial" w:cs="Arial"/>
          <w:sz w:val="20"/>
        </w:rPr>
      </w:pPr>
      <w:r>
        <w:rPr>
          <w:rFonts w:ascii="Arial" w:hAnsi="Arial" w:cs="Arial"/>
          <w:sz w:val="20"/>
        </w:rPr>
        <w:t>Valid stem identifier and subject as input.</w:t>
      </w:r>
    </w:p>
    <w:p w:rsidR="00D0695B" w:rsidRDefault="00D0695B" w:rsidP="00D0695B">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0695B" w:rsidRDefault="00D0695B" w:rsidP="008E72E8">
      <w:pPr>
        <w:pStyle w:val="ListParagraph"/>
        <w:numPr>
          <w:ilvl w:val="0"/>
          <w:numId w:val="54"/>
        </w:numPr>
        <w:rPr>
          <w:rFonts w:ascii="Arial" w:hAnsi="Arial" w:cs="Arial"/>
          <w:sz w:val="20"/>
        </w:rPr>
      </w:pPr>
      <w:r w:rsidRPr="0051042B">
        <w:rPr>
          <w:rFonts w:ascii="Arial" w:hAnsi="Arial" w:cs="Arial"/>
          <w:sz w:val="20"/>
        </w:rPr>
        <w:t xml:space="preserve">Return </w:t>
      </w:r>
      <w:r>
        <w:rPr>
          <w:rFonts w:ascii="Arial" w:hAnsi="Arial" w:cs="Arial"/>
          <w:sz w:val="20"/>
        </w:rPr>
        <w:t>all stem privileges for the given stem and subject.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hasStemPrivilege</w:t>
      </w:r>
      <w:r>
        <w:rPr>
          <w:rFonts w:ascii="Arial" w:hAnsi="Arial" w:cs="Arial"/>
          <w:sz w:val="20"/>
        </w:rPr>
        <w:t>()</w:t>
      </w:r>
    </w:p>
    <w:p w:rsidR="003E140D" w:rsidRPr="00757C77"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if a subject has stem privilages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 xml:space="preserve">gov.nih.nci.cagrid.gridgrouper.bean.StemIdentifier, </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subject,</w:t>
      </w:r>
    </w:p>
    <w:p w:rsidR="003E140D" w:rsidRPr="00BD33DF" w:rsidRDefault="003E140D" w:rsidP="003E140D">
      <w:pPr>
        <w:ind w:firstLine="720"/>
        <w:rPr>
          <w:rFonts w:ascii="Arial" w:hAnsi="Arial" w:cs="Arial"/>
          <w:sz w:val="20"/>
        </w:rPr>
      </w:pPr>
      <w:r w:rsidRPr="00BD33DF">
        <w:rPr>
          <w:rFonts w:ascii="Arial" w:hAnsi="Arial" w:cs="Arial"/>
          <w:sz w:val="20"/>
        </w:rPr>
        <w:t xml:space="preserve">        </w:t>
      </w:r>
      <w:r w:rsidRPr="00BD33DF">
        <w:rPr>
          <w:rFonts w:ascii="Arial" w:hAnsi="Arial" w:cs="Arial"/>
          <w:sz w:val="20"/>
        </w:rPr>
        <w:tab/>
        <w:t>gov.nih.nci.cagrid.gridgrouper.bean.StemPrivilegeType</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StemPrivilegeType</w:t>
      </w:r>
    </w:p>
    <w:p w:rsidR="003E140D" w:rsidRDefault="003E140D" w:rsidP="003E140D">
      <w:pPr>
        <w:rPr>
          <w:rFonts w:ascii="Arial" w:hAnsi="Arial" w:cs="Arial"/>
          <w:sz w:val="20"/>
        </w:rPr>
      </w:pPr>
      <w:r w:rsidRPr="00BD33DF">
        <w:rPr>
          <w:rFonts w:ascii="Arial" w:hAnsi="Arial" w:cs="Arial"/>
          <w:b/>
          <w:sz w:val="20"/>
        </w:rPr>
        <w:tab/>
        <w:t xml:space="preserve">Output: </w:t>
      </w:r>
      <w:r>
        <w:rPr>
          <w:rFonts w:ascii="Arial" w:hAnsi="Arial" w:cs="Arial"/>
          <w:sz w:val="20"/>
        </w:rPr>
        <w:t>Boolean</w:t>
      </w:r>
    </w:p>
    <w:p w:rsidR="003E140D" w:rsidRPr="006C0933"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D0695B" w:rsidRDefault="00D0695B" w:rsidP="00D0695B">
      <w:pPr>
        <w:rPr>
          <w:rFonts w:ascii="Arial" w:hAnsi="Arial" w:cs="Arial"/>
          <w:b/>
          <w:sz w:val="20"/>
        </w:rPr>
      </w:pPr>
      <w:r w:rsidRPr="00190FAE">
        <w:rPr>
          <w:rFonts w:ascii="Arial" w:hAnsi="Arial" w:cs="Arial"/>
          <w:b/>
          <w:sz w:val="20"/>
        </w:rPr>
        <w:lastRenderedPageBreak/>
        <w:tab/>
        <w:t>Pre-condition:</w:t>
      </w:r>
      <w:r>
        <w:rPr>
          <w:rFonts w:ascii="Arial" w:hAnsi="Arial" w:cs="Arial"/>
          <w:b/>
          <w:sz w:val="20"/>
        </w:rPr>
        <w:t xml:space="preserve"> </w:t>
      </w:r>
    </w:p>
    <w:p w:rsidR="00D0695B" w:rsidRPr="0051042B" w:rsidRDefault="00D0695B" w:rsidP="008E72E8">
      <w:pPr>
        <w:pStyle w:val="ListParagraph"/>
        <w:numPr>
          <w:ilvl w:val="0"/>
          <w:numId w:val="54"/>
        </w:numPr>
        <w:rPr>
          <w:rFonts w:ascii="Arial" w:hAnsi="Arial" w:cs="Arial"/>
          <w:sz w:val="20"/>
        </w:rPr>
      </w:pPr>
      <w:r>
        <w:rPr>
          <w:rFonts w:ascii="Arial" w:hAnsi="Arial" w:cs="Arial"/>
          <w:sz w:val="20"/>
        </w:rPr>
        <w:t>Valid stem identifier and privilege type (“Create” or “Stem”) and subject as input.</w:t>
      </w:r>
    </w:p>
    <w:p w:rsidR="00D0695B" w:rsidRDefault="00D0695B" w:rsidP="00D0695B">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0695B" w:rsidRDefault="00D0695B" w:rsidP="008E72E8">
      <w:pPr>
        <w:pStyle w:val="ListParagraph"/>
        <w:numPr>
          <w:ilvl w:val="0"/>
          <w:numId w:val="54"/>
        </w:numPr>
        <w:rPr>
          <w:rFonts w:ascii="Arial" w:hAnsi="Arial" w:cs="Arial"/>
          <w:sz w:val="20"/>
        </w:rPr>
      </w:pPr>
      <w:r w:rsidRPr="0051042B">
        <w:rPr>
          <w:rFonts w:ascii="Arial" w:hAnsi="Arial" w:cs="Arial"/>
          <w:sz w:val="20"/>
        </w:rPr>
        <w:t xml:space="preserve">Return </w:t>
      </w:r>
      <w:r>
        <w:rPr>
          <w:rFonts w:ascii="Arial" w:hAnsi="Arial" w:cs="Arial"/>
          <w:sz w:val="20"/>
        </w:rPr>
        <w:t>true if given subject has requested privilege.</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grantStemPrivilege</w:t>
      </w:r>
      <w:r>
        <w:rPr>
          <w:rFonts w:ascii="Arial" w:hAnsi="Arial" w:cs="Arial"/>
          <w:sz w:val="20"/>
        </w:rPr>
        <w:t>()</w:t>
      </w:r>
    </w:p>
    <w:p w:rsidR="003E140D" w:rsidRPr="000A7C87"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Grant stem privilages to a given subject</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 xml:space="preserve">gov.nih.nci.cagrid.gridgrouper.bean.StemIdentifier, </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subject,</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gov.nih.nci.cagrid.gridgrouper.bean.StemPrivilegeType</w:t>
      </w:r>
    </w:p>
    <w:p w:rsidR="008045B4" w:rsidRPr="008045B4" w:rsidRDefault="008045B4" w:rsidP="008045B4">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8045B4" w:rsidRPr="008045B4" w:rsidRDefault="008045B4" w:rsidP="008045B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StemPrivilegeType</w:t>
      </w:r>
    </w:p>
    <w:p w:rsidR="003E140D" w:rsidRPr="00354CE9" w:rsidRDefault="003E140D" w:rsidP="003E140D">
      <w:pPr>
        <w:rPr>
          <w:rFonts w:ascii="Arial" w:hAnsi="Arial" w:cs="Arial"/>
          <w:sz w:val="20"/>
        </w:rPr>
      </w:pPr>
      <w:r w:rsidRPr="00BD33DF">
        <w:rPr>
          <w:rFonts w:ascii="Arial" w:hAnsi="Arial" w:cs="Arial"/>
          <w:b/>
          <w:sz w:val="20"/>
        </w:rPr>
        <w:tab/>
        <w:t xml:space="preserve">Output: </w:t>
      </w:r>
      <w:r w:rsidR="00D0695B">
        <w:rPr>
          <w:rFonts w:ascii="Arial" w:hAnsi="Arial" w:cs="Arial"/>
          <w:sz w:val="20"/>
        </w:rPr>
        <w:t>None</w:t>
      </w:r>
    </w:p>
    <w:p w:rsidR="003E140D" w:rsidRPr="00BD33DF" w:rsidRDefault="003E140D" w:rsidP="003E140D">
      <w:pPr>
        <w:ind w:firstLine="720"/>
        <w:rPr>
          <w:rFonts w:ascii="Arial" w:hAnsi="Arial" w:cs="Arial"/>
          <w:b/>
          <w:sz w:val="20"/>
        </w:rPr>
      </w:pPr>
      <w:r w:rsidRPr="002C5BA4">
        <w:rPr>
          <w:rFonts w:ascii="Arial" w:hAnsi="Arial" w:cs="Arial"/>
          <w:b/>
          <w:sz w:val="20"/>
        </w:rPr>
        <w:t>Actors:</w:t>
      </w:r>
      <w:r w:rsidRPr="002C5BA4">
        <w:rPr>
          <w:rFonts w:ascii="Arial" w:hAnsi="Arial" w:cs="Arial"/>
          <w:b/>
          <w:sz w:val="20"/>
        </w:rPr>
        <w:tab/>
      </w:r>
      <w:r w:rsidR="00D0695B" w:rsidRPr="00D0695B">
        <w:rPr>
          <w:rFonts w:ascii="Arial" w:hAnsi="Arial" w:cs="Arial"/>
          <w:sz w:val="20"/>
        </w:rPr>
        <w:t>User with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GrantPrivilegeFault,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SchemaFault</w:t>
      </w:r>
    </w:p>
    <w:p w:rsidR="00D0695B" w:rsidRDefault="00D0695B" w:rsidP="00D0695B">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0695B" w:rsidRDefault="00D0695B" w:rsidP="008E72E8">
      <w:pPr>
        <w:pStyle w:val="ListParagraph"/>
        <w:numPr>
          <w:ilvl w:val="0"/>
          <w:numId w:val="54"/>
        </w:numPr>
        <w:rPr>
          <w:rFonts w:ascii="Arial" w:hAnsi="Arial" w:cs="Arial"/>
          <w:sz w:val="20"/>
        </w:rPr>
      </w:pPr>
      <w:r>
        <w:rPr>
          <w:rFonts w:ascii="Arial" w:hAnsi="Arial" w:cs="Arial"/>
          <w:sz w:val="20"/>
        </w:rPr>
        <w:t>Caller has stem privilege</w:t>
      </w:r>
    </w:p>
    <w:p w:rsidR="00D0695B" w:rsidRDefault="00D0695B" w:rsidP="00D0695B">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0695B" w:rsidRDefault="00D0695B" w:rsidP="008E72E8">
      <w:pPr>
        <w:pStyle w:val="ListParagraph"/>
        <w:numPr>
          <w:ilvl w:val="0"/>
          <w:numId w:val="54"/>
        </w:numPr>
        <w:rPr>
          <w:rFonts w:ascii="Arial" w:hAnsi="Arial" w:cs="Arial"/>
          <w:sz w:val="20"/>
        </w:rPr>
      </w:pPr>
      <w:r>
        <w:rPr>
          <w:rFonts w:ascii="Arial" w:hAnsi="Arial" w:cs="Arial"/>
          <w:sz w:val="20"/>
        </w:rPr>
        <w:t>Assign stem privilege to requested subject</w:t>
      </w:r>
      <w:r w:rsidR="00CB0E57">
        <w:rPr>
          <w:rFonts w:ascii="Arial" w:hAnsi="Arial" w:cs="Arial"/>
          <w:sz w:val="20"/>
        </w:rPr>
        <w:t xml:space="preserve"> on given stem</w:t>
      </w:r>
      <w:r>
        <w:rPr>
          <w:rFonts w:ascii="Arial" w:hAnsi="Arial" w:cs="Arial"/>
          <w:sz w:val="20"/>
        </w:rPr>
        <w: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revokeStemPrivilege</w:t>
      </w:r>
      <w:r>
        <w:rPr>
          <w:rFonts w:ascii="Arial" w:hAnsi="Arial" w:cs="Arial"/>
          <w:sz w:val="20"/>
        </w:rPr>
        <w:t>()</w:t>
      </w:r>
    </w:p>
    <w:p w:rsidR="003E140D" w:rsidRPr="0080622E"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Revoke stem privilages to a given subject</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BF76A2" w:rsidRPr="008045B4" w:rsidRDefault="00BF76A2" w:rsidP="00BF76A2">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BF76A2" w:rsidRPr="008045B4" w:rsidRDefault="00BF76A2" w:rsidP="00BF76A2">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 xml:space="preserve"> java.lang.String subject,</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gov.nih.nci.cagrid.gridgrouper.bean.StemPrivilegeType</w:t>
      </w:r>
    </w:p>
    <w:p w:rsidR="00BF76A2" w:rsidRPr="008045B4" w:rsidRDefault="00BF76A2" w:rsidP="00BF76A2">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BF76A2" w:rsidRPr="008045B4" w:rsidRDefault="00BF76A2" w:rsidP="00BF76A2">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StemPrivilegeType</w:t>
      </w:r>
    </w:p>
    <w:p w:rsidR="003E140D" w:rsidRDefault="003E140D" w:rsidP="003E140D">
      <w:pPr>
        <w:rPr>
          <w:rFonts w:ascii="Arial" w:hAnsi="Arial" w:cs="Arial"/>
          <w:b/>
          <w:sz w:val="20"/>
        </w:rPr>
      </w:pPr>
      <w:r w:rsidRPr="00BD33DF">
        <w:rPr>
          <w:rFonts w:ascii="Arial" w:hAnsi="Arial" w:cs="Arial"/>
          <w:b/>
          <w:sz w:val="20"/>
        </w:rPr>
        <w:tab/>
        <w:t xml:space="preserve">Output: </w:t>
      </w:r>
    </w:p>
    <w:p w:rsidR="000A160B" w:rsidRPr="00BD33DF" w:rsidRDefault="000A160B" w:rsidP="000A160B">
      <w:pPr>
        <w:ind w:firstLine="720"/>
        <w:rPr>
          <w:rFonts w:ascii="Arial" w:hAnsi="Arial" w:cs="Arial"/>
          <w:b/>
          <w:sz w:val="20"/>
        </w:rPr>
      </w:pPr>
      <w:r w:rsidRPr="002C5BA4">
        <w:rPr>
          <w:rFonts w:ascii="Arial" w:hAnsi="Arial" w:cs="Arial"/>
          <w:b/>
          <w:sz w:val="20"/>
        </w:rPr>
        <w:t>Actors:</w:t>
      </w:r>
      <w:r w:rsidRPr="002C5BA4">
        <w:rPr>
          <w:rFonts w:ascii="Arial" w:hAnsi="Arial" w:cs="Arial"/>
          <w:b/>
          <w:sz w:val="20"/>
        </w:rPr>
        <w:tab/>
      </w:r>
      <w:r w:rsidRPr="00D0695B">
        <w:rPr>
          <w:rFonts w:ascii="Arial" w:hAnsi="Arial" w:cs="Arial"/>
          <w:sz w:val="20"/>
        </w:rPr>
        <w:t>User with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GrantPrivilegeFault,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SchemaFault</w:t>
      </w:r>
    </w:p>
    <w:p w:rsidR="00CB0E57" w:rsidRDefault="00CB0E57" w:rsidP="00CB0E57">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Caller has stem privilege</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Revoke stem privilege to requested subject on given stem.</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lastRenderedPageBreak/>
        <w:t>addChildStem</w:t>
      </w:r>
      <w:r>
        <w:rPr>
          <w:rFonts w:ascii="Arial" w:hAnsi="Arial" w:cs="Arial"/>
          <w:sz w:val="20"/>
        </w:rPr>
        <w:t>()</w:t>
      </w:r>
    </w:p>
    <w:p w:rsidR="003E140D" w:rsidRPr="00F330F6"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Add a child stem</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 stem,</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8045B4" w:rsidRDefault="002F0E8B" w:rsidP="002F0E8B">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extension,</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displayExtension</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gov.nih.nci.cagrid.gridgrouper.bean.StemDescriptor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StemDescriptor</w:t>
      </w:r>
    </w:p>
    <w:p w:rsidR="000A160B" w:rsidRPr="00BD33DF" w:rsidRDefault="000A160B" w:rsidP="000A160B">
      <w:pPr>
        <w:ind w:firstLine="720"/>
        <w:rPr>
          <w:rFonts w:ascii="Arial" w:hAnsi="Arial" w:cs="Arial"/>
          <w:b/>
          <w:sz w:val="20"/>
        </w:rPr>
      </w:pPr>
      <w:r w:rsidRPr="002C5BA4">
        <w:rPr>
          <w:rFonts w:ascii="Arial" w:hAnsi="Arial" w:cs="Arial"/>
          <w:b/>
          <w:sz w:val="20"/>
        </w:rPr>
        <w:t>Actors:</w:t>
      </w:r>
      <w:r w:rsidRPr="002C5BA4">
        <w:rPr>
          <w:rFonts w:ascii="Arial" w:hAnsi="Arial" w:cs="Arial"/>
          <w:b/>
          <w:sz w:val="20"/>
        </w:rPr>
        <w:tab/>
      </w:r>
      <w:r w:rsidRPr="00D0695B">
        <w:rPr>
          <w:rFonts w:ascii="Arial" w:hAnsi="Arial" w:cs="Arial"/>
          <w:sz w:val="20"/>
        </w:rPr>
        <w:t>User with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StemAddFault</w:t>
      </w:r>
    </w:p>
    <w:p w:rsidR="00CB0E57" w:rsidRDefault="00CB0E57" w:rsidP="00CB0E57">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Caller has stem privilege</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Child stem has been created for given stem.</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ind w:left="1440" w:firstLine="720"/>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deleteStem</w:t>
      </w:r>
      <w:r>
        <w:rPr>
          <w:rFonts w:ascii="Arial" w:hAnsi="Arial" w:cs="Arial"/>
          <w:sz w:val="20"/>
        </w:rPr>
        <w:t>()</w:t>
      </w:r>
    </w:p>
    <w:p w:rsidR="003E140D" w:rsidRPr="00F330F6"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Delete a stem</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b/>
          <w:sz w:val="20"/>
        </w:rPr>
      </w:pPr>
      <w:r w:rsidRPr="00BD33DF">
        <w:rPr>
          <w:rFonts w:ascii="Arial" w:hAnsi="Arial" w:cs="Arial"/>
          <w:b/>
          <w:sz w:val="20"/>
        </w:rPr>
        <w:tab/>
        <w:t xml:space="preserve">Output: </w:t>
      </w:r>
    </w:p>
    <w:p w:rsidR="000A160B" w:rsidRPr="00BD33DF" w:rsidRDefault="000A160B" w:rsidP="000A160B">
      <w:pPr>
        <w:ind w:firstLine="720"/>
        <w:rPr>
          <w:rFonts w:ascii="Arial" w:hAnsi="Arial" w:cs="Arial"/>
          <w:b/>
          <w:sz w:val="20"/>
        </w:rPr>
      </w:pPr>
      <w:r w:rsidRPr="002C5BA4">
        <w:rPr>
          <w:rFonts w:ascii="Arial" w:hAnsi="Arial" w:cs="Arial"/>
          <w:b/>
          <w:sz w:val="20"/>
        </w:rPr>
        <w:t>Actors:</w:t>
      </w:r>
      <w:r w:rsidRPr="002C5BA4">
        <w:rPr>
          <w:rFonts w:ascii="Arial" w:hAnsi="Arial" w:cs="Arial"/>
          <w:b/>
          <w:sz w:val="20"/>
        </w:rPr>
        <w:tab/>
      </w:r>
      <w:r w:rsidRPr="00D0695B">
        <w:rPr>
          <w:rFonts w:ascii="Arial" w:hAnsi="Arial" w:cs="Arial"/>
          <w:sz w:val="20"/>
        </w:rPr>
        <w:t>User with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StemDeleteFault</w:t>
      </w:r>
    </w:p>
    <w:p w:rsidR="00CB0E57" w:rsidRDefault="00CB0E57" w:rsidP="00CB0E57">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Caller has stem privilege</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A35C45" w:rsidRDefault="000A160B" w:rsidP="008E72E8">
      <w:pPr>
        <w:pStyle w:val="ListParagraph"/>
        <w:numPr>
          <w:ilvl w:val="0"/>
          <w:numId w:val="54"/>
        </w:numPr>
        <w:rPr>
          <w:rFonts w:ascii="Arial" w:hAnsi="Arial" w:cs="Arial"/>
          <w:sz w:val="20"/>
        </w:rPr>
      </w:pPr>
      <w:r>
        <w:rPr>
          <w:rFonts w:ascii="Arial" w:hAnsi="Arial" w:cs="Arial"/>
          <w:sz w:val="20"/>
        </w:rPr>
        <w:t>A</w:t>
      </w:r>
      <w:r w:rsidR="00A35C45">
        <w:rPr>
          <w:rFonts w:ascii="Arial" w:hAnsi="Arial" w:cs="Arial"/>
          <w:sz w:val="20"/>
        </w:rPr>
        <w:t>ll create and stem privileges on the stem</w:t>
      </w:r>
      <w:r>
        <w:rPr>
          <w:rFonts w:ascii="Arial" w:hAnsi="Arial" w:cs="Arial"/>
          <w:sz w:val="20"/>
        </w:rPr>
        <w:t xml:space="preserve"> to everyone have been revoked</w:t>
      </w:r>
      <w:r w:rsidR="00A35C45">
        <w:rPr>
          <w:rFonts w:ascii="Arial" w:hAnsi="Arial" w:cs="Arial"/>
          <w:sz w:val="20"/>
        </w:rPr>
        <w:t>.</w:t>
      </w:r>
    </w:p>
    <w:p w:rsidR="00A35C45" w:rsidRDefault="00A35C45" w:rsidP="008E72E8">
      <w:pPr>
        <w:pStyle w:val="ListParagraph"/>
        <w:numPr>
          <w:ilvl w:val="0"/>
          <w:numId w:val="54"/>
        </w:numPr>
        <w:rPr>
          <w:rFonts w:ascii="Arial" w:hAnsi="Arial" w:cs="Arial"/>
          <w:sz w:val="20"/>
        </w:rPr>
      </w:pPr>
      <w:r>
        <w:rPr>
          <w:rFonts w:ascii="Arial" w:hAnsi="Arial" w:cs="Arial"/>
          <w:sz w:val="20"/>
        </w:rPr>
        <w:t xml:space="preserve">Requested stem </w:t>
      </w:r>
      <w:r w:rsidRPr="00CB0E57">
        <w:rPr>
          <w:rFonts w:ascii="Arial" w:hAnsi="Arial" w:cs="Arial"/>
          <w:sz w:val="20"/>
        </w:rPr>
        <w:t xml:space="preserve">has been </w:t>
      </w:r>
      <w:r>
        <w:rPr>
          <w:rFonts w:ascii="Arial" w:hAnsi="Arial" w:cs="Arial"/>
          <w:sz w:val="20"/>
        </w:rPr>
        <w:t>deleted including its children.</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Default="003E140D" w:rsidP="003E140D">
      <w:pPr>
        <w:ind w:left="1440" w:firstLine="720"/>
        <w:rPr>
          <w:rFonts w:ascii="Arial" w:hAnsi="Arial" w:cs="Arial"/>
          <w:sz w:val="20"/>
        </w:rPr>
      </w:pPr>
    </w:p>
    <w:p w:rsidR="003E140D" w:rsidRPr="00BD33DF" w:rsidRDefault="003E140D" w:rsidP="003E140D">
      <w:pPr>
        <w:ind w:left="1440" w:firstLine="720"/>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getGroup</w:t>
      </w:r>
      <w:r>
        <w:rPr>
          <w:rFonts w:ascii="Arial" w:hAnsi="Arial" w:cs="Arial"/>
          <w:sz w:val="20"/>
        </w:rPr>
        <w:t>()</w:t>
      </w:r>
    </w:p>
    <w:p w:rsidR="003E140D" w:rsidRPr="00F25C80"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GroupDescriptor</w:t>
      </w:r>
    </w:p>
    <w:p w:rsidR="003E140D" w:rsidRPr="00F25C80"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0A160B">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GroupNotFoundFault</w:t>
      </w:r>
    </w:p>
    <w:p w:rsidR="00CB0E57" w:rsidRDefault="00CB0E57" w:rsidP="00CB0E57">
      <w:pPr>
        <w:rPr>
          <w:rFonts w:ascii="Arial" w:hAnsi="Arial" w:cs="Arial"/>
          <w:b/>
          <w:sz w:val="20"/>
        </w:rPr>
      </w:pPr>
      <w:r w:rsidRPr="00190FAE">
        <w:rPr>
          <w:rFonts w:ascii="Arial" w:hAnsi="Arial" w:cs="Arial"/>
          <w:b/>
          <w:sz w:val="20"/>
        </w:rPr>
        <w:lastRenderedPageBreak/>
        <w:tab/>
        <w:t>Pre-condition:</w:t>
      </w:r>
      <w:r>
        <w:rPr>
          <w:rFonts w:ascii="Arial" w:hAnsi="Arial" w:cs="Arial"/>
          <w:b/>
          <w:sz w:val="20"/>
        </w:rPr>
        <w:t xml:space="preserve"> </w:t>
      </w:r>
    </w:p>
    <w:p w:rsidR="00CB0E57" w:rsidRDefault="00E168F4" w:rsidP="008E72E8">
      <w:pPr>
        <w:pStyle w:val="ListParagraph"/>
        <w:numPr>
          <w:ilvl w:val="0"/>
          <w:numId w:val="54"/>
        </w:numPr>
        <w:rPr>
          <w:rFonts w:ascii="Arial" w:hAnsi="Arial" w:cs="Arial"/>
          <w:sz w:val="20"/>
        </w:rPr>
      </w:pPr>
      <w:r>
        <w:rPr>
          <w:rFonts w:ascii="Arial" w:hAnsi="Arial" w:cs="Arial"/>
          <w:sz w:val="20"/>
        </w:rPr>
        <w:t xml:space="preserve">Caller has View / Read / Admin / Update / Optin / Optout </w:t>
      </w:r>
      <w:r w:rsidR="00D11142">
        <w:rPr>
          <w:rFonts w:ascii="Arial" w:hAnsi="Arial" w:cs="Arial"/>
          <w:sz w:val="20"/>
        </w:rPr>
        <w:t>privilege on requested group.</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Return group matched with given group identifier.</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5C3BF6" w:rsidRDefault="005C3BF6"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getChildGroups</w:t>
      </w:r>
      <w:r>
        <w:rPr>
          <w:rFonts w:ascii="Arial" w:hAnsi="Arial" w:cs="Arial"/>
          <w:sz w:val="20"/>
        </w:rPr>
        <w:t>()</w:t>
      </w:r>
    </w:p>
    <w:p w:rsidR="003E140D" w:rsidRPr="00F25C80"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Get child groups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gov.nih.nci.cagrid.gridgrouper.bean.StemIdentifier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2F0E8B" w:rsidRPr="008045B4" w:rsidRDefault="002F0E8B" w:rsidP="002F0E8B">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2F0E8B" w:rsidRPr="002F0E8B" w:rsidRDefault="002F0E8B" w:rsidP="002F0E8B">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GroupDescriptor</w:t>
      </w:r>
    </w:p>
    <w:p w:rsidR="003E140D" w:rsidRPr="00F25C80"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StemNotFoundFault</w:t>
      </w:r>
    </w:p>
    <w:p w:rsidR="00CB0E57" w:rsidRDefault="00CB0E57" w:rsidP="00CB0E57">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Return child groups matched with given group identifier.</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addChildGroup</w:t>
      </w:r>
      <w:r>
        <w:rPr>
          <w:rFonts w:ascii="Arial" w:hAnsi="Arial" w:cs="Arial"/>
          <w:sz w:val="20"/>
        </w:rPr>
        <w:t>()</w:t>
      </w:r>
    </w:p>
    <w:p w:rsidR="003E140D" w:rsidRPr="00F25C80"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Add a child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 xml:space="preserve">gov.nih.nci.cagrid.gridgrouper.bean.StemIdentifier, </w:t>
      </w:r>
    </w:p>
    <w:p w:rsidR="001F4652" w:rsidRPr="008045B4" w:rsidRDefault="001F4652" w:rsidP="001F4652">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F4652" w:rsidRPr="002F0E8B" w:rsidRDefault="001F4652" w:rsidP="001F4652">
      <w:pPr>
        <w:rPr>
          <w:rFonts w:ascii="Arial" w:hAnsi="Arial" w:cs="Arial"/>
          <w:b/>
          <w:sz w:val="20"/>
        </w:rPr>
      </w:pPr>
      <w:r>
        <w:rPr>
          <w:rFonts w:ascii="Arial" w:hAnsi="Arial" w:cs="Arial"/>
          <w:b/>
          <w:sz w:val="20"/>
        </w:rPr>
        <w:tab/>
      </w: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extension,</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java.lang.String displayExtension</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1F4652" w:rsidRPr="008045B4" w:rsidRDefault="001F4652" w:rsidP="001F4652">
      <w:pPr>
        <w:rPr>
          <w:rFonts w:ascii="Arial" w:hAnsi="Arial" w:cs="Arial"/>
          <w:b/>
          <w:sz w:val="20"/>
        </w:rPr>
      </w:pPr>
      <w:r>
        <w:rPr>
          <w:rFonts w:ascii="Arial" w:hAnsi="Arial" w:cs="Arial"/>
          <w:b/>
          <w:sz w:val="20"/>
        </w:rPr>
        <w:tab/>
      </w:r>
      <w:r w:rsidRPr="008045B4">
        <w:rPr>
          <w:rFonts w:ascii="Arial" w:hAnsi="Arial" w:cs="Arial"/>
          <w:b/>
          <w:sz w:val="20"/>
        </w:rPr>
        <w:tab/>
        <w:t>Namespace:</w:t>
      </w:r>
      <w:r>
        <w:rPr>
          <w:rFonts w:ascii="Arial" w:hAnsi="Arial" w:cs="Arial"/>
          <w:b/>
          <w:sz w:val="20"/>
        </w:rPr>
        <w:t xml:space="preserve"> </w:t>
      </w:r>
      <w:r w:rsidRPr="008045B4">
        <w:rPr>
          <w:rFonts w:ascii="Arial" w:hAnsi="Arial" w:cs="Arial"/>
          <w:sz w:val="20"/>
        </w:rPr>
        <w:t>http://cagrid.nci.nih.gov/1/GridGrouper</w:t>
      </w:r>
    </w:p>
    <w:p w:rsidR="001F4652" w:rsidRPr="002F0E8B" w:rsidRDefault="001F4652" w:rsidP="001F4652">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GroupDescriptor</w:t>
      </w:r>
    </w:p>
    <w:p w:rsidR="003E140D" w:rsidRPr="000A4189"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r w:rsidR="00D11142">
        <w:rPr>
          <w:rFonts w:ascii="Arial" w:hAnsi="Arial" w:cs="Arial"/>
          <w:sz w:val="20"/>
        </w:rPr>
        <w:t xml:space="preserve"> with create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GroupAddFault,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CB0E57" w:rsidRDefault="00CB0E57" w:rsidP="00CB0E57">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CB0E57" w:rsidRDefault="00CB0E57" w:rsidP="008E72E8">
      <w:pPr>
        <w:pStyle w:val="ListParagraph"/>
        <w:numPr>
          <w:ilvl w:val="0"/>
          <w:numId w:val="54"/>
        </w:numPr>
        <w:rPr>
          <w:rFonts w:ascii="Arial" w:hAnsi="Arial" w:cs="Arial"/>
          <w:sz w:val="20"/>
        </w:rPr>
      </w:pPr>
      <w:r>
        <w:rPr>
          <w:rFonts w:ascii="Arial" w:hAnsi="Arial" w:cs="Arial"/>
          <w:sz w:val="20"/>
        </w:rPr>
        <w:t>Caller has create privilege on requested stem.</w:t>
      </w:r>
    </w:p>
    <w:p w:rsidR="00CB0E57" w:rsidRDefault="00CB0E57" w:rsidP="00CB0E57">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3E140D" w:rsidRDefault="00CB0E57" w:rsidP="008E72E8">
      <w:pPr>
        <w:pStyle w:val="ListParagraph"/>
        <w:numPr>
          <w:ilvl w:val="0"/>
          <w:numId w:val="54"/>
        </w:numPr>
        <w:rPr>
          <w:rFonts w:ascii="Arial" w:hAnsi="Arial" w:cs="Arial"/>
          <w:sz w:val="20"/>
        </w:rPr>
      </w:pPr>
      <w:r w:rsidRPr="00CB0E57">
        <w:rPr>
          <w:rFonts w:ascii="Arial" w:hAnsi="Arial" w:cs="Arial"/>
          <w:sz w:val="20"/>
        </w:rPr>
        <w:t xml:space="preserve">Child grouper </w:t>
      </w:r>
      <w:r>
        <w:rPr>
          <w:rFonts w:ascii="Arial" w:hAnsi="Arial" w:cs="Arial"/>
          <w:sz w:val="20"/>
        </w:rPr>
        <w:t xml:space="preserve">to given stem </w:t>
      </w:r>
      <w:r w:rsidRPr="00CB0E57">
        <w:rPr>
          <w:rFonts w:ascii="Arial" w:hAnsi="Arial" w:cs="Arial"/>
          <w:sz w:val="20"/>
        </w:rPr>
        <w:t xml:space="preserve">has been added and returned. </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CB0E57" w:rsidRPr="00BD33DF" w:rsidRDefault="00CB0E57" w:rsidP="00CB0E57">
      <w:pPr>
        <w:pStyle w:val="ListParagraph"/>
        <w:ind w:left="1800"/>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deleteGroup</w:t>
      </w:r>
      <w:r>
        <w:rPr>
          <w:rFonts w:ascii="Arial" w:hAnsi="Arial" w:cs="Arial"/>
          <w:sz w:val="20"/>
        </w:rPr>
        <w:t>()</w:t>
      </w:r>
    </w:p>
    <w:p w:rsidR="003E140D" w:rsidRPr="00177A67"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Delete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3D2477" w:rsidRPr="008045B4" w:rsidRDefault="003D2477" w:rsidP="003D2477">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D2477" w:rsidRPr="002F0E8B" w:rsidRDefault="003D2477" w:rsidP="003D2477">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GroupIdentifier</w:t>
      </w:r>
    </w:p>
    <w:p w:rsidR="003E140D" w:rsidRDefault="003E140D" w:rsidP="003E140D">
      <w:pPr>
        <w:rPr>
          <w:rFonts w:ascii="Arial" w:hAnsi="Arial" w:cs="Arial"/>
          <w:b/>
          <w:sz w:val="20"/>
        </w:rPr>
      </w:pPr>
      <w:r w:rsidRPr="00BD33DF">
        <w:rPr>
          <w:rFonts w:ascii="Arial" w:hAnsi="Arial" w:cs="Arial"/>
          <w:b/>
          <w:sz w:val="20"/>
        </w:rPr>
        <w:tab/>
        <w:t xml:space="preserve">Output: </w:t>
      </w:r>
    </w:p>
    <w:p w:rsidR="003E140D" w:rsidRPr="002A4D42"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D11142">
        <w:rPr>
          <w:rFonts w:ascii="Arial" w:hAnsi="Arial" w:cs="Arial"/>
          <w:sz w:val="20"/>
        </w:rPr>
        <w:t>User with create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lastRenderedPageBreak/>
        <w:tab/>
      </w:r>
      <w:r w:rsidRPr="00BD33DF">
        <w:rPr>
          <w:rFonts w:ascii="Arial" w:hAnsi="Arial" w:cs="Arial"/>
          <w:sz w:val="20"/>
        </w:rPr>
        <w:tab/>
      </w:r>
      <w:r w:rsidRPr="00BD33DF">
        <w:rPr>
          <w:rFonts w:ascii="Arial" w:hAnsi="Arial" w:cs="Arial"/>
          <w:sz w:val="20"/>
        </w:rPr>
        <w:tab/>
        <w:t>GroupDeleteFault,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645E3E" w:rsidRDefault="00645E3E" w:rsidP="00645E3E">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645E3E" w:rsidRDefault="00645E3E" w:rsidP="008E72E8">
      <w:pPr>
        <w:pStyle w:val="ListParagraph"/>
        <w:numPr>
          <w:ilvl w:val="0"/>
          <w:numId w:val="54"/>
        </w:numPr>
        <w:rPr>
          <w:rFonts w:ascii="Arial" w:hAnsi="Arial" w:cs="Arial"/>
          <w:sz w:val="20"/>
        </w:rPr>
      </w:pPr>
      <w:r>
        <w:rPr>
          <w:rFonts w:ascii="Arial" w:hAnsi="Arial" w:cs="Arial"/>
          <w:sz w:val="20"/>
        </w:rPr>
        <w:t>Caller has create privilege on requested stem.</w:t>
      </w:r>
    </w:p>
    <w:p w:rsidR="00645E3E" w:rsidRDefault="00645E3E" w:rsidP="00645E3E">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A35C45" w:rsidRDefault="00A35C45" w:rsidP="008E72E8">
      <w:pPr>
        <w:pStyle w:val="ListParagraph"/>
        <w:numPr>
          <w:ilvl w:val="0"/>
          <w:numId w:val="54"/>
        </w:numPr>
        <w:rPr>
          <w:rFonts w:ascii="Arial" w:hAnsi="Arial" w:cs="Arial"/>
          <w:sz w:val="20"/>
        </w:rPr>
      </w:pPr>
      <w:r>
        <w:rPr>
          <w:rFonts w:ascii="Arial" w:hAnsi="Arial" w:cs="Arial"/>
          <w:sz w:val="20"/>
        </w:rPr>
        <w:t>Revoke all group privileges from everyone.</w:t>
      </w:r>
    </w:p>
    <w:p w:rsidR="00645E3E" w:rsidRDefault="00A35C45" w:rsidP="008E72E8">
      <w:pPr>
        <w:pStyle w:val="ListParagraph"/>
        <w:numPr>
          <w:ilvl w:val="0"/>
          <w:numId w:val="54"/>
        </w:numPr>
        <w:rPr>
          <w:rFonts w:ascii="Arial" w:hAnsi="Arial" w:cs="Arial"/>
          <w:sz w:val="20"/>
        </w:rPr>
      </w:pPr>
      <w:r>
        <w:rPr>
          <w:rFonts w:ascii="Arial" w:hAnsi="Arial" w:cs="Arial"/>
          <w:sz w:val="20"/>
        </w:rPr>
        <w:t>Requested group</w:t>
      </w:r>
      <w:r w:rsidR="00645E3E">
        <w:rPr>
          <w:rFonts w:ascii="Arial" w:hAnsi="Arial" w:cs="Arial"/>
          <w:sz w:val="20"/>
        </w:rPr>
        <w:t xml:space="preserve"> </w:t>
      </w:r>
      <w:r w:rsidR="00645E3E" w:rsidRPr="00CB0E57">
        <w:rPr>
          <w:rFonts w:ascii="Arial" w:hAnsi="Arial" w:cs="Arial"/>
          <w:sz w:val="20"/>
        </w:rPr>
        <w:t xml:space="preserve">has been </w:t>
      </w:r>
      <w:r>
        <w:rPr>
          <w:rFonts w:ascii="Arial" w:hAnsi="Arial" w:cs="Arial"/>
          <w:sz w:val="20"/>
        </w:rPr>
        <w:t>deleted including its children.</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updateStem</w:t>
      </w:r>
      <w:r>
        <w:rPr>
          <w:rFonts w:ascii="Arial" w:hAnsi="Arial" w:cs="Arial"/>
          <w:sz w:val="20"/>
        </w:rPr>
        <w:t>()</w:t>
      </w:r>
    </w:p>
    <w:p w:rsidR="003E140D" w:rsidRPr="00D77AB9"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Update a stem</w:t>
      </w:r>
    </w:p>
    <w:p w:rsidR="003E140D" w:rsidRPr="00BD33DF" w:rsidRDefault="003E140D" w:rsidP="003E140D">
      <w:pPr>
        <w:ind w:left="720"/>
        <w:rPr>
          <w:rFonts w:ascii="Arial" w:hAnsi="Arial" w:cs="Arial"/>
          <w:sz w:val="20"/>
        </w:rPr>
      </w:pPr>
      <w:r w:rsidRPr="00BD33DF">
        <w:rPr>
          <w:rFonts w:ascii="Arial" w:hAnsi="Arial" w:cs="Arial"/>
          <w:b/>
          <w:sz w:val="20"/>
        </w:rPr>
        <w:t xml:space="preserve">Input: </w:t>
      </w:r>
      <w:r w:rsidRPr="00BD33DF">
        <w:rPr>
          <w:rFonts w:ascii="Arial" w:hAnsi="Arial" w:cs="Arial"/>
          <w:sz w:val="20"/>
        </w:rPr>
        <w:t xml:space="preserve">gov.nih.nci.cagrid.gridgrouper.bean.StemIdentifier, </w:t>
      </w:r>
    </w:p>
    <w:p w:rsidR="003D2477" w:rsidRPr="008045B4" w:rsidRDefault="003D2477" w:rsidP="003D2477">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D2477" w:rsidRPr="002F0E8B" w:rsidRDefault="003D2477" w:rsidP="003D2477">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StemIdentifier</w:t>
      </w:r>
    </w:p>
    <w:p w:rsidR="003E140D" w:rsidRPr="00BD33DF" w:rsidRDefault="003E140D" w:rsidP="003E140D">
      <w:pPr>
        <w:ind w:left="720"/>
        <w:rPr>
          <w:rFonts w:ascii="Arial" w:hAnsi="Arial" w:cs="Arial"/>
          <w:sz w:val="20"/>
        </w:rPr>
      </w:pPr>
      <w:r w:rsidRPr="00BD33DF">
        <w:rPr>
          <w:rFonts w:ascii="Arial" w:hAnsi="Arial" w:cs="Arial"/>
          <w:b/>
          <w:sz w:val="20"/>
        </w:rPr>
        <w:tab/>
      </w:r>
      <w:r w:rsidRPr="00BD33DF">
        <w:rPr>
          <w:rFonts w:ascii="Arial" w:hAnsi="Arial" w:cs="Arial"/>
          <w:sz w:val="20"/>
        </w:rPr>
        <w:t>gov.nih.nci.cagrid.gridgrouper.bean.StemUpdate</w:t>
      </w:r>
    </w:p>
    <w:p w:rsidR="003D2477" w:rsidRPr="008045B4" w:rsidRDefault="003D2477" w:rsidP="003D2477">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D2477" w:rsidRPr="002F0E8B" w:rsidRDefault="003D2477" w:rsidP="003D2477">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StemUpdate</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gov.nih.nci.cagrid.gridgrouper.bean.StemDescriptor</w:t>
      </w:r>
    </w:p>
    <w:p w:rsidR="003D2477" w:rsidRPr="008045B4" w:rsidRDefault="003D2477" w:rsidP="003D2477">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D2477" w:rsidRPr="002F0E8B" w:rsidRDefault="003D2477" w:rsidP="003D2477">
      <w:pPr>
        <w:rPr>
          <w:rFonts w:ascii="Arial" w:hAnsi="Arial" w:cs="Arial"/>
          <w:b/>
          <w:sz w:val="20"/>
        </w:rPr>
      </w:pPr>
      <w:r w:rsidRPr="008045B4">
        <w:rPr>
          <w:rFonts w:ascii="Arial" w:hAnsi="Arial" w:cs="Arial"/>
          <w:b/>
          <w:sz w:val="20"/>
        </w:rPr>
        <w:tab/>
      </w:r>
      <w:r w:rsidRPr="008045B4">
        <w:rPr>
          <w:rFonts w:ascii="Arial" w:hAnsi="Arial" w:cs="Arial"/>
          <w:b/>
          <w:sz w:val="20"/>
        </w:rPr>
        <w:tab/>
        <w:t>Schema type:</w:t>
      </w:r>
      <w:r>
        <w:rPr>
          <w:rFonts w:ascii="Arial" w:hAnsi="Arial" w:cs="Arial"/>
          <w:b/>
          <w:sz w:val="20"/>
        </w:rPr>
        <w:t xml:space="preserve"> </w:t>
      </w:r>
      <w:r w:rsidRPr="00BD33DF">
        <w:rPr>
          <w:rFonts w:ascii="Arial" w:hAnsi="Arial" w:cs="Arial"/>
          <w:sz w:val="20"/>
        </w:rPr>
        <w:t>StemDescriptor</w:t>
      </w:r>
    </w:p>
    <w:p w:rsidR="003E140D" w:rsidRPr="00CB071E"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D11142">
        <w:rPr>
          <w:rFonts w:ascii="Arial" w:hAnsi="Arial" w:cs="Arial"/>
          <w:sz w:val="20"/>
        </w:rPr>
        <w:t>User with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StemModifyFault,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D11142" w:rsidRDefault="00D11142" w:rsidP="00D11142">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Caller has stem privilege on requested stem.</w:t>
      </w:r>
    </w:p>
    <w:p w:rsidR="00D11142" w:rsidRDefault="00D11142" w:rsidP="00D11142">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Stem has been updated with given details</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updateGroup</w:t>
      </w:r>
      <w:r>
        <w:rPr>
          <w:rFonts w:ascii="Arial" w:hAnsi="Arial" w:cs="Arial"/>
          <w:sz w:val="20"/>
        </w:rPr>
        <w:t>()</w:t>
      </w:r>
    </w:p>
    <w:p w:rsidR="003E140D" w:rsidRPr="00CB071E"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Update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501BC9" w:rsidRPr="008045B4" w:rsidRDefault="00501BC9" w:rsidP="00501BC9">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501BC9" w:rsidRPr="002F0E8B" w:rsidRDefault="00501BC9" w:rsidP="00501BC9">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firstLine="720"/>
        <w:rPr>
          <w:rFonts w:ascii="Arial" w:hAnsi="Arial" w:cs="Arial"/>
          <w:sz w:val="20"/>
        </w:rPr>
      </w:pPr>
      <w:r w:rsidRPr="00BD33DF">
        <w:rPr>
          <w:rFonts w:ascii="Arial" w:hAnsi="Arial" w:cs="Arial"/>
          <w:sz w:val="20"/>
        </w:rPr>
        <w:t xml:space="preserve"> </w:t>
      </w:r>
      <w:r w:rsidRPr="00BD33DF">
        <w:rPr>
          <w:rFonts w:ascii="Arial" w:hAnsi="Arial" w:cs="Arial"/>
          <w:sz w:val="20"/>
        </w:rPr>
        <w:tab/>
        <w:t>gov.nih.nci.cagrid.gridgrouper.bean.GroupUpdate</w:t>
      </w:r>
    </w:p>
    <w:p w:rsidR="00501BC9" w:rsidRPr="008045B4" w:rsidRDefault="003E140D" w:rsidP="00501BC9">
      <w:pPr>
        <w:rPr>
          <w:rFonts w:ascii="Arial" w:hAnsi="Arial" w:cs="Arial"/>
          <w:b/>
          <w:sz w:val="20"/>
        </w:rPr>
      </w:pPr>
      <w:r w:rsidRPr="00BD33DF">
        <w:rPr>
          <w:rFonts w:ascii="Arial" w:hAnsi="Arial" w:cs="Arial"/>
          <w:b/>
          <w:sz w:val="20"/>
        </w:rPr>
        <w:tab/>
      </w:r>
      <w:r w:rsidR="00501BC9" w:rsidRPr="008045B4">
        <w:rPr>
          <w:rFonts w:ascii="Arial" w:hAnsi="Arial" w:cs="Arial"/>
          <w:b/>
          <w:sz w:val="20"/>
        </w:rPr>
        <w:tab/>
      </w:r>
      <w:r w:rsidR="00501BC9">
        <w:rPr>
          <w:rFonts w:ascii="Arial" w:hAnsi="Arial" w:cs="Arial"/>
          <w:b/>
          <w:sz w:val="20"/>
        </w:rPr>
        <w:tab/>
      </w:r>
      <w:r w:rsidR="00501BC9" w:rsidRPr="008045B4">
        <w:rPr>
          <w:rFonts w:ascii="Arial" w:hAnsi="Arial" w:cs="Arial"/>
          <w:b/>
          <w:sz w:val="20"/>
        </w:rPr>
        <w:t>Namespace:</w:t>
      </w:r>
      <w:r w:rsidR="00501BC9">
        <w:rPr>
          <w:rFonts w:ascii="Arial" w:hAnsi="Arial" w:cs="Arial"/>
          <w:b/>
          <w:sz w:val="20"/>
        </w:rPr>
        <w:t xml:space="preserve"> </w:t>
      </w:r>
      <w:r w:rsidR="00501BC9" w:rsidRPr="008045B4">
        <w:rPr>
          <w:rFonts w:ascii="Arial" w:hAnsi="Arial" w:cs="Arial"/>
          <w:sz w:val="20"/>
        </w:rPr>
        <w:t>http://cagrid.nci.nih.gov/1/GridGrouper</w:t>
      </w:r>
    </w:p>
    <w:p w:rsidR="00501BC9" w:rsidRPr="002F0E8B" w:rsidRDefault="00501BC9" w:rsidP="00501BC9">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GroupUpdate</w:t>
      </w:r>
    </w:p>
    <w:p w:rsidR="003E140D" w:rsidRDefault="003E140D" w:rsidP="00501BC9">
      <w:pPr>
        <w:ind w:firstLine="720"/>
        <w:rPr>
          <w:rFonts w:ascii="Arial" w:hAnsi="Arial" w:cs="Arial"/>
          <w:sz w:val="20"/>
        </w:rPr>
      </w:pPr>
      <w:r w:rsidRPr="00BD33DF">
        <w:rPr>
          <w:rFonts w:ascii="Arial" w:hAnsi="Arial" w:cs="Arial"/>
          <w:b/>
          <w:sz w:val="20"/>
        </w:rPr>
        <w:t xml:space="preserve">Output: </w:t>
      </w:r>
      <w:r w:rsidRPr="00BD33DF">
        <w:rPr>
          <w:rFonts w:ascii="Arial" w:hAnsi="Arial" w:cs="Arial"/>
          <w:sz w:val="20"/>
        </w:rPr>
        <w:t>gov.nih.nci.cagrid.gridgrouper.bean.GroupDescriptor</w:t>
      </w:r>
    </w:p>
    <w:p w:rsidR="00501BC9" w:rsidRPr="008045B4" w:rsidRDefault="00501BC9" w:rsidP="00501BC9">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501BC9" w:rsidRPr="002F0E8B" w:rsidRDefault="00501BC9" w:rsidP="00501BC9">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GroupDescriptor</w:t>
      </w:r>
    </w:p>
    <w:p w:rsidR="003E140D" w:rsidRPr="00524A49"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GroupModifyFault,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D11142" w:rsidRDefault="00D11142" w:rsidP="00D11142">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Caller has create privilege on requested stem.</w:t>
      </w:r>
    </w:p>
    <w:p w:rsidR="00D11142" w:rsidRDefault="00D11142" w:rsidP="00D11142">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Group is updated with given details and updated group is returned.</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addMember</w:t>
      </w:r>
      <w:r>
        <w:rPr>
          <w:rFonts w:ascii="Arial" w:hAnsi="Arial" w:cs="Arial"/>
          <w:sz w:val="20"/>
        </w:rPr>
        <w:t>()</w:t>
      </w:r>
    </w:p>
    <w:p w:rsidR="003E140D" w:rsidRPr="005F6D52"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Add a member to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12269B">
        <w:rPr>
          <w:rFonts w:ascii="Arial" w:hAnsi="Arial" w:cs="Arial"/>
          <w:b/>
          <w:sz w:val="20"/>
        </w:rPr>
        <w:t xml:space="preserve">  </w:t>
      </w:r>
      <w:r w:rsidRPr="00BD33DF">
        <w:rPr>
          <w:rFonts w:ascii="Arial" w:hAnsi="Arial" w:cs="Arial"/>
          <w:sz w:val="20"/>
        </w:rPr>
        <w:t>gov.nih.nci.cagrid.gridgrouper.bean.GroupIdentifier,</w:t>
      </w:r>
    </w:p>
    <w:p w:rsidR="0012269B" w:rsidRPr="008045B4" w:rsidRDefault="0012269B" w:rsidP="0012269B">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2269B" w:rsidRPr="002F0E8B" w:rsidRDefault="0012269B" w:rsidP="0012269B">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 xml:space="preserve"> java.lang.String subject</w:t>
      </w:r>
    </w:p>
    <w:p w:rsidR="003E140D" w:rsidRDefault="003E140D" w:rsidP="003E140D">
      <w:pPr>
        <w:rPr>
          <w:rFonts w:ascii="Arial" w:hAnsi="Arial" w:cs="Arial"/>
          <w:b/>
          <w:sz w:val="20"/>
        </w:rPr>
      </w:pPr>
      <w:r w:rsidRPr="00BD33DF">
        <w:rPr>
          <w:rFonts w:ascii="Arial" w:hAnsi="Arial" w:cs="Arial"/>
          <w:b/>
          <w:sz w:val="20"/>
        </w:rPr>
        <w:tab/>
        <w:t xml:space="preserve">Output: </w:t>
      </w:r>
    </w:p>
    <w:p w:rsidR="003E140D" w:rsidRPr="007E0E27"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sidR="00A15A54">
        <w:rPr>
          <w:rFonts w:ascii="Arial" w:hAnsi="Arial" w:cs="Arial"/>
          <w:sz w:val="20"/>
        </w:rPr>
        <w:t>User with create or stem privilege</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MemberAddFault,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InsufficientPrivilegeFault</w:t>
      </w:r>
    </w:p>
    <w:p w:rsidR="00D11142" w:rsidRDefault="00D11142" w:rsidP="00D11142">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D11142" w:rsidRDefault="00D11142" w:rsidP="008E72E8">
      <w:pPr>
        <w:pStyle w:val="ListParagraph"/>
        <w:numPr>
          <w:ilvl w:val="0"/>
          <w:numId w:val="54"/>
        </w:numPr>
        <w:rPr>
          <w:rFonts w:ascii="Arial" w:hAnsi="Arial" w:cs="Arial"/>
          <w:sz w:val="20"/>
        </w:rPr>
      </w:pPr>
      <w:r>
        <w:rPr>
          <w:rFonts w:ascii="Arial" w:hAnsi="Arial" w:cs="Arial"/>
          <w:sz w:val="20"/>
        </w:rPr>
        <w:t>Caller has create or stem privilege on requested group stem.</w:t>
      </w:r>
    </w:p>
    <w:p w:rsidR="000A65AC" w:rsidRDefault="000A65AC" w:rsidP="008E72E8">
      <w:pPr>
        <w:pStyle w:val="ListParagraph"/>
        <w:numPr>
          <w:ilvl w:val="0"/>
          <w:numId w:val="54"/>
        </w:numPr>
        <w:rPr>
          <w:rFonts w:ascii="Arial" w:hAnsi="Arial" w:cs="Arial"/>
          <w:sz w:val="20"/>
        </w:rPr>
      </w:pPr>
      <w:r>
        <w:rPr>
          <w:rFonts w:ascii="Arial" w:hAnsi="Arial" w:cs="Arial"/>
          <w:sz w:val="20"/>
        </w:rPr>
        <w:t>Caller has Admin or Optin privilege on group</w:t>
      </w:r>
    </w:p>
    <w:p w:rsidR="005052A6" w:rsidRDefault="005052A6" w:rsidP="008E72E8">
      <w:pPr>
        <w:pStyle w:val="ListParagraph"/>
        <w:numPr>
          <w:ilvl w:val="0"/>
          <w:numId w:val="54"/>
        </w:numPr>
        <w:rPr>
          <w:rFonts w:ascii="Arial" w:hAnsi="Arial" w:cs="Arial"/>
          <w:sz w:val="20"/>
        </w:rPr>
      </w:pPr>
      <w:r>
        <w:rPr>
          <w:rFonts w:ascii="Arial" w:hAnsi="Arial" w:cs="Arial"/>
          <w:sz w:val="20"/>
        </w:rPr>
        <w:t>Requested subject exists in Grid Grouper.</w:t>
      </w:r>
    </w:p>
    <w:p w:rsidR="00D11142" w:rsidRDefault="00D11142" w:rsidP="00D11142">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D11142" w:rsidRDefault="005052A6" w:rsidP="008E72E8">
      <w:pPr>
        <w:pStyle w:val="ListParagraph"/>
        <w:numPr>
          <w:ilvl w:val="0"/>
          <w:numId w:val="54"/>
        </w:numPr>
        <w:rPr>
          <w:rFonts w:ascii="Arial" w:hAnsi="Arial" w:cs="Arial"/>
          <w:sz w:val="20"/>
        </w:rPr>
      </w:pPr>
      <w:r>
        <w:rPr>
          <w:rFonts w:ascii="Arial" w:hAnsi="Arial" w:cs="Arial"/>
          <w:sz w:val="20"/>
        </w:rPr>
        <w:t>If Subject is a member, i</w:t>
      </w:r>
      <w:r w:rsidR="000A65AC">
        <w:rPr>
          <w:rFonts w:ascii="Arial" w:hAnsi="Arial" w:cs="Arial"/>
          <w:sz w:val="20"/>
        </w:rPr>
        <w:t>mmediate m</w:t>
      </w:r>
      <w:r w:rsidR="00D11142">
        <w:rPr>
          <w:rFonts w:ascii="Arial" w:hAnsi="Arial" w:cs="Arial"/>
          <w:sz w:val="20"/>
        </w:rPr>
        <w:t>ember is added to the given group.</w:t>
      </w:r>
    </w:p>
    <w:p w:rsidR="005052A6" w:rsidRDefault="005052A6" w:rsidP="008E72E8">
      <w:pPr>
        <w:pStyle w:val="ListParagraph"/>
        <w:numPr>
          <w:ilvl w:val="0"/>
          <w:numId w:val="54"/>
        </w:numPr>
        <w:rPr>
          <w:rFonts w:ascii="Arial" w:hAnsi="Arial" w:cs="Arial"/>
          <w:sz w:val="20"/>
        </w:rPr>
      </w:pPr>
      <w:r>
        <w:rPr>
          <w:rFonts w:ascii="Arial" w:hAnsi="Arial" w:cs="Arial"/>
          <w:sz w:val="20"/>
        </w:rPr>
        <w:t>If Subject is a group, sub group is added to the given group.</w:t>
      </w:r>
    </w:p>
    <w:p w:rsidR="00D11142" w:rsidRDefault="00D11142" w:rsidP="008E72E8">
      <w:pPr>
        <w:pStyle w:val="ListParagraph"/>
        <w:numPr>
          <w:ilvl w:val="0"/>
          <w:numId w:val="54"/>
        </w:numPr>
        <w:rPr>
          <w:rFonts w:ascii="Arial" w:hAnsi="Arial" w:cs="Arial"/>
          <w:sz w:val="20"/>
        </w:rPr>
      </w:pPr>
      <w:r>
        <w:rPr>
          <w:rFonts w:ascii="Arial" w:hAnsi="Arial" w:cs="Arial"/>
          <w:sz w:val="20"/>
        </w:rPr>
        <w:t>Composite group is updated</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Default="003E140D" w:rsidP="003E140D">
      <w:pPr>
        <w:rPr>
          <w:rFonts w:ascii="Arial" w:hAnsi="Arial" w:cs="Arial"/>
          <w:sz w:val="20"/>
        </w:rPr>
      </w:pPr>
    </w:p>
    <w:p w:rsidR="00A15A54" w:rsidRDefault="00A15A54" w:rsidP="003E140D">
      <w:pPr>
        <w:rPr>
          <w:rFonts w:ascii="Arial" w:hAnsi="Arial" w:cs="Arial"/>
          <w:sz w:val="20"/>
        </w:rPr>
      </w:pPr>
    </w:p>
    <w:p w:rsidR="00A15A54" w:rsidRPr="00BD33DF" w:rsidRDefault="00A15A54"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getMembers</w:t>
      </w:r>
      <w:r>
        <w:rPr>
          <w:rFonts w:ascii="Arial" w:hAnsi="Arial" w:cs="Arial"/>
          <w:sz w:val="20"/>
        </w:rPr>
        <w:t>()</w:t>
      </w:r>
    </w:p>
    <w:p w:rsidR="003E140D" w:rsidRPr="00B66223"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all members in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12269B">
        <w:rPr>
          <w:rFonts w:ascii="Arial" w:hAnsi="Arial" w:cs="Arial"/>
          <w:b/>
          <w:sz w:val="20"/>
        </w:rPr>
        <w:t xml:space="preserve">  </w:t>
      </w:r>
      <w:r w:rsidRPr="00BD33DF">
        <w:rPr>
          <w:rFonts w:ascii="Arial" w:hAnsi="Arial" w:cs="Arial"/>
          <w:sz w:val="20"/>
        </w:rPr>
        <w:t>gov.nih.nci.cagrid.gridgrouper.bean.GroupIdentifier,</w:t>
      </w:r>
    </w:p>
    <w:p w:rsidR="0012269B" w:rsidRPr="008045B4" w:rsidRDefault="0012269B" w:rsidP="0012269B">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2269B" w:rsidRPr="002F0E8B" w:rsidRDefault="0012269B" w:rsidP="0012269B">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gov.nih.nci.cagrid.gridgrouper.bean.MemberFilter</w:t>
      </w:r>
    </w:p>
    <w:p w:rsidR="0012269B" w:rsidRPr="008045B4" w:rsidRDefault="0012269B" w:rsidP="0012269B">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2269B" w:rsidRPr="002F0E8B" w:rsidRDefault="0012269B" w:rsidP="0012269B">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MemberFilter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gov.nih.nci.cagrid.gridgrouper.bean.MemberDescriptor[]</w:t>
      </w:r>
    </w:p>
    <w:p w:rsidR="0012269B" w:rsidRPr="008045B4" w:rsidRDefault="0012269B" w:rsidP="0012269B">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2269B" w:rsidRPr="002F0E8B" w:rsidRDefault="0012269B" w:rsidP="0012269B">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MemberDescriptor</w:t>
      </w:r>
    </w:p>
    <w:p w:rsidR="003E140D" w:rsidRPr="00775E38"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0A65AC" w:rsidRDefault="000A65AC" w:rsidP="000A65AC">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1401E0" w:rsidRDefault="001401E0"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0A65AC" w:rsidRDefault="000A65AC" w:rsidP="000A65AC">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0A65AC" w:rsidRDefault="003F012F" w:rsidP="008E72E8">
      <w:pPr>
        <w:pStyle w:val="ListParagraph"/>
        <w:numPr>
          <w:ilvl w:val="0"/>
          <w:numId w:val="54"/>
        </w:numPr>
        <w:rPr>
          <w:rFonts w:ascii="Arial" w:hAnsi="Arial" w:cs="Arial"/>
          <w:sz w:val="20"/>
        </w:rPr>
      </w:pPr>
      <w:r>
        <w:rPr>
          <w:rFonts w:ascii="Arial" w:hAnsi="Arial" w:cs="Arial"/>
          <w:sz w:val="20"/>
        </w:rPr>
        <w:t xml:space="preserve">Return </w:t>
      </w:r>
      <w:r w:rsidR="001401E0">
        <w:rPr>
          <w:rFonts w:ascii="Arial" w:hAnsi="Arial" w:cs="Arial"/>
          <w:sz w:val="20"/>
        </w:rPr>
        <w:t xml:space="preserve">all </w:t>
      </w:r>
      <w:r>
        <w:rPr>
          <w:rFonts w:ascii="Arial" w:hAnsi="Arial" w:cs="Arial"/>
          <w:sz w:val="20"/>
        </w:rPr>
        <w:t>member</w:t>
      </w:r>
      <w:r w:rsidR="001401E0">
        <w:rPr>
          <w:rFonts w:ascii="Arial" w:hAnsi="Arial" w:cs="Arial"/>
          <w:sz w:val="20"/>
        </w:rPr>
        <w:t>s</w:t>
      </w:r>
      <w:r>
        <w:rPr>
          <w:rFonts w:ascii="Arial" w:hAnsi="Arial" w:cs="Arial"/>
          <w:sz w:val="20"/>
        </w:rPr>
        <w:t xml:space="preserve"> in the given group</w:t>
      </w:r>
      <w:r w:rsidR="001401E0">
        <w:rPr>
          <w:rFonts w:ascii="Arial" w:hAnsi="Arial" w:cs="Arial"/>
          <w:sz w:val="20"/>
        </w:rPr>
        <w:t xml:space="preserve"> matched the given filter</w:t>
      </w:r>
      <w:r>
        <w:rPr>
          <w:rFonts w:ascii="Arial" w:hAnsi="Arial" w:cs="Arial"/>
          <w:sz w:val="20"/>
        </w:rPr>
        <w: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r>
    </w:p>
    <w:p w:rsidR="003E140D" w:rsidRPr="00BD33DF" w:rsidRDefault="003E140D" w:rsidP="003E140D">
      <w:pPr>
        <w:rPr>
          <w:rFonts w:ascii="Arial" w:hAnsi="Arial" w:cs="Arial"/>
          <w:sz w:val="20"/>
        </w:rPr>
      </w:pPr>
      <w:r w:rsidRPr="00BD33DF">
        <w:rPr>
          <w:rFonts w:ascii="Arial" w:hAnsi="Arial" w:cs="Arial"/>
          <w:sz w:val="20"/>
        </w:rPr>
        <w:t>isMemberOf</w:t>
      </w:r>
      <w:r>
        <w:rPr>
          <w:rFonts w:ascii="Arial" w:hAnsi="Arial" w:cs="Arial"/>
          <w:sz w:val="20"/>
        </w:rPr>
        <w:t>()</w:t>
      </w:r>
    </w:p>
    <w:p w:rsidR="003E140D" w:rsidRPr="0081505F"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Find if a given member is part of a given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460875">
        <w:rPr>
          <w:rFonts w:ascii="Arial" w:hAnsi="Arial" w:cs="Arial"/>
          <w:b/>
          <w:sz w:val="20"/>
        </w:rPr>
        <w:t xml:space="preserve">  </w:t>
      </w:r>
      <w:r w:rsidRPr="00BD33DF">
        <w:rPr>
          <w:rFonts w:ascii="Arial" w:hAnsi="Arial" w:cs="Arial"/>
          <w:sz w:val="20"/>
        </w:rPr>
        <w:t>gov.nih.nci.cagrid.gridgrouper.bean.GroupIdentifier,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lastRenderedPageBreak/>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 xml:space="preserve"> java.lang.String member,</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gov.nih.nci.cagrid.gridgrouper.bean.MemberFilter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MemberFilter</w:t>
      </w:r>
    </w:p>
    <w:p w:rsidR="003E140D" w:rsidRDefault="003E140D" w:rsidP="003E140D">
      <w:pPr>
        <w:rPr>
          <w:rFonts w:ascii="Arial" w:hAnsi="Arial" w:cs="Arial"/>
          <w:sz w:val="20"/>
        </w:rPr>
      </w:pPr>
      <w:r w:rsidRPr="00BD33DF">
        <w:rPr>
          <w:rFonts w:ascii="Arial" w:hAnsi="Arial" w:cs="Arial"/>
          <w:b/>
          <w:sz w:val="20"/>
        </w:rPr>
        <w:tab/>
        <w:t xml:space="preserve">Output: </w:t>
      </w:r>
      <w:r>
        <w:rPr>
          <w:rFonts w:ascii="Arial" w:hAnsi="Arial" w:cs="Arial"/>
          <w:sz w:val="20"/>
        </w:rPr>
        <w:t>Boolean</w:t>
      </w:r>
    </w:p>
    <w:p w:rsidR="003E140D" w:rsidRPr="00EB06B9"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1401E0" w:rsidRDefault="001401E0" w:rsidP="001401E0">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1401E0" w:rsidRDefault="0050118A" w:rsidP="008E72E8">
      <w:pPr>
        <w:pStyle w:val="ListParagraph"/>
        <w:numPr>
          <w:ilvl w:val="0"/>
          <w:numId w:val="54"/>
        </w:numPr>
        <w:rPr>
          <w:rFonts w:ascii="Arial" w:hAnsi="Arial" w:cs="Arial"/>
          <w:sz w:val="20"/>
        </w:rPr>
      </w:pPr>
      <w:r>
        <w:rPr>
          <w:rFonts w:ascii="Arial" w:hAnsi="Arial" w:cs="Arial"/>
          <w:sz w:val="20"/>
        </w:rPr>
        <w:t>None</w:t>
      </w:r>
    </w:p>
    <w:p w:rsidR="001401E0" w:rsidRDefault="001401E0" w:rsidP="001401E0">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1401E0" w:rsidRDefault="0050118A" w:rsidP="008E72E8">
      <w:pPr>
        <w:pStyle w:val="ListParagraph"/>
        <w:numPr>
          <w:ilvl w:val="0"/>
          <w:numId w:val="54"/>
        </w:numPr>
        <w:rPr>
          <w:rFonts w:ascii="Arial" w:hAnsi="Arial" w:cs="Arial"/>
          <w:sz w:val="20"/>
        </w:rPr>
      </w:pPr>
      <w:r>
        <w:rPr>
          <w:rFonts w:ascii="Arial" w:hAnsi="Arial" w:cs="Arial"/>
          <w:sz w:val="20"/>
        </w:rPr>
        <w:t>Return true if given member is part of given group.</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5C3BF6" w:rsidP="003E140D">
      <w:pPr>
        <w:rPr>
          <w:rFonts w:ascii="Arial" w:hAnsi="Arial" w:cs="Arial"/>
          <w:sz w:val="20"/>
        </w:rPr>
      </w:pPr>
      <w:r>
        <w:rPr>
          <w:rFonts w:ascii="Arial" w:hAnsi="Arial" w:cs="Arial"/>
          <w:sz w:val="20"/>
        </w:rPr>
        <w:br/>
      </w:r>
    </w:p>
    <w:p w:rsidR="003E140D" w:rsidRPr="00BD33DF" w:rsidRDefault="003E140D" w:rsidP="003E140D">
      <w:pPr>
        <w:rPr>
          <w:rFonts w:ascii="Arial" w:hAnsi="Arial" w:cs="Arial"/>
          <w:sz w:val="20"/>
        </w:rPr>
      </w:pPr>
      <w:r w:rsidRPr="00BD33DF">
        <w:rPr>
          <w:rFonts w:ascii="Arial" w:hAnsi="Arial" w:cs="Arial"/>
          <w:sz w:val="20"/>
        </w:rPr>
        <w:t>getMemberships</w:t>
      </w:r>
      <w:r>
        <w:rPr>
          <w:rFonts w:ascii="Arial" w:hAnsi="Arial" w:cs="Arial"/>
          <w:sz w:val="20"/>
        </w:rPr>
        <w:t>()</w:t>
      </w:r>
    </w:p>
    <w:p w:rsidR="003E140D" w:rsidRPr="00EB06B9"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all members in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460875">
        <w:rPr>
          <w:rFonts w:ascii="Arial" w:hAnsi="Arial" w:cs="Arial"/>
          <w:b/>
          <w:sz w:val="20"/>
        </w:rPr>
        <w:t xml:space="preserve">  </w:t>
      </w:r>
      <w:r w:rsidRPr="00BD33DF">
        <w:rPr>
          <w:rFonts w:ascii="Arial" w:hAnsi="Arial" w:cs="Arial"/>
          <w:sz w:val="20"/>
        </w:rPr>
        <w:t>gov.nih.nci.cagrid.gridgrouper.bean.GroupIdentifier,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gov.nih.nci.cagrid.gridgrouper.bean.MemberFilter filter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MemberFilter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 xml:space="preserve"> gov.nih.nci.cagrid.gridgrouper.bean.MembershipDescriptor[]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MembershipDescriptor</w:t>
      </w:r>
    </w:p>
    <w:p w:rsidR="003E140D" w:rsidRPr="00EB06B9"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 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A8355A" w:rsidRDefault="00A8355A" w:rsidP="00A8355A">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A8355A" w:rsidRDefault="00A8355A" w:rsidP="008E72E8">
      <w:pPr>
        <w:pStyle w:val="ListParagraph"/>
        <w:numPr>
          <w:ilvl w:val="0"/>
          <w:numId w:val="54"/>
        </w:numPr>
        <w:rPr>
          <w:rFonts w:ascii="Arial" w:hAnsi="Arial" w:cs="Arial"/>
          <w:sz w:val="20"/>
        </w:rPr>
      </w:pPr>
      <w:r>
        <w:rPr>
          <w:rFonts w:ascii="Arial" w:hAnsi="Arial" w:cs="Arial"/>
          <w:sz w:val="20"/>
        </w:rPr>
        <w:t>None</w:t>
      </w:r>
    </w:p>
    <w:p w:rsidR="00A8355A" w:rsidRDefault="00A8355A" w:rsidP="00A8355A">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A8355A" w:rsidRDefault="00A8355A" w:rsidP="008E72E8">
      <w:pPr>
        <w:pStyle w:val="ListParagraph"/>
        <w:numPr>
          <w:ilvl w:val="0"/>
          <w:numId w:val="54"/>
        </w:numPr>
        <w:rPr>
          <w:rFonts w:ascii="Arial" w:hAnsi="Arial" w:cs="Arial"/>
          <w:sz w:val="20"/>
        </w:rPr>
      </w:pPr>
      <w:r>
        <w:rPr>
          <w:rFonts w:ascii="Arial" w:hAnsi="Arial" w:cs="Arial"/>
          <w:sz w:val="20"/>
        </w:rPr>
        <w:t>Return all members in a given group and matched with given filter criteria.</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deleteMember</w:t>
      </w:r>
      <w:r>
        <w:rPr>
          <w:rFonts w:ascii="Arial" w:hAnsi="Arial" w:cs="Arial"/>
          <w:sz w:val="20"/>
        </w:rPr>
        <w:t>()</w:t>
      </w:r>
    </w:p>
    <w:p w:rsidR="003E140D" w:rsidRPr="002F6882"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Delete a member from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460875">
        <w:rPr>
          <w:rFonts w:ascii="Arial" w:hAnsi="Arial" w:cs="Arial"/>
          <w:b/>
          <w:sz w:val="20"/>
        </w:rPr>
        <w:t xml:space="preserve">  </w:t>
      </w:r>
      <w:r w:rsidRPr="00BD33DF">
        <w:rPr>
          <w:rFonts w:ascii="Arial" w:hAnsi="Arial" w:cs="Arial"/>
          <w:sz w:val="20"/>
        </w:rPr>
        <w:t>gov.nih.nci.cagrid.gridgrouper.bean.GroupIdentifier,</w:t>
      </w:r>
    </w:p>
    <w:p w:rsidR="00460875" w:rsidRPr="008045B4"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60875" w:rsidRPr="002F0E8B" w:rsidRDefault="00460875" w:rsidP="00460875">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member</w:t>
      </w:r>
    </w:p>
    <w:p w:rsidR="003E140D" w:rsidRDefault="003E140D" w:rsidP="003E140D">
      <w:pPr>
        <w:rPr>
          <w:rFonts w:ascii="Arial" w:hAnsi="Arial" w:cs="Arial"/>
          <w:b/>
          <w:sz w:val="20"/>
        </w:rPr>
      </w:pPr>
      <w:r w:rsidRPr="00BD33DF">
        <w:rPr>
          <w:rFonts w:ascii="Arial" w:hAnsi="Arial" w:cs="Arial"/>
          <w:b/>
          <w:sz w:val="20"/>
        </w:rPr>
        <w:tab/>
        <w:t xml:space="preserve">Output: </w:t>
      </w:r>
    </w:p>
    <w:p w:rsidR="003E140D" w:rsidRPr="004F0B18"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3E140D" w:rsidRPr="00BD33DF" w:rsidRDefault="003E140D" w:rsidP="003E140D">
      <w:pPr>
        <w:ind w:left="1440" w:firstLine="720"/>
        <w:rPr>
          <w:rFonts w:ascii="Arial" w:hAnsi="Arial" w:cs="Arial"/>
          <w:sz w:val="20"/>
        </w:rPr>
      </w:pPr>
      <w:r w:rsidRPr="00BD33DF">
        <w:rPr>
          <w:rFonts w:ascii="Arial" w:hAnsi="Arial" w:cs="Arial"/>
          <w:sz w:val="20"/>
        </w:rPr>
        <w:t>MemberDeleteFault</w:t>
      </w:r>
    </w:p>
    <w:p w:rsidR="00A8355A" w:rsidRDefault="00A8355A" w:rsidP="00A8355A">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A8355A" w:rsidRDefault="00A8355A" w:rsidP="008E72E8">
      <w:pPr>
        <w:pStyle w:val="ListParagraph"/>
        <w:numPr>
          <w:ilvl w:val="0"/>
          <w:numId w:val="54"/>
        </w:numPr>
        <w:rPr>
          <w:rFonts w:ascii="Arial" w:hAnsi="Arial" w:cs="Arial"/>
          <w:sz w:val="20"/>
        </w:rPr>
      </w:pPr>
      <w:r>
        <w:rPr>
          <w:rFonts w:ascii="Arial" w:hAnsi="Arial" w:cs="Arial"/>
          <w:sz w:val="20"/>
        </w:rPr>
        <w:t>Caller has Admin / Optout privilege on requested group.</w:t>
      </w:r>
    </w:p>
    <w:p w:rsidR="00A8355A" w:rsidRDefault="00A8355A" w:rsidP="00A8355A">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A8355A" w:rsidRDefault="004E694D" w:rsidP="008E72E8">
      <w:pPr>
        <w:pStyle w:val="ListParagraph"/>
        <w:numPr>
          <w:ilvl w:val="0"/>
          <w:numId w:val="54"/>
        </w:numPr>
        <w:rPr>
          <w:rFonts w:ascii="Arial" w:hAnsi="Arial" w:cs="Arial"/>
          <w:sz w:val="20"/>
        </w:rPr>
      </w:pPr>
      <w:r>
        <w:rPr>
          <w:rFonts w:ascii="Arial" w:hAnsi="Arial" w:cs="Arial"/>
          <w:sz w:val="20"/>
        </w:rPr>
        <w:t>Given member is deleted from the group and from immediate, effective membership</w:t>
      </w:r>
      <w:r w:rsidR="00A8355A">
        <w:rPr>
          <w:rFonts w:ascii="Arial" w:hAnsi="Arial" w:cs="Arial"/>
          <w:sz w:val="20"/>
        </w:rPr>
        <w: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addCompositeMember</w:t>
      </w:r>
      <w:r>
        <w:rPr>
          <w:rFonts w:ascii="Arial" w:hAnsi="Arial" w:cs="Arial"/>
          <w:sz w:val="20"/>
        </w:rPr>
        <w:t>()</w:t>
      </w:r>
    </w:p>
    <w:p w:rsidR="003E140D" w:rsidRPr="00AC4D9E"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Add a composite member to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b/>
          <w:sz w:val="20"/>
        </w:rPr>
        <w:tab/>
      </w:r>
      <w:r w:rsidRPr="00BD33DF">
        <w:rPr>
          <w:rFonts w:ascii="Arial" w:hAnsi="Arial" w:cs="Arial"/>
          <w:sz w:val="20"/>
        </w:rPr>
        <w:t>gov.nih.nci.cagrid.gridgrouper.bean.GroupCompositeType,</w:t>
      </w:r>
    </w:p>
    <w:p w:rsidR="00E25C07" w:rsidRPr="008045B4" w:rsidRDefault="00E25C07" w:rsidP="00E25C07">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25C07" w:rsidRPr="002F0E8B" w:rsidRDefault="00E25C07" w:rsidP="00E25C07">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GroupCompositeType</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gov.nih.nci.cagrid.gridgrouper.bean.GroupIdentifier,</w:t>
      </w:r>
    </w:p>
    <w:p w:rsidR="00E25C07" w:rsidRPr="008045B4" w:rsidRDefault="00E25C07" w:rsidP="00E25C07">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25C07" w:rsidRPr="002F0E8B" w:rsidRDefault="00E25C07" w:rsidP="00E25C07">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firstLine="720"/>
        <w:rPr>
          <w:rFonts w:ascii="Arial" w:hAnsi="Arial" w:cs="Arial"/>
          <w:sz w:val="20"/>
        </w:rPr>
      </w:pPr>
      <w:r w:rsidRPr="00BD33DF">
        <w:rPr>
          <w:rFonts w:ascii="Arial" w:hAnsi="Arial" w:cs="Arial"/>
          <w:sz w:val="20"/>
        </w:rPr>
        <w:t xml:space="preserve">        </w:t>
      </w:r>
      <w:r w:rsidRPr="00BD33DF">
        <w:rPr>
          <w:rFonts w:ascii="Arial" w:hAnsi="Arial" w:cs="Arial"/>
          <w:sz w:val="20"/>
        </w:rPr>
        <w:tab/>
        <w:t>gov.nih.nci.cagrid.gridgrouper.bean.GroupIdentifier,</w:t>
      </w:r>
    </w:p>
    <w:p w:rsidR="00E25C07" w:rsidRPr="008045B4" w:rsidRDefault="003E140D" w:rsidP="00E25C07">
      <w:pPr>
        <w:rPr>
          <w:rFonts w:ascii="Arial" w:hAnsi="Arial" w:cs="Arial"/>
          <w:b/>
          <w:sz w:val="20"/>
        </w:rPr>
      </w:pPr>
      <w:r w:rsidRPr="00BD33DF">
        <w:rPr>
          <w:rFonts w:ascii="Arial" w:hAnsi="Arial" w:cs="Arial"/>
          <w:sz w:val="20"/>
        </w:rPr>
        <w:t xml:space="preserve">        </w:t>
      </w:r>
      <w:r w:rsidRPr="00BD33DF">
        <w:rPr>
          <w:rFonts w:ascii="Arial" w:hAnsi="Arial" w:cs="Arial"/>
          <w:sz w:val="20"/>
        </w:rPr>
        <w:tab/>
      </w:r>
      <w:r w:rsidR="00E25C07">
        <w:rPr>
          <w:rFonts w:ascii="Arial" w:hAnsi="Arial" w:cs="Arial"/>
          <w:b/>
          <w:sz w:val="20"/>
        </w:rPr>
        <w:tab/>
      </w:r>
      <w:r w:rsidR="00E25C07">
        <w:rPr>
          <w:rFonts w:ascii="Arial" w:hAnsi="Arial" w:cs="Arial"/>
          <w:b/>
          <w:sz w:val="20"/>
        </w:rPr>
        <w:tab/>
      </w:r>
      <w:r w:rsidR="00E25C07" w:rsidRPr="008045B4">
        <w:rPr>
          <w:rFonts w:ascii="Arial" w:hAnsi="Arial" w:cs="Arial"/>
          <w:b/>
          <w:sz w:val="20"/>
        </w:rPr>
        <w:t>Namespace:</w:t>
      </w:r>
      <w:r w:rsidR="00E25C07">
        <w:rPr>
          <w:rFonts w:ascii="Arial" w:hAnsi="Arial" w:cs="Arial"/>
          <w:b/>
          <w:sz w:val="20"/>
        </w:rPr>
        <w:t xml:space="preserve"> </w:t>
      </w:r>
      <w:r w:rsidR="00E25C07" w:rsidRPr="008045B4">
        <w:rPr>
          <w:rFonts w:ascii="Arial" w:hAnsi="Arial" w:cs="Arial"/>
          <w:sz w:val="20"/>
        </w:rPr>
        <w:t>http://cagrid.nci.nih.gov/1/GridGrouper</w:t>
      </w:r>
    </w:p>
    <w:p w:rsidR="00E25C07" w:rsidRPr="002F0E8B" w:rsidRDefault="00E25C07" w:rsidP="00E25C07">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E25C07" w:rsidP="003E140D">
      <w:pPr>
        <w:rPr>
          <w:rFonts w:ascii="Arial" w:hAnsi="Arial" w:cs="Arial"/>
          <w:sz w:val="20"/>
        </w:rPr>
      </w:pPr>
      <w:r>
        <w:rPr>
          <w:rFonts w:ascii="Arial" w:hAnsi="Arial" w:cs="Arial"/>
          <w:sz w:val="20"/>
        </w:rPr>
        <w:tab/>
      </w:r>
      <w:r w:rsidR="003E140D" w:rsidRPr="00BD33DF">
        <w:rPr>
          <w:rFonts w:ascii="Arial" w:hAnsi="Arial" w:cs="Arial"/>
          <w:sz w:val="20"/>
        </w:rPr>
        <w:tab/>
        <w:t>gov.nih.nci.cagrid.gridgrouper.bean.GroupIdentifier</w:t>
      </w:r>
    </w:p>
    <w:p w:rsidR="00E25C07" w:rsidRPr="008045B4" w:rsidRDefault="00E25C07" w:rsidP="00E25C07">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25C07" w:rsidRPr="002F0E8B" w:rsidRDefault="00E25C07" w:rsidP="00E25C07">
      <w:pPr>
        <w:rPr>
          <w:rFonts w:ascii="Arial" w:hAnsi="Arial" w:cs="Arial"/>
          <w:b/>
          <w:sz w:val="20"/>
        </w:rPr>
      </w:pPr>
      <w:r>
        <w:rPr>
          <w:rFonts w:ascii="Arial" w:hAnsi="Arial" w:cs="Arial"/>
          <w:b/>
          <w:sz w:val="20"/>
        </w:rPr>
        <w:tab/>
      </w:r>
      <w:r w:rsidRPr="008045B4">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E25C07" w:rsidRPr="008045B4" w:rsidRDefault="00E25C07" w:rsidP="00E25C07">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25C07" w:rsidRPr="002F0E8B" w:rsidRDefault="00E25C07" w:rsidP="00E25C07">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GroupDescriptor</w:t>
      </w:r>
    </w:p>
    <w:p w:rsidR="003E140D" w:rsidRPr="00B8605C"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GroupNotFoundFault,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MemberAddFault</w:t>
      </w:r>
    </w:p>
    <w:p w:rsidR="00B50CF1" w:rsidRDefault="00B50CF1" w:rsidP="00B50CF1">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B50CF1" w:rsidRDefault="00B50CF1" w:rsidP="008E72E8">
      <w:pPr>
        <w:pStyle w:val="ListParagraph"/>
        <w:numPr>
          <w:ilvl w:val="0"/>
          <w:numId w:val="54"/>
        </w:numPr>
        <w:rPr>
          <w:rFonts w:ascii="Arial" w:hAnsi="Arial" w:cs="Arial"/>
          <w:sz w:val="20"/>
        </w:rPr>
      </w:pPr>
      <w:r>
        <w:rPr>
          <w:rFonts w:ascii="Arial" w:hAnsi="Arial" w:cs="Arial"/>
          <w:sz w:val="20"/>
        </w:rPr>
        <w:t>Caller has create or stem privilege on requested group stem.</w:t>
      </w:r>
    </w:p>
    <w:p w:rsidR="00B50CF1" w:rsidRDefault="00B50CF1" w:rsidP="008E72E8">
      <w:pPr>
        <w:pStyle w:val="ListParagraph"/>
        <w:numPr>
          <w:ilvl w:val="0"/>
          <w:numId w:val="54"/>
        </w:numPr>
        <w:rPr>
          <w:rFonts w:ascii="Arial" w:hAnsi="Arial" w:cs="Arial"/>
          <w:sz w:val="20"/>
        </w:rPr>
      </w:pPr>
      <w:r>
        <w:rPr>
          <w:rFonts w:ascii="Arial" w:hAnsi="Arial" w:cs="Arial"/>
          <w:sz w:val="20"/>
        </w:rPr>
        <w:t>Caller has Admin or Optin privilege on group</w:t>
      </w:r>
    </w:p>
    <w:p w:rsidR="00B50CF1" w:rsidRDefault="00B50CF1" w:rsidP="008E72E8">
      <w:pPr>
        <w:pStyle w:val="ListParagraph"/>
        <w:numPr>
          <w:ilvl w:val="0"/>
          <w:numId w:val="54"/>
        </w:numPr>
        <w:rPr>
          <w:rFonts w:ascii="Arial" w:hAnsi="Arial" w:cs="Arial"/>
          <w:sz w:val="20"/>
        </w:rPr>
      </w:pPr>
      <w:r>
        <w:rPr>
          <w:rFonts w:ascii="Arial" w:hAnsi="Arial" w:cs="Arial"/>
          <w:sz w:val="20"/>
        </w:rPr>
        <w:t>Requested subject exists in Grid Grouper.</w:t>
      </w:r>
    </w:p>
    <w:p w:rsidR="00B50CF1" w:rsidRDefault="00B50CF1" w:rsidP="00B50CF1">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B50CF1" w:rsidRDefault="00B50CF1" w:rsidP="008E72E8">
      <w:pPr>
        <w:pStyle w:val="ListParagraph"/>
        <w:numPr>
          <w:ilvl w:val="0"/>
          <w:numId w:val="54"/>
        </w:numPr>
        <w:rPr>
          <w:rFonts w:ascii="Arial" w:hAnsi="Arial" w:cs="Arial"/>
          <w:sz w:val="20"/>
        </w:rPr>
      </w:pPr>
      <w:r>
        <w:rPr>
          <w:rFonts w:ascii="Arial" w:hAnsi="Arial" w:cs="Arial"/>
          <w:sz w:val="20"/>
        </w:rPr>
        <w:t>Member is added to composite group.</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Default="003E140D" w:rsidP="003E140D">
      <w:pPr>
        <w:ind w:left="1440" w:firstLine="720"/>
        <w:rPr>
          <w:rFonts w:ascii="Arial" w:hAnsi="Arial" w:cs="Arial"/>
          <w:sz w:val="20"/>
        </w:rPr>
      </w:pPr>
    </w:p>
    <w:p w:rsidR="00B50CF1" w:rsidRPr="00BD33DF" w:rsidRDefault="00B50CF1" w:rsidP="003E140D">
      <w:pPr>
        <w:ind w:left="1440" w:firstLine="720"/>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deleteCompositeMember</w:t>
      </w:r>
      <w:r>
        <w:rPr>
          <w:rFonts w:ascii="Arial" w:hAnsi="Arial" w:cs="Arial"/>
          <w:sz w:val="20"/>
        </w:rPr>
        <w:t>()</w:t>
      </w:r>
    </w:p>
    <w:p w:rsidR="003E140D" w:rsidRPr="00645762"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Delete a composite member from a group</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385746" w:rsidRPr="008045B4" w:rsidRDefault="00385746" w:rsidP="00385746">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85746" w:rsidRPr="002F0E8B" w:rsidRDefault="00385746" w:rsidP="00385746">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385746" w:rsidRPr="008045B4" w:rsidRDefault="00385746" w:rsidP="00385746">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385746" w:rsidRPr="002F0E8B" w:rsidRDefault="00385746" w:rsidP="00385746">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003D29A4" w:rsidRPr="00BD33DF">
        <w:rPr>
          <w:rFonts w:ascii="Arial" w:hAnsi="Arial" w:cs="Arial"/>
          <w:sz w:val="20"/>
        </w:rPr>
        <w:t>GroupDescriptor</w:t>
      </w:r>
    </w:p>
    <w:p w:rsidR="003E140D" w:rsidRPr="00110131"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GroupNotFoundFault,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MemberDeleteFault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Admin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Given composite member is deleted from the group.</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lastRenderedPageBreak/>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grantGroupPrivilege</w:t>
      </w:r>
      <w:r>
        <w:rPr>
          <w:rFonts w:ascii="Arial" w:hAnsi="Arial" w:cs="Arial"/>
          <w:sz w:val="20"/>
        </w:rPr>
        <w:t>()</w:t>
      </w:r>
    </w:p>
    <w:p w:rsidR="003E140D" w:rsidRPr="008C6146"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Grant group privileges to a member</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1D6A61" w:rsidRPr="008045B4" w:rsidRDefault="001D6A61" w:rsidP="001D6A61">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D6A61" w:rsidRPr="002F0E8B" w:rsidRDefault="001D6A61" w:rsidP="001D6A61">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rPr>
          <w:rFonts w:ascii="Arial" w:hAnsi="Arial" w:cs="Arial"/>
          <w:sz w:val="20"/>
        </w:rPr>
      </w:pPr>
      <w:r w:rsidRPr="00BD33DF">
        <w:rPr>
          <w:rFonts w:ascii="Arial" w:hAnsi="Arial" w:cs="Arial"/>
          <w:sz w:val="20"/>
        </w:rPr>
        <w:t xml:space="preserve">    </w:t>
      </w:r>
      <w:r w:rsidRPr="00BD33DF">
        <w:rPr>
          <w:rFonts w:ascii="Arial" w:hAnsi="Arial" w:cs="Arial"/>
          <w:sz w:val="20"/>
        </w:rPr>
        <w:tab/>
      </w:r>
      <w:r w:rsidRPr="00BD33DF">
        <w:rPr>
          <w:rFonts w:ascii="Arial" w:hAnsi="Arial" w:cs="Arial"/>
          <w:sz w:val="20"/>
        </w:rPr>
        <w:tab/>
        <w:t xml:space="preserve">java.lang.String subject, </w:t>
      </w:r>
    </w:p>
    <w:p w:rsidR="003E140D" w:rsidRDefault="001D6A61" w:rsidP="003E140D">
      <w:pPr>
        <w:ind w:left="720" w:firstLine="720"/>
        <w:rPr>
          <w:rFonts w:ascii="Arial" w:hAnsi="Arial" w:cs="Arial"/>
          <w:sz w:val="20"/>
        </w:rPr>
      </w:pPr>
      <w:r>
        <w:rPr>
          <w:rFonts w:ascii="Arial" w:hAnsi="Arial" w:cs="Arial"/>
          <w:sz w:val="20"/>
        </w:rPr>
        <w:t>g</w:t>
      </w:r>
      <w:r w:rsidR="003E140D" w:rsidRPr="00BD33DF">
        <w:rPr>
          <w:rFonts w:ascii="Arial" w:hAnsi="Arial" w:cs="Arial"/>
          <w:sz w:val="20"/>
        </w:rPr>
        <w:t>ov.nih.nci.cagrid.gridgrouper.bean.GroupPrivilegeType</w:t>
      </w:r>
    </w:p>
    <w:p w:rsidR="001D6A61" w:rsidRPr="008045B4" w:rsidRDefault="001D6A61" w:rsidP="001D6A61">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1D6A61" w:rsidRPr="001D6A61" w:rsidRDefault="001D6A61" w:rsidP="001D6A61">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00BF405A" w:rsidRPr="00BD33DF">
        <w:rPr>
          <w:rFonts w:ascii="Arial" w:hAnsi="Arial" w:cs="Arial"/>
          <w:sz w:val="20"/>
        </w:rPr>
        <w:t>GroupPrivilegeType</w:t>
      </w:r>
    </w:p>
    <w:p w:rsidR="003E140D" w:rsidRDefault="003E140D" w:rsidP="003E140D">
      <w:pPr>
        <w:rPr>
          <w:rFonts w:ascii="Arial" w:hAnsi="Arial" w:cs="Arial"/>
          <w:b/>
          <w:sz w:val="20"/>
        </w:rPr>
      </w:pPr>
      <w:r w:rsidRPr="00BD33DF">
        <w:rPr>
          <w:rFonts w:ascii="Arial" w:hAnsi="Arial" w:cs="Arial"/>
          <w:b/>
          <w:sz w:val="20"/>
        </w:rPr>
        <w:tab/>
        <w:t xml:space="preserve">Output: </w:t>
      </w:r>
    </w:p>
    <w:p w:rsidR="003E140D" w:rsidRPr="008C6146"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GroupNotFoundFault,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Admin privilege on the requested group.</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stem or create privileges on the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Requested privileges are granted to given member.</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revokeGroupPrivilege</w:t>
      </w:r>
      <w:r>
        <w:rPr>
          <w:rFonts w:ascii="Arial" w:hAnsi="Arial" w:cs="Arial"/>
          <w:sz w:val="20"/>
        </w:rPr>
        <w:t>()</w:t>
      </w:r>
    </w:p>
    <w:p w:rsidR="003E140D" w:rsidRPr="001406E6" w:rsidRDefault="003E140D" w:rsidP="003E140D">
      <w:pPr>
        <w:ind w:firstLine="720"/>
        <w:rPr>
          <w:rFonts w:ascii="Arial" w:hAnsi="Arial" w:cs="Arial"/>
          <w:sz w:val="20"/>
        </w:rPr>
      </w:pPr>
      <w:r>
        <w:rPr>
          <w:rFonts w:ascii="Arial" w:hAnsi="Arial" w:cs="Arial"/>
          <w:b/>
          <w:sz w:val="20"/>
        </w:rPr>
        <w:t xml:space="preserve">Description: </w:t>
      </w:r>
      <w:r>
        <w:rPr>
          <w:rFonts w:ascii="Arial" w:hAnsi="Arial" w:cs="Arial"/>
          <w:sz w:val="20"/>
        </w:rPr>
        <w:t>Revoke group privileges to a member</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430DB3" w:rsidRPr="008045B4" w:rsidRDefault="00430DB3" w:rsidP="00430DB3">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430DB3" w:rsidRPr="002F0E8B" w:rsidRDefault="00430DB3" w:rsidP="00430DB3">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firstLine="720"/>
        <w:rPr>
          <w:rFonts w:ascii="Arial" w:hAnsi="Arial" w:cs="Arial"/>
          <w:sz w:val="20"/>
        </w:rPr>
      </w:pPr>
      <w:r w:rsidRPr="00BD33DF">
        <w:rPr>
          <w:rFonts w:ascii="Arial" w:hAnsi="Arial" w:cs="Arial"/>
          <w:sz w:val="20"/>
        </w:rPr>
        <w:t xml:space="preserve"> </w:t>
      </w:r>
      <w:r w:rsidRPr="00BD33DF">
        <w:rPr>
          <w:rFonts w:ascii="Arial" w:hAnsi="Arial" w:cs="Arial"/>
          <w:sz w:val="20"/>
        </w:rPr>
        <w:tab/>
        <w:t xml:space="preserve">java.lang.String subject, </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gov.nih.nci.cagrid.gridgrouper.bean.GroupPrivilegeType</w:t>
      </w:r>
    </w:p>
    <w:p w:rsidR="00430DB3" w:rsidRPr="008045B4" w:rsidRDefault="003E140D" w:rsidP="00430DB3">
      <w:pPr>
        <w:rPr>
          <w:rFonts w:ascii="Arial" w:hAnsi="Arial" w:cs="Arial"/>
          <w:b/>
          <w:sz w:val="20"/>
        </w:rPr>
      </w:pPr>
      <w:r w:rsidRPr="00BD33DF">
        <w:rPr>
          <w:rFonts w:ascii="Arial" w:hAnsi="Arial" w:cs="Arial"/>
          <w:b/>
          <w:sz w:val="20"/>
        </w:rPr>
        <w:tab/>
      </w:r>
      <w:r w:rsidR="00430DB3">
        <w:rPr>
          <w:rFonts w:ascii="Arial" w:hAnsi="Arial" w:cs="Arial"/>
          <w:b/>
          <w:sz w:val="20"/>
        </w:rPr>
        <w:tab/>
      </w:r>
      <w:r w:rsidR="00430DB3">
        <w:rPr>
          <w:rFonts w:ascii="Arial" w:hAnsi="Arial" w:cs="Arial"/>
          <w:b/>
          <w:sz w:val="20"/>
        </w:rPr>
        <w:tab/>
      </w:r>
      <w:r w:rsidR="00430DB3" w:rsidRPr="008045B4">
        <w:rPr>
          <w:rFonts w:ascii="Arial" w:hAnsi="Arial" w:cs="Arial"/>
          <w:b/>
          <w:sz w:val="20"/>
        </w:rPr>
        <w:t>Namespace:</w:t>
      </w:r>
      <w:r w:rsidR="00430DB3">
        <w:rPr>
          <w:rFonts w:ascii="Arial" w:hAnsi="Arial" w:cs="Arial"/>
          <w:b/>
          <w:sz w:val="20"/>
        </w:rPr>
        <w:t xml:space="preserve"> </w:t>
      </w:r>
      <w:r w:rsidR="00430DB3" w:rsidRPr="008045B4">
        <w:rPr>
          <w:rFonts w:ascii="Arial" w:hAnsi="Arial" w:cs="Arial"/>
          <w:sz w:val="20"/>
        </w:rPr>
        <w:t>http://cagrid.nci.nih.gov/1/GridGrouper</w:t>
      </w:r>
    </w:p>
    <w:p w:rsidR="00430DB3" w:rsidRPr="002F0E8B" w:rsidRDefault="00430DB3" w:rsidP="00430DB3">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GroupPrivilegeType</w:t>
      </w:r>
    </w:p>
    <w:p w:rsidR="003E140D" w:rsidRDefault="003E140D" w:rsidP="00430DB3">
      <w:pPr>
        <w:ind w:firstLine="720"/>
        <w:rPr>
          <w:rFonts w:ascii="Arial" w:hAnsi="Arial" w:cs="Arial"/>
          <w:b/>
          <w:sz w:val="20"/>
        </w:rPr>
      </w:pPr>
      <w:r w:rsidRPr="00BD33DF">
        <w:rPr>
          <w:rFonts w:ascii="Arial" w:hAnsi="Arial" w:cs="Arial"/>
          <w:b/>
          <w:sz w:val="20"/>
        </w:rPr>
        <w:t xml:space="preserve">Output: </w:t>
      </w:r>
    </w:p>
    <w:p w:rsidR="003E140D" w:rsidRPr="00727571"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Admin</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r>
      <w:r w:rsidRPr="00BD33DF">
        <w:rPr>
          <w:rFonts w:ascii="Arial" w:hAnsi="Arial" w:cs="Arial"/>
          <w:sz w:val="20"/>
        </w:rPr>
        <w:tab/>
        <w:t>GroupNotFoundFault,</w:t>
      </w:r>
    </w:p>
    <w:p w:rsidR="003E140D" w:rsidRPr="00BD33DF" w:rsidRDefault="003E140D" w:rsidP="003E140D">
      <w:pPr>
        <w:ind w:left="1440" w:firstLine="720"/>
        <w:rPr>
          <w:rFonts w:ascii="Arial" w:hAnsi="Arial" w:cs="Arial"/>
          <w:sz w:val="20"/>
        </w:rPr>
      </w:pPr>
      <w:r w:rsidRPr="00BD33DF">
        <w:rPr>
          <w:rFonts w:ascii="Arial" w:hAnsi="Arial" w:cs="Arial"/>
          <w:sz w:val="20"/>
        </w:rPr>
        <w:t>RevokePrivilegeFault,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3E140D" w:rsidRPr="00BD33DF" w:rsidRDefault="003E140D" w:rsidP="003E140D">
      <w:pPr>
        <w:ind w:left="1440" w:firstLine="720"/>
        <w:rPr>
          <w:rFonts w:ascii="Arial" w:hAnsi="Arial" w:cs="Arial"/>
          <w:sz w:val="20"/>
        </w:rPr>
      </w:pPr>
      <w:r w:rsidRPr="00BD33DF">
        <w:rPr>
          <w:rFonts w:ascii="Arial" w:hAnsi="Arial" w:cs="Arial"/>
          <w:sz w:val="20"/>
        </w:rPr>
        <w:t>SchemaFault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Admin privilege on the requested group.</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stem or create privileges on the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Requested privileges are revoked to given member.</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E7762A" w:rsidRPr="00BD33DF" w:rsidRDefault="00E7762A" w:rsidP="003E140D">
      <w:pPr>
        <w:ind w:left="1440" w:firstLine="720"/>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getSubjectsWithGroupPrivilege</w:t>
      </w:r>
      <w:r>
        <w:rPr>
          <w:rFonts w:ascii="Arial" w:hAnsi="Arial" w:cs="Arial"/>
          <w:sz w:val="20"/>
        </w:rPr>
        <w:t>()</w:t>
      </w:r>
    </w:p>
    <w:p w:rsidR="003E140D" w:rsidRPr="00FA531C"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all subjects with group privileges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00E7762A">
        <w:rPr>
          <w:rFonts w:ascii="Arial" w:hAnsi="Arial" w:cs="Arial"/>
          <w:b/>
          <w:sz w:val="20"/>
        </w:rPr>
        <w:t xml:space="preserve">  </w:t>
      </w:r>
      <w:r w:rsidRPr="00BD33DF">
        <w:rPr>
          <w:rFonts w:ascii="Arial" w:hAnsi="Arial" w:cs="Arial"/>
          <w:sz w:val="20"/>
        </w:rPr>
        <w:t>gov.nih.nci.cagrid.gridgrouper.bean.GroupIdentifier,</w:t>
      </w:r>
    </w:p>
    <w:p w:rsidR="00E7762A" w:rsidRPr="008045B4" w:rsidRDefault="00E7762A" w:rsidP="00E7762A">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lastRenderedPageBreak/>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gov.nih.nci.cagrid.gridgrouper.bean.GroupPrivilegeType</w:t>
      </w:r>
    </w:p>
    <w:p w:rsidR="00E7762A" w:rsidRPr="008045B4" w:rsidRDefault="00E7762A" w:rsidP="00E7762A">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GroupPrivilegeType</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java.lang.String[]</w:t>
      </w:r>
    </w:p>
    <w:p w:rsidR="003E140D" w:rsidRPr="00ED1595"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Matched subjects are returned.</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getGroupPrivileges</w:t>
      </w:r>
      <w:r>
        <w:rPr>
          <w:rFonts w:ascii="Arial" w:hAnsi="Arial" w:cs="Arial"/>
          <w:sz w:val="20"/>
        </w:rPr>
        <w:t>()</w:t>
      </w:r>
    </w:p>
    <w:p w:rsidR="003E140D" w:rsidRPr="009324AF"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Get group privileges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 xml:space="preserve">gov.nih.nci.cagrid.gridgrouper.bean.GroupIdentifier, </w:t>
      </w:r>
    </w:p>
    <w:p w:rsidR="00E7762A" w:rsidRPr="008045B4" w:rsidRDefault="00E7762A" w:rsidP="00E7762A">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left="720" w:firstLine="720"/>
        <w:rPr>
          <w:rFonts w:ascii="Arial" w:hAnsi="Arial" w:cs="Arial"/>
          <w:sz w:val="20"/>
        </w:rPr>
      </w:pPr>
      <w:r w:rsidRPr="00BD33DF">
        <w:rPr>
          <w:rFonts w:ascii="Arial" w:hAnsi="Arial" w:cs="Arial"/>
          <w:sz w:val="20"/>
        </w:rPr>
        <w:t>java.lang.String subject</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gov.nih.nci.cagrid.gridgrouper.bean.GroupPrivilege[]</w:t>
      </w:r>
    </w:p>
    <w:p w:rsidR="00E7762A" w:rsidRPr="008045B4" w:rsidRDefault="00E7762A" w:rsidP="00E7762A">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GroupPrivilege</w:t>
      </w:r>
    </w:p>
    <w:p w:rsidR="003E140D" w:rsidRPr="00F94CE0"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ind w:left="1440" w:firstLine="720"/>
        <w:rPr>
          <w:rFonts w:ascii="Arial" w:hAnsi="Arial" w:cs="Arial"/>
          <w:sz w:val="20"/>
        </w:rPr>
      </w:pPr>
      <w:r w:rsidRPr="00BD33DF">
        <w:rPr>
          <w:rFonts w:ascii="Arial" w:hAnsi="Arial" w:cs="Arial"/>
          <w:sz w:val="20"/>
        </w:rPr>
        <w:t>GroupNotFoundFault,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Group privileges for the given group identifier and subject are returned.</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hasGroupPrivilege</w:t>
      </w:r>
      <w:r>
        <w:rPr>
          <w:rFonts w:ascii="Arial" w:hAnsi="Arial" w:cs="Arial"/>
          <w:sz w:val="20"/>
        </w:rPr>
        <w:t>()</w:t>
      </w:r>
    </w:p>
    <w:p w:rsidR="003E140D" w:rsidRPr="004624A7"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Pr>
          <w:rFonts w:ascii="Arial" w:hAnsi="Arial" w:cs="Arial"/>
          <w:sz w:val="20"/>
        </w:rPr>
        <w:t>Find if a given subject has group privileges</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gov.nih.nci.cagrid.gridgrouper.bean.GroupIdentifier,</w:t>
      </w:r>
    </w:p>
    <w:p w:rsidR="00E7762A" w:rsidRPr="008045B4" w:rsidRDefault="00E7762A" w:rsidP="00E7762A">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GroupIdentifier</w:t>
      </w:r>
    </w:p>
    <w:p w:rsidR="003E140D" w:rsidRPr="00BD33DF" w:rsidRDefault="003E140D" w:rsidP="003E140D">
      <w:pPr>
        <w:ind w:firstLine="720"/>
        <w:rPr>
          <w:rFonts w:ascii="Arial" w:hAnsi="Arial" w:cs="Arial"/>
          <w:sz w:val="20"/>
        </w:rPr>
      </w:pPr>
      <w:r w:rsidRPr="00BD33DF">
        <w:rPr>
          <w:rFonts w:ascii="Arial" w:hAnsi="Arial" w:cs="Arial"/>
          <w:sz w:val="20"/>
        </w:rPr>
        <w:t xml:space="preserve">            java.lang.String subject, </w:t>
      </w:r>
    </w:p>
    <w:p w:rsidR="003E140D" w:rsidRPr="00BD33DF" w:rsidRDefault="003E140D" w:rsidP="003E140D">
      <w:pPr>
        <w:ind w:left="720" w:firstLine="720"/>
        <w:rPr>
          <w:rFonts w:ascii="Arial" w:hAnsi="Arial" w:cs="Arial"/>
          <w:sz w:val="20"/>
        </w:rPr>
      </w:pPr>
      <w:r w:rsidRPr="00BD33DF">
        <w:rPr>
          <w:rFonts w:ascii="Arial" w:hAnsi="Arial" w:cs="Arial"/>
          <w:sz w:val="20"/>
        </w:rPr>
        <w:t>gov.nih.nci.cagrid.gridgrouper.bean.GroupPrivilegeType</w:t>
      </w:r>
    </w:p>
    <w:p w:rsidR="00E7762A" w:rsidRPr="008045B4" w:rsidRDefault="003E140D" w:rsidP="00E7762A">
      <w:pPr>
        <w:rPr>
          <w:rFonts w:ascii="Arial" w:hAnsi="Arial" w:cs="Arial"/>
          <w:b/>
          <w:sz w:val="20"/>
        </w:rPr>
      </w:pPr>
      <w:r w:rsidRPr="00BD33DF">
        <w:rPr>
          <w:rFonts w:ascii="Arial" w:hAnsi="Arial" w:cs="Arial"/>
          <w:b/>
          <w:sz w:val="20"/>
        </w:rPr>
        <w:tab/>
      </w:r>
      <w:r w:rsidR="00E7762A" w:rsidRPr="008045B4">
        <w:rPr>
          <w:rFonts w:ascii="Arial" w:hAnsi="Arial" w:cs="Arial"/>
          <w:b/>
          <w:sz w:val="20"/>
        </w:rPr>
        <w:tab/>
      </w:r>
      <w:r w:rsidR="00E7762A">
        <w:rPr>
          <w:rFonts w:ascii="Arial" w:hAnsi="Arial" w:cs="Arial"/>
          <w:b/>
          <w:sz w:val="20"/>
        </w:rPr>
        <w:tab/>
      </w:r>
      <w:r w:rsidR="00E7762A" w:rsidRPr="008045B4">
        <w:rPr>
          <w:rFonts w:ascii="Arial" w:hAnsi="Arial" w:cs="Arial"/>
          <w:b/>
          <w:sz w:val="20"/>
        </w:rPr>
        <w:t>Namespace:</w:t>
      </w:r>
      <w:r w:rsidR="00E7762A">
        <w:rPr>
          <w:rFonts w:ascii="Arial" w:hAnsi="Arial" w:cs="Arial"/>
          <w:b/>
          <w:sz w:val="20"/>
        </w:rPr>
        <w:t xml:space="preserve"> </w:t>
      </w:r>
      <w:r w:rsidR="00E7762A" w:rsidRPr="008045B4">
        <w:rPr>
          <w:rFonts w:ascii="Arial" w:hAnsi="Arial" w:cs="Arial"/>
          <w:sz w:val="20"/>
        </w:rPr>
        <w:t>http://cagrid.nci.nih.gov/1/GridGrouper</w:t>
      </w:r>
    </w:p>
    <w:p w:rsidR="00E7762A" w:rsidRPr="002F0E8B" w:rsidRDefault="00E7762A" w:rsidP="00E7762A">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GroupPrivilegeType</w:t>
      </w:r>
    </w:p>
    <w:p w:rsidR="003E140D" w:rsidRDefault="003E140D" w:rsidP="00E7762A">
      <w:pPr>
        <w:ind w:firstLine="720"/>
        <w:rPr>
          <w:rFonts w:ascii="Arial" w:hAnsi="Arial" w:cs="Arial"/>
          <w:sz w:val="20"/>
        </w:rPr>
      </w:pPr>
      <w:r w:rsidRPr="00BD33DF">
        <w:rPr>
          <w:rFonts w:ascii="Arial" w:hAnsi="Arial" w:cs="Arial"/>
          <w:b/>
          <w:sz w:val="20"/>
        </w:rPr>
        <w:t xml:space="preserve">Output: </w:t>
      </w:r>
      <w:r>
        <w:rPr>
          <w:rFonts w:ascii="Arial" w:hAnsi="Arial" w:cs="Arial"/>
          <w:sz w:val="20"/>
        </w:rPr>
        <w:t>boolean</w:t>
      </w:r>
    </w:p>
    <w:p w:rsidR="003E140D" w:rsidRPr="00790619"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Default="003E140D" w:rsidP="003E140D">
      <w:pPr>
        <w:ind w:left="1440" w:firstLine="720"/>
        <w:rPr>
          <w:rFonts w:ascii="Arial" w:hAnsi="Arial" w:cs="Arial"/>
          <w:sz w:val="20"/>
        </w:rPr>
      </w:pPr>
      <w:r w:rsidRPr="00BD33DF">
        <w:rPr>
          <w:rFonts w:ascii="Arial" w:hAnsi="Arial" w:cs="Arial"/>
          <w:sz w:val="20"/>
        </w:rPr>
        <w:t>GroupNotFoundFault,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sidRPr="004B0EA6">
        <w:rPr>
          <w:rFonts w:ascii="Arial" w:hAnsi="Arial" w:cs="Arial"/>
          <w:sz w:val="20"/>
        </w:rPr>
        <w:t xml:space="preserve">Return true if given member </w:t>
      </w:r>
      <w:r>
        <w:rPr>
          <w:rFonts w:ascii="Arial" w:hAnsi="Arial" w:cs="Arial"/>
          <w:sz w:val="20"/>
        </w:rPr>
        <w:t>has requested privilege in the</w:t>
      </w:r>
      <w:r w:rsidRPr="004B0EA6">
        <w:rPr>
          <w:rFonts w:ascii="Arial" w:hAnsi="Arial" w:cs="Arial"/>
          <w:sz w:val="20"/>
        </w:rPr>
        <w:t xml:space="preserve"> given group.</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4B0EA6" w:rsidP="004B0EA6">
      <w:pPr>
        <w:pStyle w:val="ListParagraph"/>
        <w:ind w:left="1800"/>
        <w:rPr>
          <w:rFonts w:ascii="Arial" w:hAnsi="Arial" w:cs="Arial"/>
          <w:sz w:val="20"/>
        </w:rPr>
      </w:pPr>
      <w:r w:rsidRPr="004B0EA6">
        <w:rPr>
          <w:rFonts w:ascii="Arial" w:hAnsi="Arial" w:cs="Arial"/>
          <w:sz w:val="20"/>
        </w:rPr>
        <w:t xml:space="preserve"> </w:t>
      </w:r>
    </w:p>
    <w:p w:rsidR="003E140D" w:rsidRPr="00BD33DF" w:rsidRDefault="003E140D" w:rsidP="003E140D">
      <w:pPr>
        <w:rPr>
          <w:rFonts w:ascii="Arial" w:hAnsi="Arial" w:cs="Arial"/>
          <w:sz w:val="20"/>
        </w:rPr>
      </w:pPr>
      <w:r w:rsidRPr="00BD33DF">
        <w:rPr>
          <w:rFonts w:ascii="Arial" w:hAnsi="Arial" w:cs="Arial"/>
          <w:sz w:val="20"/>
        </w:rPr>
        <w:lastRenderedPageBreak/>
        <w:t>isMember</w:t>
      </w:r>
      <w:r>
        <w:rPr>
          <w:rFonts w:ascii="Arial" w:hAnsi="Arial" w:cs="Arial"/>
          <w:sz w:val="20"/>
        </w:rPr>
        <w:t>()</w:t>
      </w:r>
    </w:p>
    <w:p w:rsidR="003E140D" w:rsidRPr="0053480B"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Find if a given member is part of GridGrouper</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 xml:space="preserve">java.lang.String member, </w:t>
      </w:r>
    </w:p>
    <w:p w:rsidR="003E140D" w:rsidRPr="00BD33DF" w:rsidRDefault="003E140D" w:rsidP="003E140D">
      <w:pPr>
        <w:ind w:left="720"/>
        <w:rPr>
          <w:rFonts w:ascii="Arial" w:hAnsi="Arial" w:cs="Arial"/>
          <w:sz w:val="20"/>
        </w:rPr>
      </w:pPr>
      <w:r w:rsidRPr="00BD33DF">
        <w:rPr>
          <w:rFonts w:ascii="Arial" w:hAnsi="Arial" w:cs="Arial"/>
          <w:sz w:val="20"/>
        </w:rPr>
        <w:t xml:space="preserve">           gov.nih.nci.cagrid.gridgrouper.bean.MembershipExpression</w:t>
      </w:r>
    </w:p>
    <w:p w:rsidR="002E548D" w:rsidRPr="008045B4" w:rsidRDefault="002E548D" w:rsidP="002E548D">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2E548D" w:rsidRPr="002F0E8B" w:rsidRDefault="002E548D" w:rsidP="002E548D">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MembershipExpression</w:t>
      </w:r>
    </w:p>
    <w:p w:rsidR="003E140D" w:rsidRDefault="003E140D" w:rsidP="003E140D">
      <w:pPr>
        <w:rPr>
          <w:rFonts w:ascii="Arial" w:hAnsi="Arial" w:cs="Arial"/>
          <w:sz w:val="20"/>
        </w:rPr>
      </w:pPr>
      <w:r w:rsidRPr="00BD33DF">
        <w:rPr>
          <w:rFonts w:ascii="Arial" w:hAnsi="Arial" w:cs="Arial"/>
          <w:b/>
          <w:sz w:val="20"/>
        </w:rPr>
        <w:tab/>
        <w:t xml:space="preserve">Output: </w:t>
      </w:r>
      <w:r>
        <w:rPr>
          <w:rFonts w:ascii="Arial" w:hAnsi="Arial" w:cs="Arial"/>
          <w:sz w:val="20"/>
        </w:rPr>
        <w:t>boolean</w:t>
      </w:r>
    </w:p>
    <w:p w:rsidR="003E140D" w:rsidRPr="00B82621"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GridGrouperRuntimeFault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sidRPr="004B0EA6">
        <w:rPr>
          <w:rFonts w:ascii="Arial" w:hAnsi="Arial" w:cs="Arial"/>
          <w:sz w:val="20"/>
        </w:rPr>
        <w:t>Return true if given member is part of given group.</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234FA1" w:rsidRPr="00BD33DF" w:rsidRDefault="00234FA1"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getMember</w:t>
      </w:r>
      <w:r>
        <w:rPr>
          <w:rFonts w:ascii="Arial" w:hAnsi="Arial" w:cs="Arial"/>
          <w:sz w:val="20"/>
        </w:rPr>
        <w:t>()</w:t>
      </w:r>
    </w:p>
    <w:p w:rsidR="003E140D" w:rsidRPr="00B1093C"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Find a member</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java.lang.String member</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gov.nih.nci.cagrid.gridgrouper.bean.MemberDescriptor</w:t>
      </w:r>
    </w:p>
    <w:p w:rsidR="00234FA1" w:rsidRPr="008045B4" w:rsidRDefault="00234FA1" w:rsidP="00234FA1">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234FA1" w:rsidRPr="002F0E8B" w:rsidRDefault="00234FA1" w:rsidP="00234FA1">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MemberDescriptor</w:t>
      </w:r>
    </w:p>
    <w:p w:rsidR="003E140D" w:rsidRPr="00BD196D"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t xml:space="preserve">GridGrouperRuntimeFault, </w:t>
      </w:r>
    </w:p>
    <w:p w:rsidR="003E140D" w:rsidRPr="00BD33DF" w:rsidRDefault="003E140D" w:rsidP="003E140D">
      <w:pPr>
        <w:ind w:left="1440" w:firstLine="720"/>
        <w:rPr>
          <w:rFonts w:ascii="Arial" w:hAnsi="Arial" w:cs="Arial"/>
          <w:sz w:val="20"/>
        </w:rPr>
      </w:pPr>
      <w:r w:rsidRPr="00BD33DF">
        <w:rPr>
          <w:rFonts w:ascii="Arial" w:hAnsi="Arial" w:cs="Arial"/>
          <w:sz w:val="20"/>
        </w:rPr>
        <w:t>InsufficientPrivilegeFault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7E1210" w:rsidP="008E72E8">
      <w:pPr>
        <w:pStyle w:val="ListParagraph"/>
        <w:numPr>
          <w:ilvl w:val="0"/>
          <w:numId w:val="54"/>
        </w:numPr>
        <w:rPr>
          <w:rFonts w:ascii="Arial" w:hAnsi="Arial" w:cs="Arial"/>
          <w:sz w:val="20"/>
        </w:rPr>
      </w:pPr>
      <w:r>
        <w:rPr>
          <w:rFonts w:ascii="Arial" w:hAnsi="Arial" w:cs="Arial"/>
          <w:sz w:val="20"/>
        </w:rPr>
        <w:t>Ma</w:t>
      </w:r>
      <w:r w:rsidR="004B0EA6">
        <w:rPr>
          <w:rFonts w:ascii="Arial" w:hAnsi="Arial" w:cs="Arial"/>
          <w:sz w:val="20"/>
        </w:rPr>
        <w:t>tched member</w:t>
      </w:r>
      <w:r>
        <w:rPr>
          <w:rFonts w:ascii="Arial" w:hAnsi="Arial" w:cs="Arial"/>
          <w:sz w:val="20"/>
        </w:rPr>
        <w:t xml:space="preserve"> is returned</w:t>
      </w:r>
      <w:r w:rsidR="004B0EA6" w:rsidRPr="004B0EA6">
        <w:rPr>
          <w:rFonts w:ascii="Arial" w:hAnsi="Arial" w:cs="Arial"/>
          <w:sz w:val="20"/>
        </w:rPr>
        <w: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Pr="00BD33DF" w:rsidRDefault="003E140D" w:rsidP="003E140D">
      <w:pPr>
        <w:rPr>
          <w:rFonts w:ascii="Arial" w:hAnsi="Arial" w:cs="Arial"/>
          <w:sz w:val="20"/>
        </w:rPr>
      </w:pPr>
    </w:p>
    <w:p w:rsidR="003E140D" w:rsidRPr="00BD33DF" w:rsidRDefault="003E140D" w:rsidP="003E140D">
      <w:pPr>
        <w:rPr>
          <w:rFonts w:ascii="Arial" w:hAnsi="Arial" w:cs="Arial"/>
          <w:sz w:val="20"/>
        </w:rPr>
      </w:pPr>
      <w:r w:rsidRPr="00BD33DF">
        <w:rPr>
          <w:rFonts w:ascii="Arial" w:hAnsi="Arial" w:cs="Arial"/>
          <w:sz w:val="20"/>
        </w:rPr>
        <w:t>getMembersGroups</w:t>
      </w:r>
      <w:r>
        <w:rPr>
          <w:rFonts w:ascii="Arial" w:hAnsi="Arial" w:cs="Arial"/>
          <w:sz w:val="20"/>
        </w:rPr>
        <w:t>()</w:t>
      </w:r>
    </w:p>
    <w:p w:rsidR="003E140D" w:rsidRPr="00BD196D" w:rsidRDefault="003E140D" w:rsidP="003E140D">
      <w:pPr>
        <w:ind w:firstLine="720"/>
        <w:rPr>
          <w:rFonts w:ascii="Arial" w:hAnsi="Arial" w:cs="Arial"/>
          <w:sz w:val="20"/>
        </w:rPr>
      </w:pPr>
      <w:r w:rsidRPr="00BD33DF">
        <w:rPr>
          <w:rFonts w:ascii="Arial" w:hAnsi="Arial" w:cs="Arial"/>
          <w:b/>
          <w:sz w:val="20"/>
        </w:rPr>
        <w:t>Description:</w:t>
      </w:r>
      <w:r>
        <w:rPr>
          <w:rFonts w:ascii="Arial" w:hAnsi="Arial" w:cs="Arial"/>
          <w:sz w:val="20"/>
        </w:rPr>
        <w:t xml:space="preserve"> Find all groups for a given member</w:t>
      </w:r>
    </w:p>
    <w:p w:rsidR="003E140D" w:rsidRPr="00BD33DF" w:rsidRDefault="003E140D" w:rsidP="003E140D">
      <w:pPr>
        <w:rPr>
          <w:rFonts w:ascii="Arial" w:hAnsi="Arial" w:cs="Arial"/>
          <w:sz w:val="20"/>
        </w:rPr>
      </w:pPr>
      <w:r w:rsidRPr="00BD33DF">
        <w:rPr>
          <w:rFonts w:ascii="Arial" w:hAnsi="Arial" w:cs="Arial"/>
          <w:b/>
          <w:sz w:val="20"/>
        </w:rPr>
        <w:tab/>
        <w:t xml:space="preserve">Input: </w:t>
      </w:r>
      <w:r w:rsidRPr="00BD33DF">
        <w:rPr>
          <w:rFonts w:ascii="Arial" w:hAnsi="Arial" w:cs="Arial"/>
          <w:sz w:val="20"/>
        </w:rPr>
        <w:t>java.lang.String member</w:t>
      </w:r>
    </w:p>
    <w:p w:rsidR="003E140D" w:rsidRPr="00BD33DF" w:rsidRDefault="003E140D" w:rsidP="003E140D">
      <w:pPr>
        <w:ind w:firstLine="720"/>
        <w:rPr>
          <w:rFonts w:ascii="Arial" w:hAnsi="Arial" w:cs="Arial"/>
          <w:sz w:val="20"/>
        </w:rPr>
      </w:pPr>
      <w:r w:rsidRPr="00BD33DF">
        <w:rPr>
          <w:rFonts w:ascii="Arial" w:hAnsi="Arial" w:cs="Arial"/>
          <w:sz w:val="20"/>
        </w:rPr>
        <w:t xml:space="preserve">           gov.nih.nci.cagrid.gridgrouper.bean.MembershipType</w:t>
      </w:r>
    </w:p>
    <w:p w:rsidR="00BC3E54" w:rsidRPr="008045B4" w:rsidRDefault="00BC3E54" w:rsidP="00BC3E54">
      <w:pPr>
        <w:rPr>
          <w:rFonts w:ascii="Arial" w:hAnsi="Arial" w:cs="Arial"/>
          <w:b/>
          <w:sz w:val="20"/>
        </w:rPr>
      </w:pPr>
      <w:r w:rsidRPr="008045B4">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BC3E54" w:rsidRPr="002F0E8B" w:rsidRDefault="00BC3E54" w:rsidP="00BC3E54">
      <w:pPr>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MembershipType</w:t>
      </w:r>
    </w:p>
    <w:p w:rsidR="003E140D" w:rsidRDefault="003E140D" w:rsidP="003E140D">
      <w:pPr>
        <w:rPr>
          <w:rFonts w:ascii="Arial" w:hAnsi="Arial" w:cs="Arial"/>
          <w:sz w:val="20"/>
        </w:rPr>
      </w:pPr>
      <w:r w:rsidRPr="00BD33DF">
        <w:rPr>
          <w:rFonts w:ascii="Arial" w:hAnsi="Arial" w:cs="Arial"/>
          <w:b/>
          <w:sz w:val="20"/>
        </w:rPr>
        <w:tab/>
        <w:t xml:space="preserve">Output: </w:t>
      </w:r>
      <w:r w:rsidRPr="00BD33DF">
        <w:rPr>
          <w:rFonts w:ascii="Arial" w:hAnsi="Arial" w:cs="Arial"/>
          <w:sz w:val="20"/>
        </w:rPr>
        <w:t>gov.nih.nci.cagrid.gridgrouper.bean.GroupDescriptor[]</w:t>
      </w:r>
    </w:p>
    <w:p w:rsidR="00BC3E54" w:rsidRPr="008045B4" w:rsidRDefault="00BC3E54" w:rsidP="00BC3E54">
      <w:pPr>
        <w:rPr>
          <w:rFonts w:ascii="Arial" w:hAnsi="Arial" w:cs="Arial"/>
          <w:b/>
          <w:sz w:val="20"/>
        </w:rPr>
      </w:pPr>
      <w:r w:rsidRPr="008045B4">
        <w:rPr>
          <w:rFonts w:ascii="Arial" w:hAnsi="Arial" w:cs="Arial"/>
          <w:b/>
          <w:sz w:val="20"/>
        </w:rPr>
        <w:tab/>
      </w:r>
      <w:r>
        <w:rPr>
          <w:rFonts w:ascii="Arial" w:hAnsi="Arial" w:cs="Arial"/>
          <w:b/>
          <w:sz w:val="20"/>
        </w:rPr>
        <w:tab/>
      </w:r>
      <w:r w:rsidRPr="008045B4">
        <w:rPr>
          <w:rFonts w:ascii="Arial" w:hAnsi="Arial" w:cs="Arial"/>
          <w:b/>
          <w:sz w:val="20"/>
        </w:rPr>
        <w:t>Namespace:</w:t>
      </w:r>
      <w:r>
        <w:rPr>
          <w:rFonts w:ascii="Arial" w:hAnsi="Arial" w:cs="Arial"/>
          <w:b/>
          <w:sz w:val="20"/>
        </w:rPr>
        <w:t xml:space="preserve"> </w:t>
      </w:r>
      <w:r w:rsidRPr="008045B4">
        <w:rPr>
          <w:rFonts w:ascii="Arial" w:hAnsi="Arial" w:cs="Arial"/>
          <w:sz w:val="20"/>
        </w:rPr>
        <w:t>http://cagrid.nci.nih.gov/1/GridGrouper</w:t>
      </w:r>
    </w:p>
    <w:p w:rsidR="00BC3E54" w:rsidRPr="002F0E8B" w:rsidRDefault="00BC3E54" w:rsidP="00BC3E54">
      <w:pPr>
        <w:rPr>
          <w:rFonts w:ascii="Arial" w:hAnsi="Arial" w:cs="Arial"/>
          <w:b/>
          <w:sz w:val="20"/>
        </w:rPr>
      </w:pPr>
      <w:r>
        <w:rPr>
          <w:rFonts w:ascii="Arial" w:hAnsi="Arial" w:cs="Arial"/>
          <w:b/>
          <w:sz w:val="20"/>
        </w:rPr>
        <w:tab/>
      </w:r>
      <w:r>
        <w:rPr>
          <w:rFonts w:ascii="Arial" w:hAnsi="Arial" w:cs="Arial"/>
          <w:b/>
          <w:sz w:val="20"/>
        </w:rPr>
        <w:tab/>
      </w:r>
      <w:r w:rsidRPr="008045B4">
        <w:rPr>
          <w:rFonts w:ascii="Arial" w:hAnsi="Arial" w:cs="Arial"/>
          <w:b/>
          <w:sz w:val="20"/>
        </w:rPr>
        <w:t>Schema type:</w:t>
      </w:r>
      <w:r>
        <w:rPr>
          <w:rFonts w:ascii="Arial" w:hAnsi="Arial" w:cs="Arial"/>
          <w:b/>
          <w:sz w:val="20"/>
        </w:rPr>
        <w:t xml:space="preserve"> </w:t>
      </w:r>
      <w:r w:rsidRPr="00BD33DF">
        <w:rPr>
          <w:rFonts w:ascii="Arial" w:hAnsi="Arial" w:cs="Arial"/>
          <w:sz w:val="20"/>
        </w:rPr>
        <w:t>GroupDescriptor</w:t>
      </w:r>
    </w:p>
    <w:p w:rsidR="003E140D" w:rsidRPr="00F522C4" w:rsidRDefault="003E140D" w:rsidP="003E140D">
      <w:pPr>
        <w:ind w:firstLine="720"/>
        <w:rPr>
          <w:rFonts w:ascii="Arial" w:hAnsi="Arial" w:cs="Arial"/>
          <w:sz w:val="20"/>
        </w:rPr>
      </w:pPr>
      <w:r w:rsidRPr="002C5BA4">
        <w:rPr>
          <w:rFonts w:ascii="Arial" w:hAnsi="Arial" w:cs="Arial"/>
          <w:b/>
          <w:sz w:val="20"/>
        </w:rPr>
        <w:t>Actors:</w:t>
      </w:r>
      <w:r w:rsidRPr="002C5BA4">
        <w:rPr>
          <w:rFonts w:ascii="Arial" w:hAnsi="Arial" w:cs="Arial"/>
          <w:b/>
          <w:sz w:val="20"/>
        </w:rPr>
        <w:tab/>
      </w:r>
      <w:r>
        <w:rPr>
          <w:rFonts w:ascii="Arial" w:hAnsi="Arial" w:cs="Arial"/>
          <w:sz w:val="20"/>
        </w:rPr>
        <w:t>User</w:t>
      </w:r>
    </w:p>
    <w:p w:rsidR="003E140D" w:rsidRPr="00BD33DF" w:rsidRDefault="003E140D" w:rsidP="003E140D">
      <w:pPr>
        <w:rPr>
          <w:rFonts w:ascii="Arial" w:hAnsi="Arial" w:cs="Arial"/>
          <w:sz w:val="20"/>
        </w:rPr>
      </w:pPr>
      <w:r w:rsidRPr="00BD33DF">
        <w:rPr>
          <w:rFonts w:ascii="Arial" w:hAnsi="Arial" w:cs="Arial"/>
          <w:b/>
          <w:sz w:val="20"/>
        </w:rPr>
        <w:tab/>
        <w:t>Exceptions</w:t>
      </w:r>
      <w:r w:rsidRPr="00BD33DF">
        <w:rPr>
          <w:rFonts w:ascii="Arial" w:hAnsi="Arial" w:cs="Arial"/>
          <w:sz w:val="20"/>
        </w:rPr>
        <w:t>: GridGrouperRuntimeFault,</w:t>
      </w:r>
    </w:p>
    <w:p w:rsidR="003E140D" w:rsidRPr="00BD33DF" w:rsidRDefault="003E140D" w:rsidP="003E140D">
      <w:pPr>
        <w:rPr>
          <w:rFonts w:ascii="Arial" w:hAnsi="Arial" w:cs="Arial"/>
          <w:sz w:val="20"/>
        </w:rPr>
      </w:pPr>
      <w:r w:rsidRPr="00BD33DF">
        <w:rPr>
          <w:rFonts w:ascii="Arial" w:hAnsi="Arial" w:cs="Arial"/>
          <w:sz w:val="20"/>
        </w:rPr>
        <w:tab/>
      </w:r>
      <w:r w:rsidRPr="00BD33DF">
        <w:rPr>
          <w:rFonts w:ascii="Arial" w:hAnsi="Arial" w:cs="Arial"/>
          <w:sz w:val="20"/>
        </w:rPr>
        <w:tab/>
        <w:t xml:space="preserve">         InsufficientPrivilegeFault</w:t>
      </w:r>
    </w:p>
    <w:p w:rsidR="004B0EA6" w:rsidRDefault="004B0EA6" w:rsidP="004B0EA6">
      <w:pPr>
        <w:rPr>
          <w:rFonts w:ascii="Arial" w:hAnsi="Arial" w:cs="Arial"/>
          <w:b/>
          <w:sz w:val="20"/>
        </w:rPr>
      </w:pPr>
      <w:r w:rsidRPr="00190FAE">
        <w:rPr>
          <w:rFonts w:ascii="Arial" w:hAnsi="Arial" w:cs="Arial"/>
          <w:b/>
          <w:sz w:val="20"/>
        </w:rPr>
        <w:tab/>
        <w:t>Pre-condition: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Pr>
          <w:rFonts w:ascii="Arial" w:hAnsi="Arial" w:cs="Arial"/>
          <w:sz w:val="20"/>
        </w:rPr>
        <w:t>Caller has View / Read / Admin / Update / Optin / Optout privilege on requested group.</w:t>
      </w:r>
    </w:p>
    <w:p w:rsidR="004B0EA6" w:rsidRDefault="004B0EA6" w:rsidP="004B0EA6">
      <w:pPr>
        <w:rPr>
          <w:rFonts w:ascii="Arial" w:hAnsi="Arial" w:cs="Arial"/>
          <w:b/>
          <w:sz w:val="20"/>
        </w:rPr>
      </w:pPr>
      <w:r w:rsidRPr="00190FAE">
        <w:rPr>
          <w:rFonts w:ascii="Arial" w:hAnsi="Arial" w:cs="Arial"/>
          <w:b/>
          <w:sz w:val="20"/>
        </w:rPr>
        <w:tab/>
        <w:t>Post-condition:</w:t>
      </w:r>
      <w:r>
        <w:rPr>
          <w:rFonts w:ascii="Arial" w:hAnsi="Arial" w:cs="Arial"/>
          <w:b/>
          <w:sz w:val="20"/>
        </w:rPr>
        <w:t xml:space="preserve"> </w:t>
      </w:r>
    </w:p>
    <w:p w:rsidR="004B0EA6" w:rsidRDefault="004B0EA6" w:rsidP="008E72E8">
      <w:pPr>
        <w:pStyle w:val="ListParagraph"/>
        <w:numPr>
          <w:ilvl w:val="0"/>
          <w:numId w:val="54"/>
        </w:numPr>
        <w:rPr>
          <w:rFonts w:ascii="Arial" w:hAnsi="Arial" w:cs="Arial"/>
          <w:sz w:val="20"/>
        </w:rPr>
      </w:pPr>
      <w:r w:rsidRPr="004B0EA6">
        <w:rPr>
          <w:rFonts w:ascii="Arial" w:hAnsi="Arial" w:cs="Arial"/>
          <w:sz w:val="20"/>
        </w:rPr>
        <w:t xml:space="preserve">Return </w:t>
      </w:r>
      <w:r>
        <w:rPr>
          <w:rFonts w:ascii="Arial" w:hAnsi="Arial" w:cs="Arial"/>
          <w:sz w:val="20"/>
        </w:rPr>
        <w:t>matched member groups</w:t>
      </w:r>
      <w:r w:rsidRPr="004B0EA6">
        <w:rPr>
          <w:rFonts w:ascii="Arial" w:hAnsi="Arial" w:cs="Arial"/>
          <w:sz w:val="20"/>
        </w:rPr>
        <w:t>.</w:t>
      </w:r>
    </w:p>
    <w:p w:rsidR="007E1210" w:rsidRDefault="007E1210" w:rsidP="007E1210">
      <w:pPr>
        <w:pStyle w:val="ListParagraph"/>
        <w:numPr>
          <w:ilvl w:val="0"/>
          <w:numId w:val="5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Grid Grouper</w:t>
      </w:r>
      <w:r w:rsidRPr="008E117A">
        <w:rPr>
          <w:rFonts w:ascii="Arial" w:hAnsi="Arial" w:cs="Arial"/>
          <w:sz w:val="20"/>
          <w:szCs w:val="20"/>
        </w:rPr>
        <w:t xml:space="preserve"> fault codes</w:t>
      </w:r>
      <w:r w:rsidRPr="009A23A8">
        <w:rPr>
          <w:rFonts w:ascii="Arial" w:hAnsi="Arial" w:cs="Arial"/>
          <w:sz w:val="20"/>
        </w:rPr>
        <w:t>.</w:t>
      </w:r>
    </w:p>
    <w:p w:rsidR="003E140D" w:rsidRDefault="003E140D" w:rsidP="003E140D">
      <w:pPr>
        <w:spacing w:line="260" w:lineRule="atLeast"/>
        <w:rPr>
          <w:rFonts w:ascii="Helvetica" w:hAnsi="Helvetica"/>
          <w:color w:val="000000"/>
          <w:sz w:val="20"/>
        </w:rPr>
      </w:pPr>
    </w:p>
    <w:p w:rsidR="007742E4" w:rsidRDefault="007742E4" w:rsidP="003E140D">
      <w:pPr>
        <w:spacing w:line="260" w:lineRule="atLeast"/>
        <w:rPr>
          <w:rFonts w:ascii="Helvetica" w:hAnsi="Helvetica"/>
          <w:color w:val="000000"/>
          <w:sz w:val="20"/>
        </w:rPr>
      </w:pPr>
    </w:p>
    <w:p w:rsidR="007742E4" w:rsidRDefault="007742E4"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Pr>
          <w:rFonts w:ascii="Helvetica" w:hAnsi="Helvetica"/>
          <w:color w:val="000000"/>
          <w:sz w:val="20"/>
        </w:rPr>
        <w:lastRenderedPageBreak/>
        <w:t>Following class diagrams shows different operations supported by GridGrouper service.</w:t>
      </w:r>
    </w:p>
    <w:p w:rsidR="003E140D" w:rsidRDefault="003E140D" w:rsidP="003E140D">
      <w:pPr>
        <w:spacing w:line="260" w:lineRule="atLeast"/>
        <w:rPr>
          <w:rFonts w:ascii="Helvetica" w:hAnsi="Helvetica"/>
          <w:color w:val="000000"/>
          <w:sz w:val="20"/>
        </w:rPr>
      </w:pPr>
    </w:p>
    <w:p w:rsidR="000E63D7" w:rsidRDefault="000E63D7" w:rsidP="003E140D">
      <w:pPr>
        <w:spacing w:line="260" w:lineRule="atLeast"/>
        <w:rPr>
          <w:rFonts w:ascii="Helvetica" w:hAnsi="Helvetica"/>
          <w:color w:val="000000"/>
          <w:sz w:val="20"/>
        </w:rPr>
      </w:pPr>
    </w:p>
    <w:p w:rsidR="000E63D7" w:rsidRDefault="008A54FA" w:rsidP="003E140D">
      <w:pPr>
        <w:spacing w:line="260" w:lineRule="atLeast"/>
        <w:rPr>
          <w:rFonts w:ascii="Helvetica" w:hAnsi="Helvetica"/>
          <w:color w:val="000000"/>
          <w:sz w:val="20"/>
        </w:rPr>
      </w:pPr>
      <w:r>
        <w:rPr>
          <w:rFonts w:ascii="Helvetica" w:hAnsi="Helvetica"/>
          <w:noProof/>
          <w:color w:val="000000"/>
          <w:sz w:val="20"/>
        </w:rPr>
        <w:drawing>
          <wp:inline distT="0" distB="0" distL="0" distR="0">
            <wp:extent cx="6124575" cy="2409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srcRect/>
                    <a:stretch>
                      <a:fillRect/>
                    </a:stretch>
                  </pic:blipFill>
                  <pic:spPr bwMode="auto">
                    <a:xfrm>
                      <a:off x="0" y="0"/>
                      <a:ext cx="6124575" cy="2409825"/>
                    </a:xfrm>
                    <a:prstGeom prst="rect">
                      <a:avLst/>
                    </a:prstGeom>
                    <a:noFill/>
                    <a:ln w="9525">
                      <a:noFill/>
                      <a:miter lim="800000"/>
                      <a:headEnd/>
                      <a:tailEnd/>
                    </a:ln>
                  </pic:spPr>
                </pic:pic>
              </a:graphicData>
            </a:graphic>
          </wp:inline>
        </w:drawing>
      </w:r>
    </w:p>
    <w:p w:rsidR="003E140D" w:rsidRDefault="003E140D" w:rsidP="003E140D">
      <w:pPr>
        <w:spacing w:line="260" w:lineRule="atLeast"/>
        <w:rPr>
          <w:rFonts w:ascii="Helvetica" w:hAnsi="Helvetica"/>
          <w:color w:val="000000"/>
          <w:sz w:val="20"/>
        </w:rPr>
      </w:pPr>
    </w:p>
    <w:p w:rsidR="003E140D" w:rsidRDefault="003E140D" w:rsidP="003E140D">
      <w:pPr>
        <w:pStyle w:val="Caption"/>
        <w:ind w:left="720" w:firstLine="720"/>
        <w:jc w:val="center"/>
        <w:rPr>
          <w:i/>
          <w:color w:val="000000"/>
        </w:rPr>
      </w:pPr>
      <w:bookmarkStart w:id="151" w:name="_Toc247950443"/>
      <w:r w:rsidRPr="009E6347">
        <w:rPr>
          <w:i/>
          <w:color w:val="000000"/>
        </w:rPr>
        <w:t xml:space="preserve">Figure </w:t>
      </w:r>
      <w:r w:rsidR="00754D31" w:rsidRPr="009E6347">
        <w:rPr>
          <w:i/>
          <w:color w:val="000000"/>
        </w:rPr>
        <w:fldChar w:fldCharType="begin"/>
      </w:r>
      <w:r w:rsidRPr="009E6347">
        <w:rPr>
          <w:i/>
          <w:color w:val="000000"/>
        </w:rPr>
        <w:instrText xml:space="preserve"> SEQ Figure \* ARABIC </w:instrText>
      </w:r>
      <w:r w:rsidR="00754D31" w:rsidRPr="009E6347">
        <w:rPr>
          <w:i/>
          <w:color w:val="000000"/>
        </w:rPr>
        <w:fldChar w:fldCharType="separate"/>
      </w:r>
      <w:r w:rsidR="000934A8">
        <w:rPr>
          <w:i/>
          <w:noProof/>
          <w:color w:val="000000"/>
        </w:rPr>
        <w:t>46</w:t>
      </w:r>
      <w:r w:rsidR="00754D31" w:rsidRPr="009E6347">
        <w:rPr>
          <w:i/>
          <w:color w:val="000000"/>
        </w:rPr>
        <w:fldChar w:fldCharType="end"/>
      </w:r>
      <w:r w:rsidRPr="009E6347">
        <w:rPr>
          <w:i/>
          <w:color w:val="000000"/>
        </w:rPr>
        <w:t xml:space="preserve"> GridGrouper class diagram</w:t>
      </w:r>
      <w:bookmarkEnd w:id="151"/>
    </w:p>
    <w:p w:rsidR="003E140D" w:rsidRDefault="003E140D" w:rsidP="003E140D"/>
    <w:p w:rsidR="003E140D" w:rsidRDefault="003E140D" w:rsidP="003E140D">
      <w:pPr>
        <w:pStyle w:val="Heading3"/>
      </w:pPr>
      <w:bookmarkStart w:id="152" w:name="_Toc248115677"/>
      <w:r>
        <w:t>Data Types</w:t>
      </w:r>
      <w:bookmarkEnd w:id="152"/>
    </w:p>
    <w:p w:rsidR="003E140D" w:rsidRDefault="003E140D" w:rsidP="003E140D">
      <w:pPr>
        <w:spacing w:line="260" w:lineRule="atLeast"/>
        <w:rPr>
          <w:rFonts w:ascii="Helvetica" w:hAnsi="Helvetica"/>
          <w:color w:val="000000"/>
          <w:sz w:val="20"/>
        </w:rPr>
      </w:pPr>
      <w:r>
        <w:rPr>
          <w:rFonts w:ascii="Helvetica" w:hAnsi="Helvetica"/>
          <w:color w:val="000000"/>
          <w:sz w:val="20"/>
        </w:rPr>
        <w:t>Following links provides WSDL and schema definitions for GridGrouper service.</w:t>
      </w:r>
    </w:p>
    <w:p w:rsidR="003E140D" w:rsidRDefault="003E140D" w:rsidP="003E140D">
      <w:pPr>
        <w:spacing w:line="260" w:lineRule="atLeast"/>
        <w:rPr>
          <w:rFonts w:ascii="Helvetica" w:hAnsi="Helvetica"/>
          <w:color w:val="000000"/>
          <w:sz w:val="20"/>
        </w:rPr>
      </w:pPr>
    </w:p>
    <w:p w:rsidR="003E140D" w:rsidRDefault="00754D31" w:rsidP="003E140D">
      <w:pPr>
        <w:spacing w:line="260" w:lineRule="atLeast"/>
        <w:rPr>
          <w:rFonts w:ascii="Helvetica" w:hAnsi="Helvetica"/>
          <w:color w:val="000000"/>
          <w:sz w:val="20"/>
        </w:rPr>
      </w:pPr>
      <w:hyperlink r:id="rId124" w:history="1">
        <w:r w:rsidR="003E140D" w:rsidRPr="00386859">
          <w:rPr>
            <w:rStyle w:val="Hyperlink"/>
            <w:rFonts w:ascii="Helvetica" w:hAnsi="Helvetica"/>
            <w:sz w:val="20"/>
          </w:rPr>
          <w:t>https://ncisvn.nci.nih.gov/svn/cagrid/tags/</w:t>
        </w:r>
        <w:r w:rsidR="00101218">
          <w:rPr>
            <w:rStyle w:val="Hyperlink"/>
            <w:rFonts w:ascii="Helvetica" w:hAnsi="Helvetica"/>
            <w:sz w:val="20"/>
          </w:rPr>
          <w:t>caGrid-1_3_release_final</w:t>
        </w:r>
        <w:r w:rsidR="003E140D" w:rsidRPr="00386859">
          <w:rPr>
            <w:rStyle w:val="Hyperlink"/>
            <w:rFonts w:ascii="Helvetica" w:hAnsi="Helvetica"/>
            <w:sz w:val="20"/>
          </w:rPr>
          <w:t>/cagrid-1-0/caGrid/projects/gridgrouper/schema/GridGrouper/</w:t>
        </w:r>
      </w:hyperlink>
      <w:hyperlink r:id="rId125" w:history="1">
        <w:r w:rsidR="003E140D">
          <w:rPr>
            <w:rStyle w:val="Hyperlink"/>
          </w:rPr>
          <w:t>GridGrouper.wsdl</w:t>
        </w:r>
      </w:hyperlink>
    </w:p>
    <w:p w:rsidR="003E140D" w:rsidRDefault="003E140D" w:rsidP="003E140D">
      <w:pPr>
        <w:spacing w:line="260" w:lineRule="atLeast"/>
        <w:rPr>
          <w:rFonts w:ascii="Helvetica" w:hAnsi="Helvetica"/>
          <w:color w:val="000000"/>
          <w:sz w:val="20"/>
        </w:rPr>
      </w:pPr>
    </w:p>
    <w:p w:rsidR="003E140D" w:rsidRDefault="00754D31" w:rsidP="003E140D">
      <w:pPr>
        <w:spacing w:line="260" w:lineRule="atLeast"/>
        <w:rPr>
          <w:rFonts w:ascii="Helvetica" w:hAnsi="Helvetica"/>
          <w:color w:val="000000"/>
          <w:sz w:val="20"/>
        </w:rPr>
      </w:pPr>
      <w:hyperlink r:id="rId126" w:history="1">
        <w:r w:rsidR="003E140D" w:rsidRPr="00386859">
          <w:rPr>
            <w:rStyle w:val="Hyperlink"/>
            <w:rFonts w:ascii="Helvetica" w:hAnsi="Helvetica"/>
            <w:sz w:val="20"/>
          </w:rPr>
          <w:t>https://ncisvn.nci.nih.gov/svn/cagrid/tags/</w:t>
        </w:r>
        <w:r w:rsidR="00101218">
          <w:rPr>
            <w:rStyle w:val="Hyperlink"/>
            <w:rFonts w:ascii="Helvetica" w:hAnsi="Helvetica"/>
            <w:sz w:val="20"/>
          </w:rPr>
          <w:t>caGrid-1_3_release_final</w:t>
        </w:r>
        <w:r w:rsidR="003E140D" w:rsidRPr="00386859">
          <w:rPr>
            <w:rStyle w:val="Hyperlink"/>
            <w:rFonts w:ascii="Helvetica" w:hAnsi="Helvetica"/>
            <w:sz w:val="20"/>
          </w:rPr>
          <w:t>/cagrid-1-0/caGrid/projects/gridgrouper/schema/GridGrouper/</w:t>
        </w:r>
      </w:hyperlink>
      <w:hyperlink r:id="rId127" w:history="1">
        <w:r w:rsidR="003E140D">
          <w:rPr>
            <w:rStyle w:val="Hyperlink"/>
          </w:rPr>
          <w:t>ServiceSecurity.wsdl</w:t>
        </w:r>
      </w:hyperlink>
    </w:p>
    <w:p w:rsidR="003E140D" w:rsidRDefault="003E140D" w:rsidP="003E140D">
      <w:pPr>
        <w:spacing w:line="260" w:lineRule="atLeast"/>
        <w:rPr>
          <w:rFonts w:ascii="Helvetica" w:hAnsi="Helvetica"/>
          <w:color w:val="000000"/>
          <w:sz w:val="20"/>
        </w:rPr>
      </w:pPr>
    </w:p>
    <w:p w:rsidR="003E140D" w:rsidRDefault="00754D31" w:rsidP="003E140D">
      <w:pPr>
        <w:spacing w:line="260" w:lineRule="atLeast"/>
        <w:rPr>
          <w:rFonts w:ascii="Helvetica" w:hAnsi="Helvetica"/>
          <w:color w:val="000000"/>
          <w:sz w:val="20"/>
        </w:rPr>
      </w:pPr>
      <w:hyperlink r:id="rId128" w:history="1">
        <w:r w:rsidR="003E140D" w:rsidRPr="00386859">
          <w:rPr>
            <w:rStyle w:val="Hyperlink"/>
            <w:rFonts w:ascii="Helvetica" w:hAnsi="Helvetica"/>
            <w:sz w:val="20"/>
          </w:rPr>
          <w:t>https://ncisvn.nci.nih.gov/svn/cagrid/tags/</w:t>
        </w:r>
        <w:r w:rsidR="00101218">
          <w:rPr>
            <w:rStyle w:val="Hyperlink"/>
            <w:rFonts w:ascii="Helvetica" w:hAnsi="Helvetica"/>
            <w:sz w:val="20"/>
          </w:rPr>
          <w:t>caGrid-1_3_release_final</w:t>
        </w:r>
        <w:r w:rsidR="003E140D" w:rsidRPr="00386859">
          <w:rPr>
            <w:rStyle w:val="Hyperlink"/>
            <w:rFonts w:ascii="Helvetica" w:hAnsi="Helvetica"/>
            <w:sz w:val="20"/>
          </w:rPr>
          <w:t>/cagrid-1-0/caGrid/projects/gridgrouper/schema/GridGrouper/</w:t>
        </w:r>
      </w:hyperlink>
      <w:hyperlink r:id="rId129" w:history="1">
        <w:r w:rsidR="003E140D">
          <w:rPr>
            <w:rStyle w:val="Hyperlink"/>
          </w:rPr>
          <w:t>gridgrouper.xsd</w:t>
        </w:r>
      </w:hyperlink>
    </w:p>
    <w:p w:rsidR="003E140D" w:rsidRDefault="003E140D" w:rsidP="003E140D"/>
    <w:p w:rsidR="003E140D" w:rsidRDefault="003E140D" w:rsidP="003E140D">
      <w:pPr>
        <w:pStyle w:val="Heading3"/>
      </w:pPr>
      <w:bookmarkStart w:id="153" w:name="_Toc248115678"/>
      <w:r>
        <w:t>Error handling</w:t>
      </w:r>
      <w:bookmarkEnd w:id="153"/>
    </w:p>
    <w:p w:rsidR="003E140D" w:rsidRDefault="003E140D" w:rsidP="003E140D">
      <w:r>
        <w:t>Following are the fault codes returned by GridGrouper web service for an error processing a request.</w:t>
      </w:r>
    </w:p>
    <w:p w:rsidR="003E140D" w:rsidRDefault="003E140D" w:rsidP="003E140D"/>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GridGrouperRuntimeFault</w:t>
      </w:r>
      <w:r>
        <w:rPr>
          <w:rFonts w:ascii="Helvetica" w:hAnsi="Helvetica"/>
          <w:color w:val="000000"/>
          <w:sz w:val="20"/>
        </w:rPr>
        <w:t>: This fault is returned if there is an unexpected error while processing a request.</w:t>
      </w:r>
    </w:p>
    <w:p w:rsidR="003E140D" w:rsidRDefault="003E140D" w:rsidP="003E140D">
      <w:pPr>
        <w:spacing w:line="260" w:lineRule="atLeast"/>
        <w:rPr>
          <w:rFonts w:ascii="Helvetica" w:hAnsi="Helvetica"/>
          <w:color w:val="000000"/>
          <w:sz w:val="20"/>
        </w:rPr>
      </w:pPr>
    </w:p>
    <w:p w:rsidR="003E140D" w:rsidRPr="00C9541C" w:rsidRDefault="003E140D" w:rsidP="003E140D">
      <w:pPr>
        <w:spacing w:line="260" w:lineRule="atLeast"/>
        <w:rPr>
          <w:rFonts w:ascii="Helvetica" w:hAnsi="Helvetica"/>
          <w:i/>
          <w:color w:val="000000"/>
          <w:sz w:val="20"/>
        </w:rPr>
      </w:pPr>
      <w:r w:rsidRPr="00D24053">
        <w:rPr>
          <w:rFonts w:ascii="Helvetica" w:hAnsi="Helvetica"/>
          <w:color w:val="000000"/>
          <w:sz w:val="20"/>
        </w:rPr>
        <w:t xml:space="preserve">  </w:t>
      </w:r>
      <w:r w:rsidRPr="00C9541C">
        <w:rPr>
          <w:rFonts w:ascii="Helvetica" w:hAnsi="Helvetica"/>
          <w:i/>
          <w:color w:val="000000"/>
          <w:sz w:val="20"/>
        </w:rPr>
        <w:t>&lt;element name="GridGrouperRuntimeFault"&gt;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&lt;complexType&gt;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&lt;complexContent&gt;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&lt;extension base="wsrbf:BaseFaultType" /&gt;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&lt;/complexContent&gt;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&lt;/complexType&gt;</w:t>
      </w:r>
    </w:p>
    <w:p w:rsidR="003E140D" w:rsidRPr="00C9541C" w:rsidRDefault="003E140D" w:rsidP="003E140D">
      <w:pPr>
        <w:spacing w:line="260" w:lineRule="atLeast"/>
        <w:rPr>
          <w:rFonts w:ascii="Helvetica" w:hAnsi="Helvetica"/>
          <w:i/>
          <w:color w:val="000000"/>
          <w:sz w:val="20"/>
        </w:rPr>
      </w:pPr>
      <w:r w:rsidRPr="00C9541C">
        <w:rPr>
          <w:rFonts w:ascii="Helvetica" w:hAnsi="Helvetica"/>
          <w:i/>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StemNotFoundFault</w:t>
      </w:r>
      <w:r>
        <w:rPr>
          <w:rFonts w:ascii="Helvetica" w:hAnsi="Helvetica"/>
          <w:color w:val="000000"/>
          <w:sz w:val="20"/>
        </w:rPr>
        <w:t>: This fault is returned if requested stem is not found.</w:t>
      </w:r>
    </w:p>
    <w:p w:rsidR="003E140D" w:rsidRDefault="003E140D" w:rsidP="003E140D">
      <w:pPr>
        <w:spacing w:line="260" w:lineRule="atLeast"/>
        <w:rPr>
          <w:rFonts w:ascii="Helvetica" w:hAnsi="Helvetica"/>
          <w:color w:val="000000"/>
          <w:sz w:val="20"/>
        </w:rPr>
      </w:pP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&lt;element name="StemNotFoundFault"&gt;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&lt;complexType&gt;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&lt;complexContent&gt;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&lt;extension base="wsrbf:BaseFaultType" /&gt;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&lt;/complexContent&gt;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&lt;/complexType&gt;</w:t>
      </w:r>
    </w:p>
    <w:p w:rsidR="003E140D" w:rsidRPr="00A86CF6" w:rsidRDefault="003E140D" w:rsidP="003E140D">
      <w:pPr>
        <w:spacing w:line="260" w:lineRule="atLeast"/>
        <w:rPr>
          <w:rFonts w:ascii="Helvetica" w:hAnsi="Helvetica"/>
          <w:i/>
          <w:color w:val="000000"/>
          <w:sz w:val="20"/>
        </w:rPr>
      </w:pPr>
      <w:r w:rsidRPr="00A86CF6">
        <w:rPr>
          <w:rFonts w:ascii="Helvetica" w:hAnsi="Helvetica"/>
          <w:i/>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InsufficientPrivilegeFault</w:t>
      </w:r>
      <w:r>
        <w:rPr>
          <w:rFonts w:ascii="Helvetica" w:hAnsi="Helvetica"/>
          <w:color w:val="000000"/>
          <w:sz w:val="20"/>
        </w:rPr>
        <w:t>: This fault is returned for insufficient privileges to access requested data or operation.</w:t>
      </w:r>
    </w:p>
    <w:p w:rsidR="003E140D" w:rsidRPr="00D24053" w:rsidRDefault="003E140D" w:rsidP="003E140D">
      <w:pPr>
        <w:spacing w:line="260" w:lineRule="atLeast"/>
        <w:rPr>
          <w:rFonts w:ascii="Helvetica" w:hAnsi="Helvetica"/>
          <w:color w:val="000000"/>
          <w:sz w:val="20"/>
        </w:rPr>
      </w:pP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&lt;element name="InsufficientPrivilegeFault"&gt;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&lt;complexType&gt;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&lt;complexContent&gt;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&lt;extension base="wsrbf:BaseFaultType" /&gt;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&lt;/complexContent&gt;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&lt;/complexType&gt;</w:t>
      </w:r>
    </w:p>
    <w:p w:rsidR="003E140D" w:rsidRPr="001D66EC" w:rsidRDefault="003E140D" w:rsidP="003E140D">
      <w:pPr>
        <w:spacing w:line="260" w:lineRule="atLeast"/>
        <w:rPr>
          <w:rFonts w:ascii="Helvetica" w:hAnsi="Helvetica"/>
          <w:i/>
          <w:color w:val="000000"/>
          <w:sz w:val="20"/>
        </w:rPr>
      </w:pPr>
      <w:r w:rsidRPr="001D66EC">
        <w:rPr>
          <w:rFonts w:ascii="Helvetica" w:hAnsi="Helvetica"/>
          <w:i/>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StemModifyFault</w:t>
      </w:r>
      <w:r>
        <w:rPr>
          <w:rFonts w:ascii="Helvetica" w:hAnsi="Helvetica"/>
          <w:color w:val="000000"/>
          <w:sz w:val="20"/>
        </w:rPr>
        <w:t>: This fault is retuned if there is an error while updating a stem.</w:t>
      </w:r>
    </w:p>
    <w:p w:rsidR="003E140D" w:rsidRPr="00D24053" w:rsidRDefault="003E140D" w:rsidP="003E140D">
      <w:pPr>
        <w:spacing w:line="260" w:lineRule="atLeast"/>
        <w:rPr>
          <w:rFonts w:ascii="Helvetica" w:hAnsi="Helvetica"/>
          <w:color w:val="000000"/>
          <w:sz w:val="20"/>
        </w:rPr>
      </w:pP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 name="StemModifyFault"&gt;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&lt;complexType&gt;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&lt;extension base="wsrbf:BaseFaultType" /&gt;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&lt;/complexType&gt;</w:t>
      </w: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GrantPrivilegeFault</w:t>
      </w:r>
      <w:r>
        <w:rPr>
          <w:rFonts w:ascii="Helvetica" w:hAnsi="Helvetica"/>
          <w:color w:val="000000"/>
          <w:sz w:val="20"/>
        </w:rPr>
        <w:t>: This fault is returned if there is an error while granting a previlage.</w:t>
      </w:r>
    </w:p>
    <w:p w:rsidR="003E140D" w:rsidRPr="00D24053" w:rsidRDefault="003E140D" w:rsidP="003E140D">
      <w:pPr>
        <w:spacing w:line="260" w:lineRule="atLeast"/>
        <w:rPr>
          <w:rFonts w:ascii="Helvetica" w:hAnsi="Helvetica"/>
          <w:color w:val="000000"/>
          <w:sz w:val="20"/>
        </w:rPr>
      </w:pP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 name="GrantPrivilegeFault"&gt;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&lt;complexType&gt;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&lt;extension base="wsrbf:BaseFaultType" /&gt;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&lt;/complexType&gt;</w:t>
      </w: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SchemaFault</w:t>
      </w:r>
      <w:r>
        <w:rPr>
          <w:rFonts w:ascii="Helvetica" w:hAnsi="Helvetica"/>
          <w:color w:val="000000"/>
          <w:sz w:val="20"/>
        </w:rPr>
        <w:t xml:space="preserve">: This fault is returned if there is an error while creating schema. </w:t>
      </w:r>
    </w:p>
    <w:p w:rsidR="003E140D" w:rsidRPr="00D24053" w:rsidRDefault="003E140D" w:rsidP="003E140D">
      <w:pPr>
        <w:spacing w:line="260" w:lineRule="atLeast"/>
        <w:rPr>
          <w:rFonts w:ascii="Helvetica" w:hAnsi="Helvetica"/>
          <w:color w:val="000000"/>
          <w:sz w:val="20"/>
        </w:rPr>
      </w:pP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 name="SchemaFault"&gt;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&lt;complexType&gt;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&lt;extension base="wsrbf:BaseFaultType" /&gt;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&lt;/complexContent&gt;</w:t>
      </w:r>
    </w:p>
    <w:p w:rsidR="003E140D" w:rsidRPr="00D24053" w:rsidRDefault="003E140D" w:rsidP="003E140D">
      <w:pPr>
        <w:spacing w:line="260" w:lineRule="atLeast"/>
        <w:rPr>
          <w:rFonts w:ascii="Helvetica" w:hAnsi="Helvetica"/>
          <w:color w:val="000000"/>
          <w:sz w:val="20"/>
        </w:rPr>
      </w:pPr>
      <w:r w:rsidRPr="00D24053">
        <w:rPr>
          <w:rFonts w:ascii="Helvetica" w:hAnsi="Helvetica"/>
          <w:color w:val="000000"/>
          <w:sz w:val="20"/>
        </w:rPr>
        <w:lastRenderedPageBreak/>
        <w:t xml:space="preserve">    &lt;/complexType&gt;</w:t>
      </w: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 xml:space="preserve">  &lt;/element&gt;</w:t>
      </w:r>
    </w:p>
    <w:p w:rsidR="003E140D" w:rsidRDefault="003E140D" w:rsidP="003E140D">
      <w:pPr>
        <w:spacing w:line="260" w:lineRule="atLeast"/>
        <w:rPr>
          <w:rFonts w:ascii="Helvetica" w:hAnsi="Helvetica"/>
          <w:color w:val="000000"/>
          <w:sz w:val="20"/>
        </w:rPr>
      </w:pPr>
    </w:p>
    <w:p w:rsidR="003E140D" w:rsidRDefault="003E140D" w:rsidP="003E140D">
      <w:pPr>
        <w:spacing w:line="260" w:lineRule="atLeast"/>
        <w:rPr>
          <w:rFonts w:ascii="Helvetica" w:hAnsi="Helvetica"/>
          <w:color w:val="000000"/>
          <w:sz w:val="20"/>
        </w:rPr>
      </w:pPr>
      <w:r w:rsidRPr="00D24053">
        <w:rPr>
          <w:rFonts w:ascii="Helvetica" w:hAnsi="Helvetica"/>
          <w:color w:val="000000"/>
          <w:sz w:val="20"/>
        </w:rPr>
        <w:t>RevokePrivilegeFault</w:t>
      </w:r>
      <w:r>
        <w:rPr>
          <w:rFonts w:ascii="Helvetica" w:hAnsi="Helvetica"/>
          <w:color w:val="000000"/>
          <w:sz w:val="20"/>
        </w:rPr>
        <w:t>: This fault is returned if there is an error while revoking a privilege.</w:t>
      </w:r>
    </w:p>
    <w:p w:rsidR="003E140D" w:rsidRPr="00D24053"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D24053">
        <w:rPr>
          <w:rFonts w:ascii="Helvetica" w:hAnsi="Helvetica"/>
          <w:color w:val="000000"/>
          <w:sz w:val="20"/>
        </w:rPr>
        <w:t xml:space="preserve">  &lt;</w:t>
      </w:r>
      <w:r w:rsidRPr="00216A61">
        <w:rPr>
          <w:rFonts w:ascii="Helvetica" w:hAnsi="Helvetica"/>
          <w:i/>
          <w:color w:val="000000"/>
          <w:sz w:val="20"/>
        </w:rPr>
        <w:t>element name="RevokePrivilegeFault"&gt;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StemAddFault</w:t>
      </w:r>
      <w:r>
        <w:rPr>
          <w:rFonts w:ascii="Helvetica" w:hAnsi="Helvetica"/>
          <w:color w:val="000000"/>
          <w:sz w:val="20"/>
        </w:rPr>
        <w:t>: This fault is returned if there is an error while adding a stem.</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name="StemAddFault"&gt;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StemDeleteFault</w:t>
      </w:r>
      <w:r>
        <w:rPr>
          <w:rFonts w:ascii="Helvetica" w:hAnsi="Helvetica"/>
          <w:color w:val="000000"/>
          <w:sz w:val="20"/>
        </w:rPr>
        <w:t>: This fault is returned if  there is an error while deleting a stem.</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name="StemDeleteFault"&gt;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GroupNotFoundFault</w:t>
      </w:r>
      <w:r>
        <w:rPr>
          <w:rFonts w:ascii="Helvetica" w:hAnsi="Helvetica"/>
          <w:color w:val="000000"/>
          <w:sz w:val="20"/>
        </w:rPr>
        <w:t>: This fault is returned if a group is not found.</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name="GroupNotFoundFault"&gt;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GroupAddFault</w:t>
      </w:r>
      <w:r>
        <w:rPr>
          <w:rFonts w:ascii="Helvetica" w:hAnsi="Helvetica"/>
          <w:color w:val="000000"/>
          <w:sz w:val="20"/>
        </w:rPr>
        <w:t>: This fault is returned if there is an error while adding a group.</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name="GroupAddFault"&gt;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lastRenderedPageBreak/>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GroupDeleteFault</w:t>
      </w:r>
      <w:r>
        <w:rPr>
          <w:rFonts w:ascii="Helvetica" w:hAnsi="Helvetica"/>
          <w:color w:val="000000"/>
          <w:sz w:val="20"/>
        </w:rPr>
        <w:t>: This fault is returned if there is an error while deleting a group.</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name="GroupDeleteFault"&gt;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GroupModifyFault</w:t>
      </w:r>
      <w:r>
        <w:rPr>
          <w:rFonts w:ascii="Helvetica" w:hAnsi="Helvetica"/>
          <w:color w:val="000000"/>
          <w:sz w:val="20"/>
        </w:rPr>
        <w:t>: This fault is returned if there is an error while updating a group.</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name="GroupModifyFault"&gt;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MemberAddFault</w:t>
      </w:r>
      <w:r>
        <w:rPr>
          <w:rFonts w:ascii="Helvetica" w:hAnsi="Helvetica"/>
          <w:color w:val="000000"/>
          <w:sz w:val="20"/>
        </w:rPr>
        <w:t>: This fault is returned if there is an error while adding a member.</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name="MemberAddFault"&gt;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spacing w:line="260" w:lineRule="atLeast"/>
        <w:rPr>
          <w:rFonts w:ascii="Helvetica" w:hAnsi="Helvetica"/>
          <w:i/>
          <w:color w:val="000000"/>
          <w:sz w:val="20"/>
        </w:rPr>
      </w:pPr>
    </w:p>
    <w:p w:rsidR="003E140D" w:rsidRDefault="003E140D" w:rsidP="003E140D">
      <w:pPr>
        <w:spacing w:line="260" w:lineRule="atLeast"/>
        <w:rPr>
          <w:rFonts w:ascii="Helvetica" w:hAnsi="Helvetica"/>
          <w:color w:val="000000"/>
          <w:sz w:val="20"/>
        </w:rPr>
      </w:pPr>
      <w:r w:rsidRPr="00216A61">
        <w:rPr>
          <w:rFonts w:ascii="Helvetica" w:hAnsi="Helvetica"/>
          <w:color w:val="000000"/>
          <w:sz w:val="20"/>
        </w:rPr>
        <w:t>MemberDeleteFault</w:t>
      </w:r>
      <w:r>
        <w:rPr>
          <w:rFonts w:ascii="Helvetica" w:hAnsi="Helvetica"/>
          <w:color w:val="000000"/>
          <w:sz w:val="20"/>
        </w:rPr>
        <w:t>: This fault is returned if there is an error while deleting a member.</w:t>
      </w:r>
    </w:p>
    <w:p w:rsidR="003E140D" w:rsidRPr="00216A61" w:rsidRDefault="003E140D" w:rsidP="003E140D">
      <w:pPr>
        <w:spacing w:line="260" w:lineRule="atLeast"/>
        <w:rPr>
          <w:rFonts w:ascii="Helvetica" w:hAnsi="Helvetica"/>
          <w:color w:val="000000"/>
          <w:sz w:val="20"/>
        </w:rPr>
      </w:pP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 name="MemberDeleteFault"&gt;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&lt;extension base="wsrbf:BaseFaultType" /&gt;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&lt;/complexContent&gt;</w:t>
      </w:r>
    </w:p>
    <w:p w:rsidR="003E140D" w:rsidRPr="00216A61"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&lt;/complexType&gt;</w:t>
      </w:r>
    </w:p>
    <w:p w:rsidR="003E140D" w:rsidRDefault="003E140D" w:rsidP="003E140D">
      <w:pPr>
        <w:spacing w:line="260" w:lineRule="atLeast"/>
        <w:rPr>
          <w:rFonts w:ascii="Helvetica" w:hAnsi="Helvetica"/>
          <w:i/>
          <w:color w:val="000000"/>
          <w:sz w:val="20"/>
        </w:rPr>
      </w:pPr>
      <w:r w:rsidRPr="00216A61">
        <w:rPr>
          <w:rFonts w:ascii="Helvetica" w:hAnsi="Helvetica"/>
          <w:i/>
          <w:color w:val="000000"/>
          <w:sz w:val="20"/>
        </w:rPr>
        <w:t xml:space="preserve">  &lt;/element&gt;</w:t>
      </w:r>
    </w:p>
    <w:p w:rsidR="003E140D" w:rsidRDefault="003E140D" w:rsidP="003E140D">
      <w:pPr>
        <w:pStyle w:val="Heading3"/>
      </w:pPr>
      <w:bookmarkStart w:id="154" w:name="_Toc248115679"/>
      <w:r>
        <w:t>Data Model</w:t>
      </w:r>
      <w:bookmarkEnd w:id="154"/>
    </w:p>
    <w:p w:rsidR="003E140D" w:rsidRPr="000C705D" w:rsidRDefault="003E140D" w:rsidP="003E140D">
      <w:pPr>
        <w:spacing w:line="260" w:lineRule="atLeast"/>
        <w:rPr>
          <w:rFonts w:ascii="Helvetica" w:hAnsi="Helvetica"/>
          <w:color w:val="000000"/>
          <w:sz w:val="20"/>
        </w:rPr>
      </w:pPr>
      <w:r>
        <w:rPr>
          <w:rFonts w:ascii="Helvetica" w:hAnsi="Helvetica"/>
          <w:color w:val="000000"/>
          <w:sz w:val="20"/>
        </w:rPr>
        <w:t xml:space="preserve">Grid Grouper </w:t>
      </w:r>
      <w:r w:rsidRPr="000C705D">
        <w:rPr>
          <w:rFonts w:ascii="Helvetica" w:hAnsi="Helvetica"/>
          <w:color w:val="000000"/>
          <w:sz w:val="20"/>
        </w:rPr>
        <w:t xml:space="preserve">Object persistence is provided by Hibernate, which in turn uses JDBC to connect with a back-end RDBMS. </w:t>
      </w:r>
      <w:r w:rsidR="00A24694" w:rsidRPr="00A24694">
        <w:rPr>
          <w:rFonts w:ascii="Arial" w:hAnsi="Arial" w:cs="Arial"/>
          <w:color w:val="000000"/>
          <w:sz w:val="20"/>
        </w:rPr>
        <w:t>The following diagram describes the relationships between all the Grouper tables</w:t>
      </w:r>
      <w:r w:rsidRPr="00A24694">
        <w:rPr>
          <w:rFonts w:ascii="Arial" w:hAnsi="Arial" w:cs="Arial"/>
          <w:color w:val="000000"/>
          <w:sz w:val="20"/>
        </w:rPr>
        <w:t>.</w:t>
      </w:r>
    </w:p>
    <w:p w:rsidR="003E140D" w:rsidRDefault="003E140D"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p w:rsidR="00192293" w:rsidRDefault="00192293" w:rsidP="003E140D">
      <w:r>
        <w:rPr>
          <w:noProof/>
        </w:rPr>
        <w:drawing>
          <wp:anchor distT="0" distB="0" distL="114300" distR="114300" simplePos="0" relativeHeight="251695616" behindDoc="0" locked="0" layoutInCell="1" allowOverlap="1">
            <wp:simplePos x="0" y="0"/>
            <wp:positionH relativeFrom="column">
              <wp:align>center</wp:align>
            </wp:positionH>
            <wp:positionV relativeFrom="paragraph">
              <wp:posOffset>-5118100</wp:posOffset>
            </wp:positionV>
            <wp:extent cx="6126480" cy="5238750"/>
            <wp:effectExtent l="19050" t="0" r="7620" b="0"/>
            <wp:wrapNone/>
            <wp:docPr id="29" name="Picture 1"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30" cstate="print"/>
                    <a:stretch>
                      <a:fillRect/>
                    </a:stretch>
                  </pic:blipFill>
                  <pic:spPr>
                    <a:xfrm>
                      <a:off x="0" y="0"/>
                      <a:ext cx="6126480" cy="5238750"/>
                    </a:xfrm>
                    <a:prstGeom prst="rect">
                      <a:avLst/>
                    </a:prstGeom>
                  </pic:spPr>
                </pic:pic>
              </a:graphicData>
            </a:graphic>
          </wp:anchor>
        </w:drawing>
      </w:r>
    </w:p>
    <w:p w:rsidR="003E140D" w:rsidRDefault="003E140D" w:rsidP="003E140D"/>
    <w:p w:rsidR="003E140D" w:rsidRDefault="003E140D" w:rsidP="003E140D"/>
    <w:p w:rsidR="003E140D" w:rsidRDefault="003E140D" w:rsidP="003E140D">
      <w:pPr>
        <w:pStyle w:val="Caption"/>
        <w:jc w:val="center"/>
        <w:rPr>
          <w:i/>
          <w:color w:val="000000"/>
        </w:rPr>
      </w:pPr>
      <w:bookmarkStart w:id="155" w:name="_Toc247950444"/>
      <w:r w:rsidRPr="00633CCF">
        <w:rPr>
          <w:i/>
          <w:color w:val="000000"/>
        </w:rPr>
        <w:t xml:space="preserve">Figure </w:t>
      </w:r>
      <w:r w:rsidR="00754D31" w:rsidRPr="00633CCF">
        <w:rPr>
          <w:i/>
          <w:color w:val="000000"/>
        </w:rPr>
        <w:fldChar w:fldCharType="begin"/>
      </w:r>
      <w:r w:rsidRPr="00633CCF">
        <w:rPr>
          <w:i/>
          <w:color w:val="000000"/>
        </w:rPr>
        <w:instrText xml:space="preserve"> SEQ Figure \* ARABIC </w:instrText>
      </w:r>
      <w:r w:rsidR="00754D31" w:rsidRPr="00633CCF">
        <w:rPr>
          <w:i/>
          <w:color w:val="000000"/>
        </w:rPr>
        <w:fldChar w:fldCharType="separate"/>
      </w:r>
      <w:r w:rsidR="000934A8">
        <w:rPr>
          <w:i/>
          <w:noProof/>
          <w:color w:val="000000"/>
        </w:rPr>
        <w:t>47</w:t>
      </w:r>
      <w:r w:rsidR="00754D31" w:rsidRPr="00633CCF">
        <w:rPr>
          <w:i/>
          <w:color w:val="000000"/>
        </w:rPr>
        <w:fldChar w:fldCharType="end"/>
      </w:r>
      <w:r w:rsidR="00770241">
        <w:rPr>
          <w:i/>
          <w:color w:val="000000"/>
        </w:rPr>
        <w:t xml:space="preserve"> </w:t>
      </w:r>
      <w:r>
        <w:rPr>
          <w:i/>
          <w:color w:val="000000"/>
        </w:rPr>
        <w:t>Grouper data model</w:t>
      </w:r>
      <w:bookmarkEnd w:id="155"/>
    </w:p>
    <w:p w:rsidR="00CB2CF0" w:rsidRDefault="00CB2CF0" w:rsidP="00CB2CF0"/>
    <w:p w:rsidR="00CB2CF0" w:rsidRDefault="00CB2CF0" w:rsidP="00CB2CF0"/>
    <w:p w:rsidR="002F1E0B" w:rsidRDefault="002F1E0B" w:rsidP="002F1E0B"/>
    <w:p w:rsidR="00BC3AF8" w:rsidRDefault="00BC3AF8" w:rsidP="002F1E0B"/>
    <w:p w:rsidR="00BC3AF8" w:rsidRDefault="00BC3AF8" w:rsidP="002F1E0B"/>
    <w:p w:rsidR="00BC3AF8" w:rsidRDefault="00BC3AF8" w:rsidP="002F1E0B"/>
    <w:p w:rsidR="002F1E0B" w:rsidRDefault="002F1E0B" w:rsidP="002F1E0B"/>
    <w:p w:rsidR="002F1E0B" w:rsidRDefault="002F1E0B" w:rsidP="002F1E0B"/>
    <w:p w:rsidR="002F1E0B" w:rsidRDefault="002F1E0B" w:rsidP="002F1E0B"/>
    <w:p w:rsidR="002F1E0B" w:rsidRDefault="002F1E0B" w:rsidP="002F1E0B"/>
    <w:p w:rsidR="002F1E0B" w:rsidRDefault="002F1E0B" w:rsidP="002F1E0B"/>
    <w:p w:rsidR="002F1E0B" w:rsidRDefault="002F1E0B" w:rsidP="002F1E0B"/>
    <w:p w:rsidR="002F1E0B" w:rsidRPr="002F1E0B" w:rsidRDefault="002F1E0B" w:rsidP="002F1E0B"/>
    <w:p w:rsidR="00CB2CF0" w:rsidRDefault="00A46C46" w:rsidP="00A46C46">
      <w:pPr>
        <w:pStyle w:val="Heading3"/>
      </w:pPr>
      <w:bookmarkStart w:id="156" w:name="_Toc248115680"/>
      <w:r>
        <w:lastRenderedPageBreak/>
        <w:t>Client API</w:t>
      </w:r>
      <w:bookmarkEnd w:id="156"/>
      <w:r w:rsidR="00537065">
        <w:t xml:space="preserve"> </w:t>
      </w:r>
    </w:p>
    <w:p w:rsidR="00351934" w:rsidRPr="000805A6" w:rsidRDefault="00832D6B" w:rsidP="00CB2CF0">
      <w:pPr>
        <w:rPr>
          <w:rFonts w:ascii="Arial" w:hAnsi="Arial" w:cs="Arial"/>
          <w:sz w:val="20"/>
        </w:rPr>
      </w:pPr>
      <w:r w:rsidRPr="000805A6">
        <w:rPr>
          <w:rFonts w:ascii="Arial" w:hAnsi="Arial" w:cs="Arial"/>
          <w:sz w:val="20"/>
        </w:rPr>
        <w:t xml:space="preserve">GridGrouper client API </w:t>
      </w:r>
      <w:r w:rsidR="00BA08FF" w:rsidRPr="000805A6">
        <w:rPr>
          <w:rFonts w:ascii="Arial" w:hAnsi="Arial" w:cs="Arial"/>
          <w:sz w:val="20"/>
        </w:rPr>
        <w:t>would let a</w:t>
      </w:r>
      <w:r w:rsidR="00854B44">
        <w:rPr>
          <w:rFonts w:ascii="Arial" w:hAnsi="Arial" w:cs="Arial"/>
          <w:sz w:val="20"/>
        </w:rPr>
        <w:t xml:space="preserve"> user easily interact with its W</w:t>
      </w:r>
      <w:r w:rsidR="00BA08FF" w:rsidRPr="000805A6">
        <w:rPr>
          <w:rFonts w:ascii="Arial" w:hAnsi="Arial" w:cs="Arial"/>
          <w:sz w:val="20"/>
        </w:rPr>
        <w:t xml:space="preserve">ebservice interfaces. GridGrouperClient class has convenient </w:t>
      </w:r>
      <w:r w:rsidR="00854B44">
        <w:rPr>
          <w:rFonts w:ascii="Arial" w:hAnsi="Arial" w:cs="Arial"/>
          <w:sz w:val="20"/>
        </w:rPr>
        <w:t>methods to call all exposed W</w:t>
      </w:r>
      <w:r w:rsidR="00BA08FF" w:rsidRPr="000805A6">
        <w:rPr>
          <w:rFonts w:ascii="Arial" w:hAnsi="Arial" w:cs="Arial"/>
          <w:sz w:val="20"/>
        </w:rPr>
        <w:t xml:space="preserve">ebservice interfaces. </w:t>
      </w:r>
    </w:p>
    <w:p w:rsidR="00351934" w:rsidRDefault="00351934" w:rsidP="00CB2CF0"/>
    <w:p w:rsidR="00CB2CF0" w:rsidRPr="00854B44" w:rsidRDefault="00854B44" w:rsidP="00CB2CF0">
      <w:pPr>
        <w:rPr>
          <w:rFonts w:ascii="Arial" w:hAnsi="Arial" w:cs="Arial"/>
          <w:sz w:val="20"/>
        </w:rPr>
      </w:pPr>
      <w:r w:rsidRPr="00854B44">
        <w:rPr>
          <w:rFonts w:ascii="Arial" w:hAnsi="Arial" w:cs="Arial"/>
          <w:sz w:val="20"/>
        </w:rPr>
        <w:t xml:space="preserve">Following class diagram shows client API hierarchy. </w:t>
      </w:r>
    </w:p>
    <w:p w:rsidR="001A7A11" w:rsidRDefault="001A7A11" w:rsidP="00CB2CF0"/>
    <w:p w:rsidR="001A7A11" w:rsidRDefault="001A7A11" w:rsidP="00CB2CF0"/>
    <w:p w:rsidR="001A7A11" w:rsidRDefault="00854B44" w:rsidP="00CB2CF0">
      <w:r>
        <w:rPr>
          <w:noProof/>
        </w:rPr>
        <w:drawing>
          <wp:anchor distT="0" distB="0" distL="114300" distR="114300" simplePos="0" relativeHeight="251696640" behindDoc="0" locked="0" layoutInCell="1" allowOverlap="1">
            <wp:simplePos x="0" y="0"/>
            <wp:positionH relativeFrom="column">
              <wp:posOffset>15240</wp:posOffset>
            </wp:positionH>
            <wp:positionV relativeFrom="paragraph">
              <wp:posOffset>-180975</wp:posOffset>
            </wp:positionV>
            <wp:extent cx="6126480" cy="5286375"/>
            <wp:effectExtent l="19050" t="0" r="7620" b="0"/>
            <wp:wrapNone/>
            <wp:docPr id="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srcRect/>
                    <a:stretch>
                      <a:fillRect/>
                    </a:stretch>
                  </pic:blipFill>
                  <pic:spPr bwMode="auto">
                    <a:xfrm>
                      <a:off x="0" y="0"/>
                      <a:ext cx="6126480" cy="5286375"/>
                    </a:xfrm>
                    <a:prstGeom prst="rect">
                      <a:avLst/>
                    </a:prstGeom>
                    <a:noFill/>
                    <a:ln w="9525">
                      <a:noFill/>
                      <a:miter lim="800000"/>
                      <a:headEnd/>
                      <a:tailEnd/>
                    </a:ln>
                  </pic:spPr>
                </pic:pic>
              </a:graphicData>
            </a:graphic>
          </wp:anchor>
        </w:drawing>
      </w:r>
    </w:p>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1A7A11" w:rsidP="00CB2CF0"/>
    <w:p w:rsidR="001A7A11" w:rsidRDefault="007D6846" w:rsidP="007D6846">
      <w:pPr>
        <w:pStyle w:val="Heading3"/>
      </w:pPr>
      <w:bookmarkStart w:id="157" w:name="_Toc248115681"/>
      <w:r>
        <w:t>Configuration</w:t>
      </w:r>
      <w:bookmarkEnd w:id="157"/>
      <w:r>
        <w:t xml:space="preserve"> </w:t>
      </w:r>
    </w:p>
    <w:p w:rsidR="006F78CA" w:rsidRPr="00C34EE4" w:rsidRDefault="00A13533" w:rsidP="00CB2CF0">
      <w:pPr>
        <w:rPr>
          <w:rFonts w:ascii="Arial" w:hAnsi="Arial" w:cs="Arial"/>
          <w:color w:val="000000"/>
          <w:sz w:val="20"/>
        </w:rPr>
      </w:pPr>
      <w:r w:rsidRPr="00C34EE4">
        <w:rPr>
          <w:rFonts w:ascii="Arial" w:hAnsi="Arial" w:cs="Arial"/>
          <w:color w:val="000000"/>
          <w:sz w:val="20"/>
        </w:rPr>
        <w:t>GridGrouper is configured through a configuration file called</w:t>
      </w:r>
      <w:r w:rsidR="00F238C4" w:rsidRPr="00C34EE4">
        <w:rPr>
          <w:rFonts w:ascii="Arial" w:hAnsi="Arial" w:cs="Arial"/>
          <w:color w:val="000000"/>
          <w:sz w:val="20"/>
        </w:rPr>
        <w:t xml:space="preserve"> </w:t>
      </w:r>
      <w:r w:rsidR="00F238C4" w:rsidRPr="00C34EE4">
        <w:rPr>
          <w:rFonts w:ascii="Arial" w:hAnsi="Arial" w:cs="Arial"/>
          <w:b/>
          <w:bCs/>
          <w:color w:val="000000"/>
          <w:sz w:val="20"/>
        </w:rPr>
        <w:t>grouper.hibernate.properties</w:t>
      </w:r>
      <w:r w:rsidR="00F238C4" w:rsidRPr="00C34EE4">
        <w:rPr>
          <w:rFonts w:ascii="Arial" w:hAnsi="Arial" w:cs="Arial"/>
          <w:color w:val="000000"/>
          <w:sz w:val="20"/>
        </w:rPr>
        <w:t xml:space="preserve"> located in </w:t>
      </w:r>
      <w:r w:rsidR="00F238C4" w:rsidRPr="00C34EE4">
        <w:rPr>
          <w:rFonts w:ascii="Arial" w:hAnsi="Arial" w:cs="Arial"/>
          <w:b/>
          <w:bCs/>
          <w:color w:val="000000"/>
          <w:sz w:val="20"/>
        </w:rPr>
        <w:t>GRID_GROUPER_LOCATION/resources/conf/</w:t>
      </w:r>
      <w:r w:rsidR="00F238C4" w:rsidRPr="00C34EE4">
        <w:rPr>
          <w:rFonts w:ascii="Arial" w:hAnsi="Arial" w:cs="Arial"/>
          <w:color w:val="000000"/>
          <w:sz w:val="20"/>
        </w:rPr>
        <w:t xml:space="preserve">. </w:t>
      </w:r>
      <w:r w:rsidRPr="00C34EE4">
        <w:rPr>
          <w:rFonts w:ascii="Arial" w:hAnsi="Arial" w:cs="Arial"/>
          <w:color w:val="000000"/>
          <w:sz w:val="20"/>
        </w:rPr>
        <w:t xml:space="preserve">GridGrouper uses these properties to connect to MySQL database to maintain data. </w:t>
      </w:r>
    </w:p>
    <w:p w:rsidR="00A13533" w:rsidRDefault="00F238C4" w:rsidP="00CB2CF0">
      <w:pPr>
        <w:rPr>
          <w:rFonts w:ascii="Arial" w:hAnsi="Arial" w:cs="Arial"/>
          <w:color w:val="000000"/>
          <w:sz w:val="20"/>
        </w:rPr>
      </w:pPr>
      <w:r w:rsidRPr="00C34EE4">
        <w:rPr>
          <w:rFonts w:ascii="Arial" w:hAnsi="Arial" w:cs="Arial"/>
          <w:color w:val="000000"/>
          <w:sz w:val="20"/>
        </w:rPr>
        <w:t>hibernate.dialect =net.sf.hibernate.dialect.MySQLDialect</w:t>
      </w:r>
      <w:r w:rsidRPr="00C34EE4">
        <w:rPr>
          <w:rFonts w:ascii="Arial" w:hAnsi="Arial" w:cs="Arial"/>
          <w:color w:val="000000"/>
          <w:sz w:val="20"/>
        </w:rPr>
        <w:br/>
        <w:t>hibernate.connection.driver_class = com.mysql.jdbc.Driver</w:t>
      </w:r>
      <w:r w:rsidRPr="00C34EE4">
        <w:rPr>
          <w:rFonts w:ascii="Arial" w:hAnsi="Arial" w:cs="Arial"/>
          <w:color w:val="000000"/>
          <w:sz w:val="20"/>
        </w:rPr>
        <w:br/>
        <w:t>hibernate.connection.url = jdbc:mysql://localhost:3306/grouper</w:t>
      </w:r>
      <w:r w:rsidRPr="00C34EE4">
        <w:rPr>
          <w:rFonts w:ascii="Arial" w:hAnsi="Arial" w:cs="Arial"/>
          <w:color w:val="000000"/>
          <w:sz w:val="20"/>
        </w:rPr>
        <w:br/>
        <w:t>hibernate.connection.username = root</w:t>
      </w:r>
      <w:r w:rsidRPr="00C34EE4">
        <w:rPr>
          <w:rFonts w:ascii="Arial" w:hAnsi="Arial" w:cs="Arial"/>
          <w:color w:val="000000"/>
          <w:sz w:val="20"/>
        </w:rPr>
        <w:br/>
        <w:t>hibernate.connection.password = YOUR_PASSWORD</w:t>
      </w:r>
      <w:r w:rsidRPr="00C34EE4">
        <w:rPr>
          <w:rFonts w:ascii="Arial" w:hAnsi="Arial" w:cs="Arial"/>
          <w:color w:val="000000"/>
          <w:sz w:val="20"/>
        </w:rPr>
        <w:br/>
      </w:r>
    </w:p>
    <w:p w:rsidR="003E140D" w:rsidRDefault="003E140D" w:rsidP="003E140D">
      <w:pPr>
        <w:pStyle w:val="Heading2"/>
      </w:pPr>
      <w:bookmarkStart w:id="158" w:name="_Grid_Trust_Service"/>
      <w:bookmarkStart w:id="159" w:name="_Toc248115682"/>
      <w:bookmarkEnd w:id="158"/>
      <w:r>
        <w:lastRenderedPageBreak/>
        <w:t>Grid Trust Service</w:t>
      </w:r>
      <w:bookmarkEnd w:id="159"/>
    </w:p>
    <w:p w:rsidR="003E140D" w:rsidRPr="00366E4A" w:rsidRDefault="003E140D" w:rsidP="003E140D">
      <w:pPr>
        <w:rPr>
          <w:rFonts w:ascii="Arial" w:hAnsi="Arial" w:cs="Arial"/>
          <w:sz w:val="20"/>
        </w:rPr>
      </w:pPr>
      <w:r w:rsidRPr="00A80337">
        <w:rPr>
          <w:rFonts w:ascii="Arial" w:hAnsi="Arial" w:cs="Arial"/>
          <w:color w:val="000000"/>
          <w:sz w:val="20"/>
        </w:rPr>
        <w:t xml:space="preserve">The </w:t>
      </w:r>
      <w:r w:rsidRPr="009F1A6D">
        <w:rPr>
          <w:rFonts w:ascii="Arial" w:hAnsi="Arial" w:cs="Arial"/>
          <w:bCs/>
          <w:sz w:val="20"/>
        </w:rPr>
        <w:t>Globus Toolkit</w:t>
      </w:r>
      <w:r>
        <w:rPr>
          <w:rFonts w:ascii="Arial" w:hAnsi="Arial" w:cs="Arial"/>
          <w:color w:val="000000"/>
          <w:sz w:val="20"/>
        </w:rPr>
        <w:t xml:space="preserve"> </w:t>
      </w:r>
      <w:r w:rsidRPr="00A80337">
        <w:rPr>
          <w:rFonts w:ascii="Arial" w:hAnsi="Arial" w:cs="Arial"/>
          <w:color w:val="000000"/>
          <w:sz w:val="20"/>
        </w:rPr>
        <w:t xml:space="preserve">implements support for security via its Grid Security Infrastructure (GSI). GSI utilizes X509 Identity Certificates for identifying and authenticating users. An X.509 certificate with its corresponding private key constitutes a unique credential or so-called "Grid credential" that is used to authenticate both users and services within the </w:t>
      </w:r>
      <w:r w:rsidR="009926C4">
        <w:rPr>
          <w:rFonts w:ascii="Arial" w:hAnsi="Arial" w:cs="Arial"/>
          <w:color w:val="000000"/>
          <w:sz w:val="20"/>
        </w:rPr>
        <w:t>ca</w:t>
      </w:r>
      <w:r w:rsidRPr="00A80337">
        <w:rPr>
          <w:rFonts w:ascii="Arial" w:hAnsi="Arial" w:cs="Arial"/>
          <w:color w:val="000000"/>
          <w:sz w:val="20"/>
        </w:rPr>
        <w:t xml:space="preserve">Grid. Under Globus, the authentication process ensures that the X.509 Identity provided by the peer was issued by a trusted certificate authority. </w:t>
      </w:r>
      <w:r w:rsidRPr="00366E4A">
        <w:rPr>
          <w:rFonts w:ascii="Arial" w:hAnsi="Arial" w:cs="Arial"/>
          <w:sz w:val="20"/>
        </w:rPr>
        <w:t xml:space="preserve">Multiple certificate authorities are used on a Grid. Thus, there is a need to manage which CAs are trusted and at what "level of assurance" (that is, how well they are trusted). In a Grid environment, the number of certificate authorities and the number of user identities can grow to be very large. Moreover, in a dynamic multi-institutional environment, the status of identities may be updated frequently. Identities and credentials can be </w:t>
      </w:r>
      <w:r w:rsidR="009F1A6D">
        <w:rPr>
          <w:rFonts w:ascii="Arial" w:hAnsi="Arial" w:cs="Arial"/>
          <w:sz w:val="20"/>
        </w:rPr>
        <w:t>revoked,</w:t>
      </w:r>
      <w:r w:rsidRPr="00366E4A">
        <w:rPr>
          <w:rFonts w:ascii="Arial" w:hAnsi="Arial" w:cs="Arial"/>
          <w:sz w:val="20"/>
        </w:rPr>
        <w:t xml:space="preserve"> suspended, reinstated, or new identities can be created. In addition, the list of trusted authorities may change. In such settings, certificate authorities will frequently publish Certificate Revocation Lists (CRL), which specify "blacklisted" certificates that the authority once issued but no longer accredits. For the security and integrity of the </w:t>
      </w:r>
      <w:r w:rsidR="009926C4">
        <w:rPr>
          <w:rFonts w:ascii="Arial" w:hAnsi="Arial" w:cs="Arial"/>
          <w:sz w:val="20"/>
        </w:rPr>
        <w:t>ca</w:t>
      </w:r>
      <w:r w:rsidRPr="00366E4A">
        <w:rPr>
          <w:rFonts w:ascii="Arial" w:hAnsi="Arial" w:cs="Arial"/>
          <w:sz w:val="20"/>
        </w:rPr>
        <w:t>Grid, it is critical to both authenticate and validate a given credential against an accurate list of trusted certificate authorities and their corresponding CRLs. The Grid Trust Service (GTS) is a federated infrastructure enabling the provisioning and management of a Grid trust fabric. The salient features of GTS are as follows:</w:t>
      </w:r>
    </w:p>
    <w:p w:rsidR="003E140D" w:rsidRPr="00894BAC" w:rsidRDefault="003E140D" w:rsidP="003E140D">
      <w:pPr>
        <w:rPr>
          <w:rFonts w:ascii="Arial" w:hAnsi="Arial" w:cs="Arial"/>
          <w:sz w:val="20"/>
        </w:rPr>
      </w:pPr>
    </w:p>
    <w:p w:rsidR="003E140D" w:rsidRPr="00894BAC" w:rsidRDefault="003E140D" w:rsidP="003E140D">
      <w:pPr>
        <w:numPr>
          <w:ilvl w:val="0"/>
          <w:numId w:val="12"/>
        </w:numPr>
        <w:rPr>
          <w:rFonts w:ascii="Arial" w:hAnsi="Arial" w:cs="Arial"/>
          <w:sz w:val="20"/>
        </w:rPr>
      </w:pPr>
      <w:r w:rsidRPr="00894BAC">
        <w:rPr>
          <w:rFonts w:ascii="Arial" w:hAnsi="Arial" w:cs="Arial"/>
          <w:sz w:val="20"/>
        </w:rPr>
        <w:t>A complete Grid-enabled federated solution for registering and managing certificate authority certificates and CRLs, facilitating the enforcement of the most recent trust agreements.</w:t>
      </w:r>
    </w:p>
    <w:p w:rsidR="003E140D" w:rsidRPr="00894BAC" w:rsidRDefault="003E140D" w:rsidP="003E140D">
      <w:pPr>
        <w:numPr>
          <w:ilvl w:val="0"/>
          <w:numId w:val="12"/>
        </w:numPr>
        <w:rPr>
          <w:rFonts w:ascii="Arial" w:hAnsi="Arial" w:cs="Arial"/>
          <w:sz w:val="20"/>
        </w:rPr>
      </w:pPr>
      <w:r w:rsidRPr="00894BAC">
        <w:rPr>
          <w:rFonts w:ascii="Arial" w:hAnsi="Arial" w:cs="Arial"/>
          <w:sz w:val="20"/>
        </w:rPr>
        <w:t>Definition and management of levels of assurance, such that certificate authorities may be grouped and discovered by the level of assurance that is acceptable to the consumer.</w:t>
      </w:r>
    </w:p>
    <w:p w:rsidR="003E140D" w:rsidRPr="00894BAC" w:rsidRDefault="003E140D" w:rsidP="003E140D">
      <w:pPr>
        <w:numPr>
          <w:ilvl w:val="0"/>
          <w:numId w:val="12"/>
        </w:numPr>
        <w:rPr>
          <w:rFonts w:ascii="Arial" w:hAnsi="Arial" w:cs="Arial"/>
          <w:sz w:val="20"/>
        </w:rPr>
      </w:pPr>
      <w:r w:rsidRPr="00894BAC">
        <w:rPr>
          <w:rFonts w:ascii="Arial" w:hAnsi="Arial" w:cs="Arial"/>
          <w:sz w:val="20"/>
        </w:rPr>
        <w:t>Due to the federated nature of GTS and its ability to create and manage arbitrary arrangements of authorities by level of assurance, it facilitates the curation of numerous independent trust overlays across the same physical Grid.</w:t>
      </w:r>
    </w:p>
    <w:p w:rsidR="003E140D" w:rsidRPr="00894BAC" w:rsidRDefault="003E140D" w:rsidP="003E140D">
      <w:pPr>
        <w:numPr>
          <w:ilvl w:val="0"/>
          <w:numId w:val="12"/>
        </w:numPr>
        <w:rPr>
          <w:rFonts w:ascii="Arial" w:hAnsi="Arial" w:cs="Arial"/>
          <w:sz w:val="20"/>
        </w:rPr>
      </w:pPr>
      <w:r w:rsidRPr="00894BAC">
        <w:rPr>
          <w:rFonts w:ascii="Arial" w:hAnsi="Arial" w:cs="Arial"/>
          <w:sz w:val="20"/>
        </w:rPr>
        <w:t>Client validation, allowing a client to submit a certificate and trust requirements in exchange for a validation decision, which allows for centralized certificate verification and validation.</w:t>
      </w:r>
    </w:p>
    <w:p w:rsidR="003E140D" w:rsidRDefault="003E140D" w:rsidP="003E140D">
      <w:pPr>
        <w:spacing w:line="240" w:lineRule="atLeast"/>
        <w:rPr>
          <w:rFonts w:ascii="Verdana" w:hAnsi="Verdana"/>
          <w:color w:val="000000"/>
          <w:sz w:val="17"/>
          <w:szCs w:val="17"/>
        </w:rPr>
      </w:pPr>
    </w:p>
    <w:p w:rsidR="003E140D" w:rsidRPr="00D10B6C" w:rsidRDefault="003E140D" w:rsidP="003E140D">
      <w:pPr>
        <w:spacing w:line="240" w:lineRule="atLeast"/>
        <w:rPr>
          <w:rFonts w:ascii="Arial" w:hAnsi="Arial" w:cs="Arial"/>
          <w:color w:val="000000"/>
          <w:sz w:val="20"/>
        </w:rPr>
      </w:pPr>
      <w:r w:rsidRPr="00D10B6C">
        <w:rPr>
          <w:rFonts w:ascii="Arial" w:hAnsi="Arial" w:cs="Arial"/>
          <w:color w:val="000000"/>
          <w:sz w:val="20"/>
        </w:rPr>
        <w:t xml:space="preserve">Tiered approach of </w:t>
      </w:r>
      <w:r w:rsidR="00776382">
        <w:rPr>
          <w:rFonts w:ascii="Arial" w:hAnsi="Arial" w:cs="Arial"/>
          <w:color w:val="000000"/>
          <w:sz w:val="20"/>
        </w:rPr>
        <w:t>Globus Toolkit</w:t>
      </w:r>
      <w:r w:rsidRPr="00D10B6C">
        <w:rPr>
          <w:rFonts w:ascii="Arial" w:hAnsi="Arial" w:cs="Arial"/>
          <w:color w:val="000000"/>
          <w:sz w:val="20"/>
        </w:rPr>
        <w:t xml:space="preserve"> supports following configurations.</w:t>
      </w:r>
    </w:p>
    <w:p w:rsidR="003E140D" w:rsidRPr="00D10B6C" w:rsidRDefault="003E140D" w:rsidP="003E140D">
      <w:pPr>
        <w:numPr>
          <w:ilvl w:val="0"/>
          <w:numId w:val="13"/>
        </w:numPr>
        <w:spacing w:line="240" w:lineRule="atLeast"/>
        <w:rPr>
          <w:rFonts w:ascii="Arial" w:hAnsi="Arial" w:cs="Arial"/>
          <w:color w:val="000000"/>
          <w:sz w:val="20"/>
        </w:rPr>
      </w:pPr>
      <w:r w:rsidRPr="00405DEC">
        <w:rPr>
          <w:rFonts w:ascii="Arial" w:hAnsi="Arial" w:cs="Arial"/>
          <w:i/>
          <w:sz w:val="20"/>
        </w:rPr>
        <w:t>Locally Stored, Locally Validated</w:t>
      </w:r>
      <w:r w:rsidRPr="00D10B6C">
        <w:rPr>
          <w:rFonts w:ascii="Arial" w:hAnsi="Arial" w:cs="Arial"/>
          <w:color w:val="000000"/>
          <w:sz w:val="20"/>
        </w:rPr>
        <w:t xml:space="preserve"> (LSLV)</w:t>
      </w:r>
      <w:r>
        <w:rPr>
          <w:rFonts w:ascii="Arial" w:hAnsi="Arial" w:cs="Arial"/>
          <w:color w:val="000000"/>
          <w:sz w:val="20"/>
        </w:rPr>
        <w:t xml:space="preserve"> </w:t>
      </w:r>
      <w:r w:rsidRPr="00D10B6C">
        <w:rPr>
          <w:rFonts w:ascii="Arial" w:hAnsi="Arial" w:cs="Arial"/>
          <w:color w:val="000000"/>
          <w:sz w:val="20"/>
        </w:rPr>
        <w:t>profile, specifies that CA certificates are stored and accessed locally; certificate validation is done against the locally stored CA certificates.</w:t>
      </w:r>
    </w:p>
    <w:p w:rsidR="003E140D" w:rsidRPr="00D10B6C" w:rsidRDefault="003E140D" w:rsidP="003E140D">
      <w:pPr>
        <w:numPr>
          <w:ilvl w:val="0"/>
          <w:numId w:val="13"/>
        </w:numPr>
        <w:spacing w:line="240" w:lineRule="atLeast"/>
        <w:rPr>
          <w:rFonts w:ascii="Arial" w:hAnsi="Arial" w:cs="Arial"/>
          <w:color w:val="000000"/>
          <w:sz w:val="20"/>
        </w:rPr>
      </w:pPr>
      <w:r w:rsidRPr="00405DEC">
        <w:rPr>
          <w:rFonts w:ascii="Arial" w:hAnsi="Arial" w:cs="Arial"/>
          <w:i/>
          <w:sz w:val="20"/>
        </w:rPr>
        <w:t>Remotely Retrieved, Locally Validated</w:t>
      </w:r>
      <w:r w:rsidRPr="00D10B6C">
        <w:rPr>
          <w:rFonts w:ascii="Arial" w:hAnsi="Arial" w:cs="Arial"/>
          <w:color w:val="000000"/>
          <w:sz w:val="20"/>
        </w:rPr>
        <w:t>(RRLV) profile, specifies that CA certificates are retrieved remotely from a Trust Service; certificate validation is done locally against the remotely retrieved CA certificates</w:t>
      </w:r>
    </w:p>
    <w:p w:rsidR="003E140D" w:rsidRPr="00D10B6C" w:rsidRDefault="003E140D" w:rsidP="003E140D">
      <w:pPr>
        <w:numPr>
          <w:ilvl w:val="0"/>
          <w:numId w:val="13"/>
        </w:numPr>
        <w:spacing w:line="240" w:lineRule="atLeast"/>
        <w:rPr>
          <w:rFonts w:ascii="Arial" w:hAnsi="Arial" w:cs="Arial"/>
          <w:color w:val="000000"/>
          <w:sz w:val="20"/>
        </w:rPr>
      </w:pPr>
      <w:r w:rsidRPr="00405DEC">
        <w:rPr>
          <w:rFonts w:ascii="Arial" w:hAnsi="Arial" w:cs="Arial"/>
          <w:sz w:val="20"/>
        </w:rPr>
        <w:t>Remotely Stored, Remotely Validated</w:t>
      </w:r>
      <w:r w:rsidRPr="00D10B6C">
        <w:rPr>
          <w:rFonts w:ascii="Arial" w:hAnsi="Arial" w:cs="Arial"/>
          <w:color w:val="000000"/>
          <w:sz w:val="20"/>
        </w:rPr>
        <w:t xml:space="preserve"> (RSRV) profile, specifies that CA certificates are stored remotely; certificate validation is done remotely against the remotely stored CA certificates.</w:t>
      </w:r>
    </w:p>
    <w:p w:rsidR="003E140D" w:rsidRPr="00D10B6C" w:rsidRDefault="003E140D" w:rsidP="003E140D">
      <w:pPr>
        <w:spacing w:line="240" w:lineRule="atLeast"/>
        <w:rPr>
          <w:rFonts w:ascii="Arial" w:hAnsi="Arial" w:cs="Arial"/>
          <w:color w:val="000000"/>
          <w:sz w:val="20"/>
        </w:rPr>
      </w:pPr>
    </w:p>
    <w:p w:rsidR="003E140D" w:rsidRPr="00D10B6C" w:rsidRDefault="003E140D" w:rsidP="003E140D">
      <w:pPr>
        <w:spacing w:line="240" w:lineRule="atLeast"/>
        <w:rPr>
          <w:rFonts w:ascii="Arial" w:hAnsi="Arial" w:cs="Arial"/>
          <w:color w:val="000000"/>
          <w:sz w:val="20"/>
        </w:rPr>
      </w:pPr>
      <w:r w:rsidRPr="00D10B6C">
        <w:rPr>
          <w:rFonts w:ascii="Arial" w:hAnsi="Arial" w:cs="Arial"/>
          <w:color w:val="000000"/>
          <w:sz w:val="20"/>
        </w:rPr>
        <w:t>Out of the box, the Globus Toolkit supports the LSLV profile, and the GTS adds the support for RRLV profile. caGrid use cases for enabling trust between identity providers and consumers of identities and between attribute authorities and consumers of attributes call for the use of Remotely Stored Remotely Validated (RSRV) profile. It is also anticipated that future releases of Globus will support callouts to remote validation services. The GTS supports this profile by providing a validation operation through its service interface. In this manner, the GTS is a validation service allowing clients to submit validation criteria and an X509 certificate chain for validation.</w:t>
      </w: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832D6B" w:rsidP="003E140D">
      <w:pPr>
        <w:spacing w:line="240" w:lineRule="atLeast"/>
        <w:rPr>
          <w:rFonts w:ascii="Verdana" w:hAnsi="Verdana"/>
          <w:color w:val="000000"/>
          <w:sz w:val="17"/>
          <w:szCs w:val="17"/>
        </w:rPr>
      </w:pPr>
      <w:r>
        <w:rPr>
          <w:rFonts w:ascii="Verdana" w:hAnsi="Verdana"/>
          <w:noProof/>
          <w:color w:val="000000"/>
          <w:sz w:val="17"/>
          <w:szCs w:val="17"/>
        </w:rPr>
        <w:lastRenderedPageBreak/>
        <w:drawing>
          <wp:anchor distT="0" distB="0" distL="114300" distR="114300" simplePos="0" relativeHeight="251645440" behindDoc="1" locked="0" layoutInCell="1" allowOverlap="1">
            <wp:simplePos x="0" y="0"/>
            <wp:positionH relativeFrom="column">
              <wp:align>center</wp:align>
            </wp:positionH>
            <wp:positionV relativeFrom="paragraph">
              <wp:posOffset>133350</wp:posOffset>
            </wp:positionV>
            <wp:extent cx="4276725" cy="3637280"/>
            <wp:effectExtent l="19050" t="0" r="9525" b="0"/>
            <wp:wrapTight wrapText="bothSides">
              <wp:wrapPolygon edited="0">
                <wp:start x="-96" y="0"/>
                <wp:lineTo x="-96" y="21494"/>
                <wp:lineTo x="21648" y="21494"/>
                <wp:lineTo x="21648" y="0"/>
                <wp:lineTo x="-96" y="0"/>
              </wp:wrapPolygon>
            </wp:wrapTight>
            <wp:docPr id="862" name="fancy_img" descr="http://cagrid.org/download/attachments/4489677/g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_img" descr="http://cagrid.org/download/attachments/4489677/gts.jpg"/>
                    <pic:cNvPicPr>
                      <a:picLocks noChangeAspect="1" noChangeArrowheads="1"/>
                    </pic:cNvPicPr>
                  </pic:nvPicPr>
                  <pic:blipFill>
                    <a:blip r:embed="rId132" r:link="rId133" cstate="print"/>
                    <a:srcRect/>
                    <a:stretch>
                      <a:fillRect/>
                    </a:stretch>
                  </pic:blipFill>
                  <pic:spPr bwMode="auto">
                    <a:xfrm>
                      <a:off x="0" y="0"/>
                      <a:ext cx="4276725" cy="3637280"/>
                    </a:xfrm>
                    <a:prstGeom prst="rect">
                      <a:avLst/>
                    </a:prstGeom>
                    <a:noFill/>
                    <a:ln w="9525">
                      <a:noFill/>
                      <a:miter lim="800000"/>
                      <a:headEnd/>
                      <a:tailEnd/>
                    </a:ln>
                  </pic:spPr>
                </pic:pic>
              </a:graphicData>
            </a:graphic>
          </wp:anchor>
        </w:drawing>
      </w: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Pr="00821F9F" w:rsidRDefault="003E140D" w:rsidP="003E140D">
      <w:pPr>
        <w:pStyle w:val="Caption"/>
        <w:jc w:val="center"/>
        <w:rPr>
          <w:rFonts w:ascii="Verdana" w:hAnsi="Verdana"/>
          <w:i/>
          <w:color w:val="000000"/>
          <w:sz w:val="17"/>
          <w:szCs w:val="17"/>
        </w:rPr>
      </w:pPr>
      <w:bookmarkStart w:id="160" w:name="_Toc247950445"/>
      <w:r w:rsidRPr="00821F9F">
        <w:rPr>
          <w:i/>
          <w:color w:val="000000"/>
        </w:rPr>
        <w:t xml:space="preserve">Figure </w:t>
      </w:r>
      <w:r w:rsidR="00754D31" w:rsidRPr="00821F9F">
        <w:rPr>
          <w:i/>
          <w:color w:val="000000"/>
        </w:rPr>
        <w:fldChar w:fldCharType="begin"/>
      </w:r>
      <w:r w:rsidRPr="00821F9F">
        <w:rPr>
          <w:i/>
          <w:color w:val="000000"/>
        </w:rPr>
        <w:instrText xml:space="preserve"> SEQ Figure \* ARABIC </w:instrText>
      </w:r>
      <w:r w:rsidR="00754D31" w:rsidRPr="00821F9F">
        <w:rPr>
          <w:i/>
          <w:color w:val="000000"/>
        </w:rPr>
        <w:fldChar w:fldCharType="separate"/>
      </w:r>
      <w:r w:rsidR="000934A8">
        <w:rPr>
          <w:i/>
          <w:noProof/>
          <w:color w:val="000000"/>
        </w:rPr>
        <w:t>48</w:t>
      </w:r>
      <w:r w:rsidR="00754D31" w:rsidRPr="00821F9F">
        <w:rPr>
          <w:i/>
          <w:color w:val="000000"/>
        </w:rPr>
        <w:fldChar w:fldCharType="end"/>
      </w:r>
      <w:r w:rsidRPr="00821F9F">
        <w:rPr>
          <w:i/>
          <w:color w:val="000000"/>
        </w:rPr>
        <w:t xml:space="preserve"> Grid Trust Service</w:t>
      </w:r>
      <w:bookmarkEnd w:id="160"/>
    </w:p>
    <w:p w:rsidR="003E140D" w:rsidRPr="008F0538" w:rsidRDefault="003E140D" w:rsidP="003E140D">
      <w:pPr>
        <w:spacing w:line="240" w:lineRule="atLeast"/>
        <w:rPr>
          <w:rFonts w:ascii="Arial" w:hAnsi="Arial" w:cs="Arial"/>
          <w:color w:val="000000"/>
          <w:sz w:val="20"/>
        </w:rPr>
      </w:pPr>
      <w:r w:rsidRPr="008F0538">
        <w:rPr>
          <w:rFonts w:ascii="Arial" w:hAnsi="Arial" w:cs="Arial"/>
          <w:i/>
          <w:iCs/>
          <w:color w:val="000000"/>
          <w:spacing w:val="15"/>
          <w:sz w:val="20"/>
        </w:rPr>
        <w:t>Figure</w:t>
      </w:r>
      <w:r w:rsidRPr="008F0538">
        <w:rPr>
          <w:rFonts w:ascii="Arial" w:hAnsi="Arial" w:cs="Arial"/>
          <w:color w:val="000000"/>
          <w:sz w:val="20"/>
        </w:rPr>
        <w:t xml:space="preserve"> </w:t>
      </w:r>
      <w:r w:rsidR="00351934">
        <w:rPr>
          <w:rFonts w:ascii="Arial" w:hAnsi="Arial" w:cs="Arial"/>
          <w:i/>
          <w:iCs/>
          <w:color w:val="000000"/>
          <w:spacing w:val="15"/>
          <w:sz w:val="20"/>
        </w:rPr>
        <w:t>4</w:t>
      </w:r>
      <w:r w:rsidR="00F000EA">
        <w:rPr>
          <w:rFonts w:ascii="Arial" w:hAnsi="Arial" w:cs="Arial"/>
          <w:i/>
          <w:iCs/>
          <w:color w:val="000000"/>
          <w:spacing w:val="15"/>
          <w:sz w:val="20"/>
        </w:rPr>
        <w:t>8</w:t>
      </w:r>
      <w:r w:rsidRPr="008F0538">
        <w:rPr>
          <w:rFonts w:ascii="Arial" w:hAnsi="Arial" w:cs="Arial"/>
          <w:color w:val="000000"/>
          <w:sz w:val="20"/>
        </w:rPr>
        <w:t xml:space="preserve"> illustrates an example usage scenario of the RR</w:t>
      </w:r>
      <w:r w:rsidR="00351934">
        <w:rPr>
          <w:rFonts w:ascii="Arial" w:hAnsi="Arial" w:cs="Arial"/>
          <w:color w:val="000000"/>
          <w:sz w:val="20"/>
        </w:rPr>
        <w:t>L</w:t>
      </w:r>
      <w:r w:rsidRPr="008F0538">
        <w:rPr>
          <w:rFonts w:ascii="Arial" w:hAnsi="Arial" w:cs="Arial"/>
          <w:color w:val="000000"/>
          <w:sz w:val="20"/>
        </w:rPr>
        <w:t xml:space="preserve">V profile. In this example, a GTS instance is used to manage and validate client certificates in caGrid. This example has a Dorian instance serving as a CA and proxy certificate generator. Dorian is a Grid service infrastructure for the management of Grid user accounts.  Dorian provides an integration point between external security domains and the Grid security domain, enabling users to obtain Grid credentials using their locally provided authentication mechanism. In </w:t>
      </w:r>
      <w:r w:rsidRPr="008F0538">
        <w:rPr>
          <w:rFonts w:ascii="Arial" w:hAnsi="Arial" w:cs="Arial"/>
          <w:i/>
          <w:iCs/>
          <w:color w:val="000000"/>
          <w:spacing w:val="15"/>
          <w:sz w:val="20"/>
        </w:rPr>
        <w:t>Figure</w:t>
      </w:r>
      <w:r w:rsidRPr="008F0538">
        <w:rPr>
          <w:rFonts w:ascii="Arial" w:hAnsi="Arial" w:cs="Arial"/>
          <w:color w:val="000000"/>
          <w:sz w:val="20"/>
        </w:rPr>
        <w:t xml:space="preserve"> </w:t>
      </w:r>
      <w:r w:rsidR="00351934">
        <w:rPr>
          <w:rFonts w:ascii="Arial" w:hAnsi="Arial" w:cs="Arial"/>
          <w:i/>
          <w:iCs/>
          <w:color w:val="000000"/>
          <w:spacing w:val="15"/>
          <w:sz w:val="20"/>
        </w:rPr>
        <w:t>4</w:t>
      </w:r>
      <w:r w:rsidR="00F000EA">
        <w:rPr>
          <w:rFonts w:ascii="Arial" w:hAnsi="Arial" w:cs="Arial"/>
          <w:i/>
          <w:iCs/>
          <w:color w:val="000000"/>
          <w:spacing w:val="15"/>
          <w:sz w:val="20"/>
        </w:rPr>
        <w:t>8</w:t>
      </w:r>
      <w:r w:rsidRPr="008F0538">
        <w:rPr>
          <w:rFonts w:ascii="Arial" w:hAnsi="Arial" w:cs="Arial"/>
          <w:color w:val="000000"/>
          <w:sz w:val="20"/>
        </w:rPr>
        <w:t>, an Ohio State University (OSU) user authenticates to the OSU authentication system using her local user name and password. Upon successfully authenticating, the user is given a signed SAML assertion, which can be given to Dorian in exchange for a Grid proxy or Grid credentials. In the example, a trust agreement has been established between the GTS instance and the Dorian instance wherein the Dorian instance's CA is listed as a trusted authority in the GTS instance. Trust and the trust level between the GTS and Dorian instances can be established by the administrator of Dorian and the administrator of GTS through the exchange of information such as certificate policy and certification process statements. When the user presents the Grid proxy certificate to a Grid service, the certificate is sent to the GTS instance for validation (Step 6 in the figure). The GTS instance can respond back to the service with a "yes" or "no" answer. If the response is "no", the service prevents the user from accessing its resources. If the response is "yes", the service can take additional steps to authorize the user and control his access to the service's functionality based on the authenticated user's privileges.</w:t>
      </w:r>
    </w:p>
    <w:p w:rsidR="00D2043C" w:rsidRDefault="002B305A" w:rsidP="002B305A">
      <w:pPr>
        <w:pStyle w:val="Heading3"/>
      </w:pPr>
      <w:bookmarkStart w:id="161" w:name="_Toc248115683"/>
      <w:r>
        <w:t>Level of Assurance</w:t>
      </w:r>
      <w:bookmarkEnd w:id="161"/>
    </w:p>
    <w:p w:rsidR="002B305A" w:rsidRPr="002B305A" w:rsidRDefault="002B305A" w:rsidP="002B305A">
      <w:pPr>
        <w:spacing w:before="240" w:after="240" w:line="240" w:lineRule="atLeast"/>
        <w:rPr>
          <w:rFonts w:ascii="Arial" w:hAnsi="Arial" w:cs="Arial"/>
          <w:color w:val="000000"/>
          <w:sz w:val="20"/>
        </w:rPr>
      </w:pPr>
      <w:r w:rsidRPr="002B305A">
        <w:rPr>
          <w:rFonts w:ascii="Arial" w:hAnsi="Arial" w:cs="Arial"/>
          <w:color w:val="000000"/>
          <w:sz w:val="20"/>
        </w:rPr>
        <w:t xml:space="preserve">A </w:t>
      </w:r>
      <w:r w:rsidRPr="002B305A">
        <w:rPr>
          <w:rFonts w:ascii="Arial" w:hAnsi="Arial" w:cs="Arial"/>
          <w:bCs/>
          <w:color w:val="000000"/>
          <w:sz w:val="20"/>
        </w:rPr>
        <w:t>Level of Assurance</w:t>
      </w:r>
      <w:r w:rsidRPr="002B305A">
        <w:rPr>
          <w:rFonts w:ascii="Arial" w:hAnsi="Arial" w:cs="Arial"/>
          <w:color w:val="000000"/>
          <w:sz w:val="20"/>
        </w:rPr>
        <w:t xml:space="preserve"> specifies the level of confidence in a given certificate authority.  The level of assurance concept is similar to obtaining an identification card, for example obtaining a passport requires extensive documentation and a thorough background check where as obtaining a library card requires much less documentation and background check. When comparing a passport to a library card for identity validation, most would have more confidence in the passport than in the library card.</w:t>
      </w:r>
    </w:p>
    <w:p w:rsidR="002B305A" w:rsidRPr="002B305A" w:rsidRDefault="002B305A" w:rsidP="002B305A">
      <w:pPr>
        <w:spacing w:before="240" w:after="240" w:line="240" w:lineRule="atLeast"/>
        <w:rPr>
          <w:rFonts w:ascii="Arial" w:hAnsi="Arial" w:cs="Arial"/>
          <w:color w:val="000000"/>
          <w:sz w:val="20"/>
        </w:rPr>
      </w:pPr>
      <w:r w:rsidRPr="002B305A">
        <w:rPr>
          <w:rFonts w:ascii="Arial" w:hAnsi="Arial" w:cs="Arial"/>
          <w:color w:val="000000"/>
          <w:sz w:val="20"/>
        </w:rPr>
        <w:lastRenderedPageBreak/>
        <w:t xml:space="preserve">In the Web/Grid service environments, certificate authorities issue credentials to users.  Each certificate authority may apply different policies in issuing credentials.  Because of this the level of confidence in the identity represented by the credential will vary between certificate authorities.  Level(s) of assurance can be used to group certificate authorities together that enforce similar policies for issuing credentials.  For example the </w:t>
      </w:r>
      <w:hyperlink r:id="rId134" w:history="1">
        <w:r w:rsidRPr="002B305A">
          <w:rPr>
            <w:rFonts w:ascii="Arial" w:hAnsi="Arial" w:cs="Arial"/>
            <w:b/>
            <w:bCs/>
            <w:color w:val="2E3257"/>
            <w:sz w:val="20"/>
          </w:rPr>
          <w:t>federal e-authentication guidelines</w:t>
        </w:r>
      </w:hyperlink>
      <w:r w:rsidRPr="002B305A">
        <w:rPr>
          <w:rFonts w:ascii="Arial" w:hAnsi="Arial" w:cs="Arial"/>
          <w:color w:val="000000"/>
          <w:sz w:val="20"/>
        </w:rPr>
        <w:t xml:space="preserve"> specify four levels of assurance, if adopting these guidelines, certificate authorities can be associated with the levels of assurance that they comply to.  Clients and Services that are consuming credentials issued by certificate authorities can specify which level(s) of assurance they will accepts credentials from, allowing them to enforce the security policies required for the data they are sharing.</w:t>
      </w:r>
    </w:p>
    <w:p w:rsidR="002B305A" w:rsidRPr="002B305A" w:rsidRDefault="002B305A" w:rsidP="002B305A">
      <w:pPr>
        <w:spacing w:before="240" w:after="240" w:line="240" w:lineRule="atLeast"/>
        <w:rPr>
          <w:rFonts w:ascii="Arial" w:hAnsi="Arial" w:cs="Arial"/>
          <w:color w:val="000000"/>
          <w:sz w:val="20"/>
        </w:rPr>
      </w:pPr>
      <w:r w:rsidRPr="002B305A">
        <w:rPr>
          <w:rFonts w:ascii="Arial" w:hAnsi="Arial" w:cs="Arial"/>
          <w:color w:val="000000"/>
          <w:sz w:val="20"/>
        </w:rPr>
        <w:t>Each level of assurance registered to the GTS has a name and a description.  The name uniquely identifies the level of assurance among other levels of assurance.  The description provides information describing the level of assurance.</w:t>
      </w:r>
    </w:p>
    <w:p w:rsidR="003E140D" w:rsidRDefault="003E140D" w:rsidP="003E140D">
      <w:pPr>
        <w:pStyle w:val="Heading3"/>
      </w:pPr>
      <w:bookmarkStart w:id="162" w:name="_Toc248115684"/>
      <w:r>
        <w:t>Use cases</w:t>
      </w:r>
      <w:bookmarkEnd w:id="162"/>
    </w:p>
    <w:p w:rsidR="003E140D" w:rsidRPr="005E1DC9" w:rsidRDefault="003E140D" w:rsidP="003E140D">
      <w:pPr>
        <w:rPr>
          <w:rFonts w:ascii="Arial" w:hAnsi="Arial" w:cs="Arial"/>
          <w:sz w:val="20"/>
        </w:rPr>
      </w:pPr>
      <w:r w:rsidRPr="005E1DC9">
        <w:rPr>
          <w:rFonts w:ascii="Arial" w:hAnsi="Arial" w:cs="Arial"/>
          <w:sz w:val="20"/>
        </w:rPr>
        <w:t>Following use case diagram shows different use cases for a GTS Administrator to administer Certificate authorities, their certificates and trust levels.</w:t>
      </w:r>
    </w:p>
    <w:p w:rsidR="003E140D" w:rsidRDefault="009702AB" w:rsidP="003E140D">
      <w:r>
        <w:rPr>
          <w:noProof/>
        </w:rPr>
        <w:drawing>
          <wp:anchor distT="0" distB="0" distL="114300" distR="114300" simplePos="0" relativeHeight="251662848" behindDoc="1" locked="0" layoutInCell="1" allowOverlap="1">
            <wp:simplePos x="0" y="0"/>
            <wp:positionH relativeFrom="column">
              <wp:posOffset>139065</wp:posOffset>
            </wp:positionH>
            <wp:positionV relativeFrom="paragraph">
              <wp:posOffset>57150</wp:posOffset>
            </wp:positionV>
            <wp:extent cx="5695950" cy="5553075"/>
            <wp:effectExtent l="19050" t="0" r="0" b="0"/>
            <wp:wrapTight wrapText="bothSides">
              <wp:wrapPolygon edited="0">
                <wp:start x="0" y="74"/>
                <wp:lineTo x="-72" y="21415"/>
                <wp:lineTo x="21600" y="21415"/>
                <wp:lineTo x="21600" y="1260"/>
                <wp:lineTo x="21528" y="148"/>
                <wp:lineTo x="21528" y="74"/>
                <wp:lineTo x="0" y="74"/>
              </wp:wrapPolygon>
            </wp:wrapTight>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135" cstate="print"/>
                    <a:srcRect/>
                    <a:stretch>
                      <a:fillRect/>
                    </a:stretch>
                  </pic:blipFill>
                  <pic:spPr bwMode="auto">
                    <a:xfrm>
                      <a:off x="0" y="0"/>
                      <a:ext cx="5695950" cy="5553075"/>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8D22E1" w:rsidRDefault="003E140D" w:rsidP="003E140D">
      <w:pPr>
        <w:pStyle w:val="Caption"/>
        <w:jc w:val="center"/>
        <w:rPr>
          <w:i/>
          <w:color w:val="000000"/>
        </w:rPr>
      </w:pPr>
      <w:bookmarkStart w:id="163" w:name="_Toc247950446"/>
      <w:r w:rsidRPr="008D22E1">
        <w:rPr>
          <w:i/>
          <w:color w:val="000000"/>
        </w:rPr>
        <w:lastRenderedPageBreak/>
        <w:t xml:space="preserve">Figure </w:t>
      </w:r>
      <w:r w:rsidR="00754D31" w:rsidRPr="008D22E1">
        <w:rPr>
          <w:i/>
          <w:color w:val="000000"/>
        </w:rPr>
        <w:fldChar w:fldCharType="begin"/>
      </w:r>
      <w:r w:rsidRPr="008D22E1">
        <w:rPr>
          <w:i/>
          <w:color w:val="000000"/>
        </w:rPr>
        <w:instrText xml:space="preserve"> SEQ Figure \* ARABIC </w:instrText>
      </w:r>
      <w:r w:rsidR="00754D31" w:rsidRPr="008D22E1">
        <w:rPr>
          <w:i/>
          <w:color w:val="000000"/>
        </w:rPr>
        <w:fldChar w:fldCharType="separate"/>
      </w:r>
      <w:r w:rsidR="000934A8">
        <w:rPr>
          <w:i/>
          <w:noProof/>
          <w:color w:val="000000"/>
        </w:rPr>
        <w:t>49</w:t>
      </w:r>
      <w:r w:rsidR="00754D31" w:rsidRPr="008D22E1">
        <w:rPr>
          <w:i/>
          <w:color w:val="000000"/>
        </w:rPr>
        <w:fldChar w:fldCharType="end"/>
      </w:r>
      <w:r w:rsidRPr="008D22E1">
        <w:rPr>
          <w:i/>
          <w:color w:val="000000"/>
        </w:rPr>
        <w:t xml:space="preserve"> GTS Administrator use cases</w:t>
      </w:r>
      <w:bookmarkEnd w:id="163"/>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8A54FA" w:rsidP="003E140D">
      <w:r>
        <w:rPr>
          <w:noProof/>
        </w:rPr>
        <w:drawing>
          <wp:anchor distT="0" distB="0" distL="114300" distR="114300" simplePos="0" relativeHeight="251663872" behindDoc="1" locked="0" layoutInCell="1" allowOverlap="1">
            <wp:simplePos x="0" y="0"/>
            <wp:positionH relativeFrom="column">
              <wp:align>center</wp:align>
            </wp:positionH>
            <wp:positionV relativeFrom="paragraph">
              <wp:posOffset>-1344295</wp:posOffset>
            </wp:positionV>
            <wp:extent cx="3086100" cy="1466850"/>
            <wp:effectExtent l="0" t="0" r="0" b="0"/>
            <wp:wrapTight wrapText="bothSides">
              <wp:wrapPolygon edited="0">
                <wp:start x="0" y="281"/>
                <wp:lineTo x="0" y="21039"/>
                <wp:lineTo x="21467" y="21039"/>
                <wp:lineTo x="21600" y="18514"/>
                <wp:lineTo x="21600" y="4769"/>
                <wp:lineTo x="21467" y="561"/>
                <wp:lineTo x="21467" y="281"/>
                <wp:lineTo x="0" y="281"/>
              </wp:wrapPolygon>
            </wp:wrapTight>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36" cstate="print"/>
                    <a:srcRect/>
                    <a:stretch>
                      <a:fillRect/>
                    </a:stretch>
                  </pic:blipFill>
                  <pic:spPr bwMode="auto">
                    <a:xfrm>
                      <a:off x="0" y="0"/>
                      <a:ext cx="3086100" cy="1466850"/>
                    </a:xfrm>
                    <a:prstGeom prst="rect">
                      <a:avLst/>
                    </a:prstGeom>
                    <a:noFill/>
                    <a:ln w="9525">
                      <a:noFill/>
                      <a:miter lim="800000"/>
                      <a:headEnd/>
                      <a:tailEnd/>
                    </a:ln>
                  </pic:spPr>
                </pic:pic>
              </a:graphicData>
            </a:graphic>
          </wp:anchor>
        </w:drawing>
      </w:r>
    </w:p>
    <w:p w:rsidR="003E140D" w:rsidRPr="00F35EDB" w:rsidRDefault="003E140D" w:rsidP="003E140D">
      <w:pPr>
        <w:jc w:val="center"/>
        <w:rPr>
          <w:i/>
          <w:color w:val="000000"/>
        </w:rPr>
      </w:pPr>
    </w:p>
    <w:p w:rsidR="003E140D" w:rsidRPr="00F35EDB" w:rsidRDefault="003E140D" w:rsidP="003E140D">
      <w:pPr>
        <w:pStyle w:val="Caption"/>
        <w:jc w:val="center"/>
        <w:rPr>
          <w:i/>
          <w:color w:val="000000"/>
        </w:rPr>
      </w:pPr>
      <w:bookmarkStart w:id="164" w:name="_Toc247950447"/>
      <w:r w:rsidRPr="00F35EDB">
        <w:rPr>
          <w:i/>
          <w:color w:val="000000"/>
        </w:rPr>
        <w:t xml:space="preserve">Figure </w:t>
      </w:r>
      <w:r w:rsidR="00754D31" w:rsidRPr="00F35EDB">
        <w:rPr>
          <w:i/>
          <w:color w:val="000000"/>
        </w:rPr>
        <w:fldChar w:fldCharType="begin"/>
      </w:r>
      <w:r w:rsidRPr="00F35EDB">
        <w:rPr>
          <w:i/>
          <w:color w:val="000000"/>
        </w:rPr>
        <w:instrText xml:space="preserve"> SEQ Figure \* ARABIC </w:instrText>
      </w:r>
      <w:r w:rsidR="00754D31" w:rsidRPr="00F35EDB">
        <w:rPr>
          <w:i/>
          <w:color w:val="000000"/>
        </w:rPr>
        <w:fldChar w:fldCharType="separate"/>
      </w:r>
      <w:r w:rsidR="000934A8">
        <w:rPr>
          <w:i/>
          <w:noProof/>
          <w:color w:val="000000"/>
        </w:rPr>
        <w:t>50</w:t>
      </w:r>
      <w:r w:rsidR="00754D31" w:rsidRPr="00F35EDB">
        <w:rPr>
          <w:i/>
          <w:color w:val="000000"/>
        </w:rPr>
        <w:fldChar w:fldCharType="end"/>
      </w:r>
      <w:r w:rsidRPr="00F35EDB">
        <w:rPr>
          <w:i/>
          <w:color w:val="000000"/>
        </w:rPr>
        <w:t xml:space="preserve"> GTS CA Administrator use cases</w:t>
      </w:r>
      <w:bookmarkEnd w:id="164"/>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8A54FA" w:rsidP="003E140D">
      <w:r>
        <w:rPr>
          <w:noProof/>
        </w:rPr>
        <w:drawing>
          <wp:anchor distT="0" distB="0" distL="114300" distR="114300" simplePos="0" relativeHeight="251664896" behindDoc="1" locked="0" layoutInCell="1" allowOverlap="1">
            <wp:simplePos x="0" y="0"/>
            <wp:positionH relativeFrom="column">
              <wp:align>center</wp:align>
            </wp:positionH>
            <wp:positionV relativeFrom="paragraph">
              <wp:posOffset>-2468880</wp:posOffset>
            </wp:positionV>
            <wp:extent cx="2724150" cy="2590800"/>
            <wp:effectExtent l="19050" t="0" r="0" b="0"/>
            <wp:wrapTight wrapText="bothSides">
              <wp:wrapPolygon edited="0">
                <wp:start x="0" y="159"/>
                <wp:lineTo x="-151" y="21124"/>
                <wp:lineTo x="21600" y="21124"/>
                <wp:lineTo x="21600" y="2700"/>
                <wp:lineTo x="21449" y="318"/>
                <wp:lineTo x="21449" y="159"/>
                <wp:lineTo x="0" y="159"/>
              </wp:wrapPolygon>
            </wp:wrapTight>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137" cstate="print"/>
                    <a:srcRect/>
                    <a:stretch>
                      <a:fillRect/>
                    </a:stretch>
                  </pic:blipFill>
                  <pic:spPr bwMode="auto">
                    <a:xfrm>
                      <a:off x="0" y="0"/>
                      <a:ext cx="2724150" cy="2590800"/>
                    </a:xfrm>
                    <a:prstGeom prst="rect">
                      <a:avLst/>
                    </a:prstGeom>
                    <a:noFill/>
                    <a:ln w="9525">
                      <a:noFill/>
                      <a:miter lim="800000"/>
                      <a:headEnd/>
                      <a:tailEnd/>
                    </a:ln>
                  </pic:spPr>
                </pic:pic>
              </a:graphicData>
            </a:graphic>
          </wp:anchor>
        </w:drawing>
      </w:r>
    </w:p>
    <w:p w:rsidR="003E140D" w:rsidRDefault="003E140D" w:rsidP="003E140D">
      <w:pPr>
        <w:keepNext/>
      </w:pPr>
    </w:p>
    <w:p w:rsidR="003E140D" w:rsidRPr="00811C77" w:rsidRDefault="003E140D" w:rsidP="003E140D">
      <w:pPr>
        <w:pStyle w:val="Caption"/>
        <w:jc w:val="center"/>
        <w:rPr>
          <w:i/>
          <w:color w:val="000000"/>
        </w:rPr>
      </w:pPr>
      <w:bookmarkStart w:id="165" w:name="_Toc247950448"/>
      <w:r w:rsidRPr="00811C77">
        <w:rPr>
          <w:i/>
          <w:color w:val="000000"/>
        </w:rPr>
        <w:t xml:space="preserve">Figure </w:t>
      </w:r>
      <w:r w:rsidR="00754D31" w:rsidRPr="00811C77">
        <w:rPr>
          <w:i/>
          <w:color w:val="000000"/>
        </w:rPr>
        <w:fldChar w:fldCharType="begin"/>
      </w:r>
      <w:r w:rsidRPr="00811C77">
        <w:rPr>
          <w:i/>
          <w:color w:val="000000"/>
        </w:rPr>
        <w:instrText xml:space="preserve"> SEQ Figure \* ARABIC </w:instrText>
      </w:r>
      <w:r w:rsidR="00754D31" w:rsidRPr="00811C77">
        <w:rPr>
          <w:i/>
          <w:color w:val="000000"/>
        </w:rPr>
        <w:fldChar w:fldCharType="separate"/>
      </w:r>
      <w:r w:rsidR="000934A8">
        <w:rPr>
          <w:i/>
          <w:noProof/>
          <w:color w:val="000000"/>
        </w:rPr>
        <w:t>51</w:t>
      </w:r>
      <w:r w:rsidR="00754D31" w:rsidRPr="00811C77">
        <w:rPr>
          <w:i/>
          <w:color w:val="000000"/>
        </w:rPr>
        <w:fldChar w:fldCharType="end"/>
      </w:r>
      <w:r w:rsidRPr="00811C77">
        <w:rPr>
          <w:i/>
          <w:color w:val="000000"/>
        </w:rPr>
        <w:t xml:space="preserve"> GTS use case</w:t>
      </w:r>
      <w:bookmarkEnd w:id="165"/>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Pr>
        <w:pStyle w:val="Heading3"/>
      </w:pPr>
      <w:bookmarkStart w:id="166" w:name="_Toc248115685"/>
      <w:r>
        <w:lastRenderedPageBreak/>
        <w:t>Interfaces</w:t>
      </w:r>
      <w:bookmarkEnd w:id="166"/>
    </w:p>
    <w:p w:rsidR="003E140D" w:rsidRPr="00333ECD" w:rsidRDefault="003E140D" w:rsidP="003E140D">
      <w:pPr>
        <w:rPr>
          <w:rFonts w:ascii="Arial" w:hAnsi="Arial" w:cs="Arial"/>
          <w:sz w:val="20"/>
        </w:rPr>
      </w:pPr>
      <w:r w:rsidRPr="00333ECD">
        <w:rPr>
          <w:rFonts w:ascii="Arial" w:hAnsi="Arial" w:cs="Arial"/>
          <w:sz w:val="20"/>
        </w:rPr>
        <w:t xml:space="preserve">GTS </w:t>
      </w:r>
      <w:r w:rsidR="006B4AB7">
        <w:rPr>
          <w:rFonts w:ascii="Arial" w:hAnsi="Arial" w:cs="Arial"/>
          <w:sz w:val="20"/>
        </w:rPr>
        <w:t>exposes its functionality through its webservice interfaces that interacts with its subcomponents.</w:t>
      </w:r>
      <w:r w:rsidRPr="00333ECD">
        <w:rPr>
          <w:rFonts w:ascii="Arial" w:hAnsi="Arial" w:cs="Arial"/>
          <w:sz w:val="20"/>
        </w:rPr>
        <w:t xml:space="preserve"> TrustLevelManager manages trust levels, PermissionManager manages permissions and TrustedAuthorityManager manages trusted authorities.</w:t>
      </w:r>
    </w:p>
    <w:p w:rsidR="003E140D" w:rsidRDefault="003E140D" w:rsidP="003E140D">
      <w:pPr>
        <w:spacing w:line="240" w:lineRule="atLeast"/>
        <w:rPr>
          <w:rFonts w:ascii="Verdana" w:hAnsi="Verdana"/>
          <w:color w:val="000000"/>
          <w:sz w:val="17"/>
          <w:szCs w:val="17"/>
        </w:rPr>
      </w:pPr>
    </w:p>
    <w:p w:rsidR="003E140D" w:rsidRDefault="008A54FA" w:rsidP="003E140D">
      <w:pPr>
        <w:spacing w:line="240" w:lineRule="atLeast"/>
        <w:rPr>
          <w:rFonts w:ascii="Verdana" w:hAnsi="Verdana"/>
          <w:color w:val="000000"/>
          <w:sz w:val="17"/>
          <w:szCs w:val="17"/>
        </w:rPr>
      </w:pPr>
      <w:r>
        <w:rPr>
          <w:rFonts w:ascii="Verdana" w:hAnsi="Verdana"/>
          <w:noProof/>
          <w:color w:val="000000"/>
          <w:sz w:val="17"/>
          <w:szCs w:val="17"/>
        </w:rPr>
        <w:drawing>
          <wp:inline distT="0" distB="0" distL="0" distR="0">
            <wp:extent cx="6124575" cy="44386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cstate="print"/>
                    <a:srcRect/>
                    <a:stretch>
                      <a:fillRect/>
                    </a:stretch>
                  </pic:blipFill>
                  <pic:spPr bwMode="auto">
                    <a:xfrm>
                      <a:off x="0" y="0"/>
                      <a:ext cx="6124575" cy="4438650"/>
                    </a:xfrm>
                    <a:prstGeom prst="rect">
                      <a:avLst/>
                    </a:prstGeom>
                    <a:noFill/>
                    <a:ln w="9525">
                      <a:noFill/>
                      <a:miter lim="800000"/>
                      <a:headEnd/>
                      <a:tailEnd/>
                    </a:ln>
                  </pic:spPr>
                </pic:pic>
              </a:graphicData>
            </a:graphic>
          </wp:inline>
        </w:drawing>
      </w:r>
    </w:p>
    <w:p w:rsidR="003E140D" w:rsidRDefault="003E140D" w:rsidP="003E140D">
      <w:pPr>
        <w:spacing w:line="240" w:lineRule="atLeast"/>
        <w:rPr>
          <w:rFonts w:ascii="Verdana" w:hAnsi="Verdana"/>
          <w:color w:val="000000"/>
          <w:sz w:val="17"/>
          <w:szCs w:val="17"/>
        </w:rPr>
      </w:pPr>
    </w:p>
    <w:p w:rsidR="003E140D" w:rsidRDefault="003E140D" w:rsidP="003E140D">
      <w:pPr>
        <w:pStyle w:val="Caption"/>
        <w:jc w:val="center"/>
        <w:rPr>
          <w:i/>
          <w:color w:val="000000"/>
        </w:rPr>
      </w:pPr>
      <w:bookmarkStart w:id="167" w:name="_Toc247950449"/>
      <w:r w:rsidRPr="00E169CD">
        <w:rPr>
          <w:i/>
          <w:color w:val="000000"/>
        </w:rPr>
        <w:t xml:space="preserve">Figure </w:t>
      </w:r>
      <w:r w:rsidR="00754D31" w:rsidRPr="00E169CD">
        <w:rPr>
          <w:i/>
          <w:color w:val="000000"/>
        </w:rPr>
        <w:fldChar w:fldCharType="begin"/>
      </w:r>
      <w:r w:rsidRPr="00E169CD">
        <w:rPr>
          <w:i/>
          <w:color w:val="000000"/>
        </w:rPr>
        <w:instrText xml:space="preserve"> SEQ Figure \* ARABIC </w:instrText>
      </w:r>
      <w:r w:rsidR="00754D31" w:rsidRPr="00E169CD">
        <w:rPr>
          <w:i/>
          <w:color w:val="000000"/>
        </w:rPr>
        <w:fldChar w:fldCharType="separate"/>
      </w:r>
      <w:r w:rsidR="000934A8">
        <w:rPr>
          <w:i/>
          <w:noProof/>
          <w:color w:val="000000"/>
        </w:rPr>
        <w:t>52</w:t>
      </w:r>
      <w:r w:rsidR="00754D31" w:rsidRPr="00E169CD">
        <w:rPr>
          <w:i/>
          <w:color w:val="000000"/>
        </w:rPr>
        <w:fldChar w:fldCharType="end"/>
      </w:r>
      <w:r w:rsidRPr="00E169CD">
        <w:rPr>
          <w:i/>
          <w:color w:val="000000"/>
        </w:rPr>
        <w:t xml:space="preserve"> GTS Interfaces</w:t>
      </w:r>
      <w:bookmarkEnd w:id="167"/>
    </w:p>
    <w:p w:rsidR="00D63A12" w:rsidRDefault="00D63A12" w:rsidP="00D63A12"/>
    <w:p w:rsidR="003E140D" w:rsidRDefault="003E140D" w:rsidP="003E140D">
      <w:pPr>
        <w:pStyle w:val="Heading3"/>
      </w:pPr>
      <w:bookmarkStart w:id="168" w:name="_Toc248115686"/>
      <w:r>
        <w:t>Operations</w:t>
      </w:r>
      <w:bookmarkEnd w:id="168"/>
    </w:p>
    <w:p w:rsidR="003E140D" w:rsidRPr="00D3175E" w:rsidRDefault="003E140D" w:rsidP="003E140D">
      <w:pPr>
        <w:spacing w:before="240" w:after="240" w:line="240" w:lineRule="atLeast"/>
        <w:rPr>
          <w:rFonts w:ascii="Arial" w:hAnsi="Arial" w:cs="Arial"/>
          <w:color w:val="000000"/>
          <w:sz w:val="20"/>
        </w:rPr>
      </w:pPr>
      <w:r w:rsidRPr="00D3175E">
        <w:rPr>
          <w:rFonts w:ascii="Arial" w:hAnsi="Arial" w:cs="Arial"/>
          <w:color w:val="000000"/>
          <w:sz w:val="20"/>
        </w:rPr>
        <w:t>Many of the operations provided by the GTS provide a means of administrating the trust fabric and are therefore restricted to GTS administrators. The GTS allows for the assignment of two types of permissions; GTS Administrators, and Trusted CA Administrators. GTS Administrators are "super users" and can perform any operation on a GTS (i.e. manage certificate authorities, manage trust leve</w:t>
      </w:r>
      <w:r w:rsidR="00D021E4">
        <w:rPr>
          <w:rFonts w:ascii="Arial" w:hAnsi="Arial" w:cs="Arial"/>
          <w:color w:val="000000"/>
          <w:sz w:val="20"/>
        </w:rPr>
        <w:t xml:space="preserve">ls, manage permissions, etc). </w:t>
      </w:r>
      <w:r w:rsidRPr="00D3175E">
        <w:rPr>
          <w:rFonts w:ascii="Arial" w:hAnsi="Arial" w:cs="Arial"/>
          <w:color w:val="000000"/>
          <w:sz w:val="20"/>
        </w:rPr>
        <w:t>Trusted CA Administrator permission corresponds to a specific CA, giving a user the ability to update the CRL for the corresponding CA.</w:t>
      </w:r>
    </w:p>
    <w:p w:rsidR="003E140D" w:rsidRDefault="003E140D" w:rsidP="003E140D">
      <w:pPr>
        <w:spacing w:line="240" w:lineRule="atLeast"/>
        <w:rPr>
          <w:rFonts w:ascii="Arial" w:hAnsi="Arial" w:cs="Arial"/>
          <w:color w:val="000000"/>
          <w:sz w:val="20"/>
        </w:rPr>
      </w:pPr>
      <w:r w:rsidRPr="00D3175E">
        <w:rPr>
          <w:rFonts w:ascii="Arial" w:hAnsi="Arial" w:cs="Arial"/>
          <w:color w:val="000000"/>
          <w:sz w:val="20"/>
        </w:rPr>
        <w:t>The GTS service interface provides several operations for registering and managing trusted certificate authorities. For each trusted certificate authority, the GTS maintains a Certificate Revocation List (CRL). The CRL contains a list of certificates that have been revoked by the CA.</w:t>
      </w:r>
    </w:p>
    <w:p w:rsidR="003E140D" w:rsidRDefault="003E140D" w:rsidP="003E140D">
      <w:pPr>
        <w:spacing w:line="240" w:lineRule="atLeast"/>
        <w:rPr>
          <w:rFonts w:ascii="Arial" w:hAnsi="Arial" w:cs="Arial"/>
          <w:color w:val="000000"/>
          <w:sz w:val="20"/>
        </w:rPr>
      </w:pPr>
    </w:p>
    <w:p w:rsidR="003E140D" w:rsidRDefault="003E140D" w:rsidP="003E140D">
      <w:pPr>
        <w:spacing w:line="240" w:lineRule="atLeast"/>
        <w:rPr>
          <w:rFonts w:ascii="Arial" w:hAnsi="Arial" w:cs="Arial"/>
          <w:color w:val="000000"/>
          <w:sz w:val="20"/>
        </w:rPr>
      </w:pPr>
    </w:p>
    <w:p w:rsidR="003E140D" w:rsidRDefault="003E140D" w:rsidP="003E140D">
      <w:pPr>
        <w:spacing w:line="240" w:lineRule="atLeast"/>
        <w:rPr>
          <w:rFonts w:ascii="Arial" w:hAnsi="Arial" w:cs="Arial"/>
          <w:color w:val="000000"/>
          <w:sz w:val="20"/>
        </w:rPr>
      </w:pPr>
    </w:p>
    <w:p w:rsidR="003E140D" w:rsidRDefault="008A54FA" w:rsidP="003E140D">
      <w:pPr>
        <w:spacing w:line="240" w:lineRule="atLeast"/>
        <w:rPr>
          <w:rFonts w:ascii="Arial" w:hAnsi="Arial" w:cs="Arial"/>
          <w:color w:val="000000"/>
          <w:sz w:val="20"/>
        </w:rPr>
      </w:pPr>
      <w:r>
        <w:rPr>
          <w:rFonts w:ascii="Arial" w:hAnsi="Arial" w:cs="Arial"/>
          <w:noProof/>
          <w:color w:val="000000"/>
          <w:sz w:val="20"/>
        </w:rPr>
        <w:drawing>
          <wp:inline distT="0" distB="0" distL="0" distR="0">
            <wp:extent cx="5991225" cy="4095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srcRect/>
                    <a:stretch>
                      <a:fillRect/>
                    </a:stretch>
                  </pic:blipFill>
                  <pic:spPr bwMode="auto">
                    <a:xfrm>
                      <a:off x="0" y="0"/>
                      <a:ext cx="5991225" cy="4095750"/>
                    </a:xfrm>
                    <a:prstGeom prst="rect">
                      <a:avLst/>
                    </a:prstGeom>
                    <a:noFill/>
                    <a:ln w="9525">
                      <a:noFill/>
                      <a:miter lim="800000"/>
                      <a:headEnd/>
                      <a:tailEnd/>
                    </a:ln>
                  </pic:spPr>
                </pic:pic>
              </a:graphicData>
            </a:graphic>
          </wp:inline>
        </w:drawing>
      </w:r>
    </w:p>
    <w:p w:rsidR="003E140D" w:rsidRPr="00B057C5" w:rsidRDefault="003E140D" w:rsidP="003E140D">
      <w:pPr>
        <w:pStyle w:val="Caption"/>
        <w:jc w:val="center"/>
        <w:rPr>
          <w:i/>
          <w:color w:val="000000"/>
        </w:rPr>
      </w:pPr>
      <w:bookmarkStart w:id="169" w:name="_Toc247950450"/>
      <w:r w:rsidRPr="00B057C5">
        <w:rPr>
          <w:i/>
          <w:color w:val="000000"/>
        </w:rPr>
        <w:t xml:space="preserve">Figure </w:t>
      </w:r>
      <w:r w:rsidR="00754D31" w:rsidRPr="00B057C5">
        <w:rPr>
          <w:i/>
          <w:color w:val="000000"/>
        </w:rPr>
        <w:fldChar w:fldCharType="begin"/>
      </w:r>
      <w:r w:rsidRPr="00B057C5">
        <w:rPr>
          <w:i/>
          <w:color w:val="000000"/>
        </w:rPr>
        <w:instrText xml:space="preserve"> SEQ Figure \* ARABIC </w:instrText>
      </w:r>
      <w:r w:rsidR="00754D31" w:rsidRPr="00B057C5">
        <w:rPr>
          <w:i/>
          <w:color w:val="000000"/>
        </w:rPr>
        <w:fldChar w:fldCharType="separate"/>
      </w:r>
      <w:r w:rsidR="000934A8">
        <w:rPr>
          <w:i/>
          <w:noProof/>
          <w:color w:val="000000"/>
        </w:rPr>
        <w:t>53</w:t>
      </w:r>
      <w:r w:rsidR="00754D31" w:rsidRPr="00B057C5">
        <w:rPr>
          <w:i/>
          <w:color w:val="000000"/>
        </w:rPr>
        <w:fldChar w:fldCharType="end"/>
      </w:r>
      <w:r w:rsidRPr="00B057C5">
        <w:rPr>
          <w:i/>
          <w:color w:val="000000"/>
        </w:rPr>
        <w:t xml:space="preserve"> GTS class diagram</w:t>
      </w:r>
      <w:bookmarkEnd w:id="169"/>
    </w:p>
    <w:p w:rsidR="003E140D" w:rsidRDefault="003E140D" w:rsidP="003E140D"/>
    <w:p w:rsidR="00D63A12" w:rsidRDefault="00D63A12" w:rsidP="003E140D"/>
    <w:p w:rsidR="003E140D" w:rsidRPr="003D0850" w:rsidRDefault="003E140D" w:rsidP="003E140D">
      <w:pPr>
        <w:rPr>
          <w:rFonts w:ascii="Arial" w:hAnsi="Arial" w:cs="Arial"/>
          <w:sz w:val="20"/>
        </w:rPr>
      </w:pPr>
      <w:r w:rsidRPr="003D0850">
        <w:rPr>
          <w:rFonts w:ascii="Arial" w:hAnsi="Arial" w:cs="Arial"/>
          <w:sz w:val="20"/>
        </w:rPr>
        <w:t>addTrustedAuthority()</w:t>
      </w:r>
    </w:p>
    <w:p w:rsidR="003E140D" w:rsidRPr="003D0850" w:rsidRDefault="003E140D" w:rsidP="003E140D">
      <w:pPr>
        <w:ind w:left="720"/>
        <w:rPr>
          <w:rFonts w:ascii="Arial" w:hAnsi="Arial" w:cs="Arial"/>
          <w:sz w:val="20"/>
        </w:rPr>
      </w:pPr>
      <w:r w:rsidRPr="003D0850">
        <w:rPr>
          <w:rFonts w:ascii="Arial" w:hAnsi="Arial" w:cs="Arial"/>
          <w:b/>
          <w:sz w:val="20"/>
        </w:rPr>
        <w:t xml:space="preserve">Description: </w:t>
      </w:r>
      <w:r w:rsidRPr="003D0850">
        <w:rPr>
          <w:rFonts w:ascii="Arial" w:hAnsi="Arial" w:cs="Arial"/>
          <w:sz w:val="20"/>
        </w:rPr>
        <w:t xml:space="preserve">Add a trusted authority. </w:t>
      </w:r>
      <w:r w:rsidRPr="003D0850">
        <w:rPr>
          <w:rFonts w:ascii="Arial" w:hAnsi="Arial" w:cs="Arial"/>
          <w:color w:val="000000"/>
          <w:sz w:val="20"/>
        </w:rPr>
        <w:t>Adding of a certificate authority requires the specification of the CA's root certificate, a set of trust levels, a status, and an optional CRL. The CA's root certificate is required for validating certificates. The set of trust levels specifies the level of trust associated with the CA. The status specifies the current state of the certificate authority; the status can be set to "trusted" or "suspended". Setting the status of a certificate authority allows it to be temporarily added and removed from the trust fabric. For each trusted certificate authority, the GTS maintains a Certificate Revocation List (CRL). The CRL contains a list of certificates that have been revoked by the CA.</w:t>
      </w:r>
    </w:p>
    <w:p w:rsidR="003E140D"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gov.nih.nci.cagrid.gts.bean.TrustedAuthority</w:t>
      </w:r>
    </w:p>
    <w:p w:rsidR="00776382" w:rsidRPr="00776382" w:rsidRDefault="00776382" w:rsidP="003E140D">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3E140D">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gov.nih.nci.cagrid.gts.bean.TrustedAuthority</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D63A12" w:rsidRDefault="009702AB" w:rsidP="003E140D">
      <w:pPr>
        <w:rPr>
          <w:rFonts w:ascii="Arial" w:hAnsi="Arial" w:cs="Arial"/>
          <w:b/>
          <w:sz w:val="20"/>
        </w:rPr>
      </w:pPr>
      <w:r w:rsidRPr="009702AB">
        <w:rPr>
          <w:rFonts w:ascii="Arial" w:hAnsi="Arial" w:cs="Arial"/>
          <w:b/>
          <w:sz w:val="20"/>
        </w:rPr>
        <w:tab/>
        <w:t>Pre-condition:</w:t>
      </w:r>
    </w:p>
    <w:p w:rsidR="00253790" w:rsidRPr="00253790" w:rsidRDefault="00253790"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253790" w:rsidRPr="00253790" w:rsidRDefault="00253790" w:rsidP="008E72E8">
      <w:pPr>
        <w:pStyle w:val="ListParagraph"/>
        <w:numPr>
          <w:ilvl w:val="1"/>
          <w:numId w:val="55"/>
        </w:numPr>
        <w:rPr>
          <w:rFonts w:ascii="Arial" w:hAnsi="Arial" w:cs="Arial"/>
          <w:sz w:val="20"/>
        </w:rPr>
      </w:pPr>
      <w:r w:rsidRPr="00253790">
        <w:rPr>
          <w:rFonts w:ascii="Arial" w:hAnsi="Arial" w:cs="Arial"/>
          <w:sz w:val="20"/>
        </w:rPr>
        <w:t>Trusted authority does not exist in GTS</w:t>
      </w:r>
    </w:p>
    <w:p w:rsidR="009702AB" w:rsidRDefault="009702AB" w:rsidP="003E140D">
      <w:pPr>
        <w:rPr>
          <w:rFonts w:ascii="Arial" w:hAnsi="Arial" w:cs="Arial"/>
          <w:b/>
          <w:sz w:val="20"/>
        </w:rPr>
      </w:pPr>
      <w:r w:rsidRPr="009702AB">
        <w:rPr>
          <w:rFonts w:ascii="Arial" w:hAnsi="Arial" w:cs="Arial"/>
          <w:b/>
          <w:sz w:val="20"/>
        </w:rPr>
        <w:lastRenderedPageBreak/>
        <w:tab/>
        <w:t>Post-condition:</w:t>
      </w:r>
    </w:p>
    <w:p w:rsidR="00253790" w:rsidRPr="00253790" w:rsidRDefault="00253790" w:rsidP="008E72E8">
      <w:pPr>
        <w:pStyle w:val="ListParagraph"/>
        <w:numPr>
          <w:ilvl w:val="0"/>
          <w:numId w:val="56"/>
        </w:numPr>
        <w:rPr>
          <w:rFonts w:ascii="Arial" w:hAnsi="Arial" w:cs="Arial"/>
          <w:sz w:val="20"/>
        </w:rPr>
      </w:pPr>
      <w:r w:rsidRPr="00253790">
        <w:rPr>
          <w:rFonts w:ascii="Arial" w:hAnsi="Arial" w:cs="Arial"/>
          <w:sz w:val="20"/>
        </w:rPr>
        <w:t>Trusted certificate authority is added to GTS</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D63A12" w:rsidRDefault="00D63A12"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findTrustedAuthorities()</w:t>
      </w:r>
    </w:p>
    <w:p w:rsidR="003E140D" w:rsidRPr="003D0850" w:rsidRDefault="003E140D" w:rsidP="003E140D">
      <w:pPr>
        <w:ind w:left="720"/>
        <w:rPr>
          <w:rFonts w:ascii="Arial" w:hAnsi="Arial" w:cs="Arial"/>
          <w:b/>
          <w:sz w:val="20"/>
        </w:rPr>
      </w:pPr>
      <w:r w:rsidRPr="003D0850">
        <w:rPr>
          <w:rFonts w:ascii="Arial" w:hAnsi="Arial" w:cs="Arial"/>
          <w:b/>
          <w:sz w:val="20"/>
        </w:rPr>
        <w:t xml:space="preserve">Description: </w:t>
      </w:r>
      <w:r w:rsidRPr="003D0850">
        <w:rPr>
          <w:rFonts w:ascii="Arial" w:hAnsi="Arial" w:cs="Arial"/>
          <w:color w:val="000000"/>
          <w:sz w:val="20"/>
        </w:rPr>
        <w:t>In order to support the RRLV profile, local validation processes will need a method of discovering and obtaining trusted CAs from the pre-configured GTS. The GTS provides findTrustedAuthorities() through its service interface. In discovering trusted certificate authorities the GTS allows the specification of search criteria. The search criteria include the name of the certificate authority, the trust level, the status, the lifetime, the source GTS, and the authority GTS. Using this operation, validators implementing the RRLV profile can discover a list of trusted certificate authorities based on the trust level. Additionally, trust fabric administrators may leverage this operation for discovering the trust fabric such that they may administer it.</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gov.nih.nci.cagrid.gts.bean.TrustedAuthorityFilter</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TrustedAuthorityFilter</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gov.nih.nci.cagrid.gts.bean.TrustedAuthority[]</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 User</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253790" w:rsidRDefault="00253790" w:rsidP="00253790">
      <w:pPr>
        <w:rPr>
          <w:rFonts w:ascii="Arial" w:hAnsi="Arial" w:cs="Arial"/>
          <w:b/>
          <w:sz w:val="20"/>
        </w:rPr>
      </w:pPr>
      <w:r w:rsidRPr="009702AB">
        <w:rPr>
          <w:rFonts w:ascii="Arial" w:hAnsi="Arial" w:cs="Arial"/>
          <w:b/>
          <w:sz w:val="20"/>
        </w:rPr>
        <w:tab/>
        <w:t>Pre-condition:</w:t>
      </w:r>
    </w:p>
    <w:p w:rsidR="00253790" w:rsidRPr="00253790" w:rsidRDefault="00253790" w:rsidP="008E72E8">
      <w:pPr>
        <w:pStyle w:val="ListParagraph"/>
        <w:numPr>
          <w:ilvl w:val="1"/>
          <w:numId w:val="55"/>
        </w:numPr>
        <w:rPr>
          <w:rFonts w:ascii="Arial" w:hAnsi="Arial" w:cs="Arial"/>
          <w:sz w:val="20"/>
        </w:rPr>
      </w:pPr>
      <w:r>
        <w:rPr>
          <w:rFonts w:ascii="Arial" w:hAnsi="Arial" w:cs="Arial"/>
          <w:sz w:val="20"/>
        </w:rPr>
        <w:t>None</w:t>
      </w:r>
    </w:p>
    <w:p w:rsidR="00253790" w:rsidRDefault="00253790" w:rsidP="00253790">
      <w:pPr>
        <w:rPr>
          <w:rFonts w:ascii="Arial" w:hAnsi="Arial" w:cs="Arial"/>
          <w:b/>
          <w:sz w:val="20"/>
        </w:rPr>
      </w:pPr>
      <w:r w:rsidRPr="009702AB">
        <w:rPr>
          <w:rFonts w:ascii="Arial" w:hAnsi="Arial" w:cs="Arial"/>
          <w:b/>
          <w:sz w:val="20"/>
        </w:rPr>
        <w:tab/>
        <w:t>Post-condition:</w:t>
      </w:r>
    </w:p>
    <w:p w:rsidR="00253790" w:rsidRPr="00253790" w:rsidRDefault="00253790" w:rsidP="008E72E8">
      <w:pPr>
        <w:pStyle w:val="ListParagraph"/>
        <w:numPr>
          <w:ilvl w:val="0"/>
          <w:numId w:val="56"/>
        </w:numPr>
        <w:rPr>
          <w:rFonts w:ascii="Arial" w:hAnsi="Arial" w:cs="Arial"/>
          <w:sz w:val="20"/>
        </w:rPr>
      </w:pPr>
      <w:r>
        <w:rPr>
          <w:rFonts w:ascii="Arial" w:hAnsi="Arial" w:cs="Arial"/>
          <w:sz w:val="20"/>
        </w:rPr>
        <w:t xml:space="preserve">Return all trusted certificate authorities with trust levels defined. </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removeTrustedAuthority()</w:t>
      </w:r>
    </w:p>
    <w:p w:rsidR="003E140D" w:rsidRPr="003D0850" w:rsidRDefault="003E140D" w:rsidP="003E140D">
      <w:pPr>
        <w:ind w:left="720"/>
        <w:rPr>
          <w:rFonts w:ascii="Arial" w:hAnsi="Arial" w:cs="Arial"/>
          <w:sz w:val="20"/>
        </w:rPr>
      </w:pPr>
      <w:r w:rsidRPr="003D0850">
        <w:rPr>
          <w:rFonts w:ascii="Arial" w:hAnsi="Arial" w:cs="Arial"/>
          <w:b/>
          <w:sz w:val="20"/>
        </w:rPr>
        <w:t xml:space="preserve">Description: </w:t>
      </w:r>
      <w:r w:rsidRPr="003D0850">
        <w:rPr>
          <w:rFonts w:ascii="Arial" w:hAnsi="Arial" w:cs="Arial"/>
          <w:sz w:val="20"/>
        </w:rPr>
        <w:t>Remove a trusted authority. Trusted authority trust levels will be removed before removing a trusted authority.</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java.lang.String trustedAuthorityName</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InvalidTrustedAuthorityFault,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253790" w:rsidRDefault="00253790" w:rsidP="00253790">
      <w:pPr>
        <w:rPr>
          <w:rFonts w:ascii="Arial" w:hAnsi="Arial" w:cs="Arial"/>
          <w:b/>
          <w:sz w:val="20"/>
        </w:rPr>
      </w:pPr>
      <w:r w:rsidRPr="009702AB">
        <w:rPr>
          <w:rFonts w:ascii="Arial" w:hAnsi="Arial" w:cs="Arial"/>
          <w:b/>
          <w:sz w:val="20"/>
        </w:rPr>
        <w:tab/>
        <w:t>Pre-condition:</w:t>
      </w:r>
    </w:p>
    <w:p w:rsidR="00253790" w:rsidRPr="00253790" w:rsidRDefault="00253790"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253790" w:rsidRDefault="00253790" w:rsidP="00253790">
      <w:pPr>
        <w:rPr>
          <w:rFonts w:ascii="Arial" w:hAnsi="Arial" w:cs="Arial"/>
          <w:b/>
          <w:sz w:val="20"/>
        </w:rPr>
      </w:pPr>
      <w:r w:rsidRPr="009702AB">
        <w:rPr>
          <w:rFonts w:ascii="Arial" w:hAnsi="Arial" w:cs="Arial"/>
          <w:b/>
          <w:sz w:val="20"/>
        </w:rPr>
        <w:tab/>
        <w:t>Post-condition:</w:t>
      </w:r>
    </w:p>
    <w:p w:rsidR="00253790" w:rsidRDefault="00253790" w:rsidP="008E72E8">
      <w:pPr>
        <w:pStyle w:val="ListParagraph"/>
        <w:numPr>
          <w:ilvl w:val="0"/>
          <w:numId w:val="56"/>
        </w:numPr>
        <w:rPr>
          <w:rFonts w:ascii="Arial" w:hAnsi="Arial" w:cs="Arial"/>
          <w:sz w:val="20"/>
        </w:rPr>
      </w:pPr>
      <w:r w:rsidRPr="00253790">
        <w:rPr>
          <w:rFonts w:ascii="Arial" w:hAnsi="Arial" w:cs="Arial"/>
          <w:sz w:val="20"/>
        </w:rPr>
        <w:t xml:space="preserve">Trusted certificate authority is </w:t>
      </w:r>
      <w:r>
        <w:rPr>
          <w:rFonts w:ascii="Arial" w:hAnsi="Arial" w:cs="Arial"/>
          <w:sz w:val="20"/>
        </w:rPr>
        <w:t>deleted</w:t>
      </w:r>
      <w:r w:rsidRPr="00253790">
        <w:rPr>
          <w:rFonts w:ascii="Arial" w:hAnsi="Arial" w:cs="Arial"/>
          <w:sz w:val="20"/>
        </w:rPr>
        <w:t xml:space="preserve"> </w:t>
      </w:r>
      <w:r>
        <w:rPr>
          <w:rFonts w:ascii="Arial" w:hAnsi="Arial" w:cs="Arial"/>
          <w:sz w:val="20"/>
        </w:rPr>
        <w:t>from</w:t>
      </w:r>
      <w:r w:rsidRPr="00253790">
        <w:rPr>
          <w:rFonts w:ascii="Arial" w:hAnsi="Arial" w:cs="Arial"/>
          <w:sz w:val="20"/>
        </w:rPr>
        <w:t xml:space="preserve"> GTS</w:t>
      </w:r>
    </w:p>
    <w:p w:rsidR="00253790" w:rsidRPr="00253790" w:rsidRDefault="00253790" w:rsidP="008E72E8">
      <w:pPr>
        <w:pStyle w:val="ListParagraph"/>
        <w:numPr>
          <w:ilvl w:val="0"/>
          <w:numId w:val="56"/>
        </w:numPr>
        <w:rPr>
          <w:rFonts w:ascii="Arial" w:hAnsi="Arial" w:cs="Arial"/>
          <w:sz w:val="20"/>
        </w:rPr>
      </w:pPr>
      <w:r>
        <w:rPr>
          <w:rFonts w:ascii="Arial" w:hAnsi="Arial" w:cs="Arial"/>
          <w:sz w:val="20"/>
        </w:rPr>
        <w:t>All permissions associated with trusted certificate authority are revoked.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addPermission()</w:t>
      </w:r>
    </w:p>
    <w:p w:rsidR="003E140D" w:rsidRPr="003D0850" w:rsidRDefault="003E140D" w:rsidP="003E140D">
      <w:pPr>
        <w:ind w:left="720"/>
        <w:rPr>
          <w:rFonts w:ascii="Arial" w:hAnsi="Arial" w:cs="Arial"/>
          <w:sz w:val="20"/>
        </w:rPr>
      </w:pPr>
      <w:r w:rsidRPr="003D0850">
        <w:rPr>
          <w:rFonts w:ascii="Arial" w:hAnsi="Arial" w:cs="Arial"/>
          <w:b/>
          <w:sz w:val="20"/>
        </w:rPr>
        <w:t xml:space="preserve">Description: </w:t>
      </w:r>
      <w:r w:rsidRPr="003D0850">
        <w:rPr>
          <w:rFonts w:ascii="Arial" w:hAnsi="Arial" w:cs="Arial"/>
          <w:sz w:val="20"/>
        </w:rPr>
        <w:t>Add permission to access, manage a trusted authority. A Permission cannot be set on all trusted authorities at one time.</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gov.nih.nci.cagrid.gts.bean.Permission</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Permission</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lastRenderedPageBreak/>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IllegalPermissionFault,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253790" w:rsidRDefault="00253790" w:rsidP="00253790">
      <w:pPr>
        <w:rPr>
          <w:rFonts w:ascii="Arial" w:hAnsi="Arial" w:cs="Arial"/>
          <w:b/>
          <w:sz w:val="20"/>
        </w:rPr>
      </w:pPr>
      <w:r w:rsidRPr="009702AB">
        <w:rPr>
          <w:rFonts w:ascii="Arial" w:hAnsi="Arial" w:cs="Arial"/>
          <w:b/>
          <w:sz w:val="20"/>
        </w:rPr>
        <w:tab/>
        <w:t>Pre-condition:</w:t>
      </w:r>
    </w:p>
    <w:p w:rsidR="00253790" w:rsidRPr="00253790" w:rsidRDefault="00253790"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253790" w:rsidRDefault="00253790" w:rsidP="00253790">
      <w:pPr>
        <w:rPr>
          <w:rFonts w:ascii="Arial" w:hAnsi="Arial" w:cs="Arial"/>
          <w:b/>
          <w:sz w:val="20"/>
        </w:rPr>
      </w:pPr>
      <w:r w:rsidRPr="009702AB">
        <w:rPr>
          <w:rFonts w:ascii="Arial" w:hAnsi="Arial" w:cs="Arial"/>
          <w:b/>
          <w:sz w:val="20"/>
        </w:rPr>
        <w:tab/>
        <w:t>Post-condition:</w:t>
      </w:r>
    </w:p>
    <w:p w:rsidR="00253790" w:rsidRDefault="00253790" w:rsidP="008E72E8">
      <w:pPr>
        <w:pStyle w:val="ListParagraph"/>
        <w:numPr>
          <w:ilvl w:val="0"/>
          <w:numId w:val="56"/>
        </w:numPr>
        <w:rPr>
          <w:rFonts w:ascii="Arial" w:hAnsi="Arial" w:cs="Arial"/>
          <w:sz w:val="20"/>
        </w:rPr>
      </w:pPr>
      <w:r>
        <w:rPr>
          <w:rFonts w:ascii="Arial" w:hAnsi="Arial" w:cs="Arial"/>
          <w:sz w:val="20"/>
        </w:rPr>
        <w:t>Given p</w:t>
      </w:r>
      <w:r w:rsidR="008C631D">
        <w:rPr>
          <w:rFonts w:ascii="Arial" w:hAnsi="Arial" w:cs="Arial"/>
          <w:sz w:val="20"/>
        </w:rPr>
        <w:t>ermission is added to given trusted authority.</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findPermissions()</w:t>
      </w:r>
    </w:p>
    <w:p w:rsidR="003E140D" w:rsidRPr="003D0850" w:rsidRDefault="003E140D" w:rsidP="003E140D">
      <w:pPr>
        <w:ind w:firstLine="720"/>
        <w:rPr>
          <w:rFonts w:ascii="Arial" w:hAnsi="Arial" w:cs="Arial"/>
          <w:sz w:val="20"/>
        </w:rPr>
      </w:pPr>
      <w:r w:rsidRPr="003D0850">
        <w:rPr>
          <w:rFonts w:ascii="Arial" w:hAnsi="Arial" w:cs="Arial"/>
          <w:b/>
          <w:sz w:val="20"/>
        </w:rPr>
        <w:t>Description:</w:t>
      </w:r>
      <w:r w:rsidRPr="003D0850">
        <w:rPr>
          <w:rFonts w:ascii="Arial" w:hAnsi="Arial" w:cs="Arial"/>
          <w:sz w:val="20"/>
        </w:rPr>
        <w:t xml:space="preserve"> Find all permissions assigned to a grid user for a trusted authority.</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gov.nih.nci.cagrid.gts.bean.PermissionFilter</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PermissionFilter</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gov.nih.nci.cagrid.gts.bean.Permission[]</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Permission</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8C631D" w:rsidRDefault="008C631D" w:rsidP="008C631D">
      <w:pPr>
        <w:rPr>
          <w:rFonts w:ascii="Arial" w:hAnsi="Arial" w:cs="Arial"/>
          <w:b/>
          <w:sz w:val="20"/>
        </w:rPr>
      </w:pPr>
      <w:r w:rsidRPr="009702AB">
        <w:rPr>
          <w:rFonts w:ascii="Arial" w:hAnsi="Arial" w:cs="Arial"/>
          <w:b/>
          <w:sz w:val="20"/>
        </w:rPr>
        <w:tab/>
        <w:t>Pre-condition:</w:t>
      </w:r>
    </w:p>
    <w:p w:rsidR="008C631D" w:rsidRPr="00253790" w:rsidRDefault="008C631D"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8C631D" w:rsidRDefault="008C631D" w:rsidP="008C631D">
      <w:pPr>
        <w:rPr>
          <w:rFonts w:ascii="Arial" w:hAnsi="Arial" w:cs="Arial"/>
          <w:b/>
          <w:sz w:val="20"/>
        </w:rPr>
      </w:pPr>
      <w:r w:rsidRPr="009702AB">
        <w:rPr>
          <w:rFonts w:ascii="Arial" w:hAnsi="Arial" w:cs="Arial"/>
          <w:b/>
          <w:sz w:val="20"/>
        </w:rPr>
        <w:tab/>
        <w:t>Post-condition:</w:t>
      </w:r>
    </w:p>
    <w:p w:rsidR="008C631D" w:rsidRDefault="008C631D" w:rsidP="008E72E8">
      <w:pPr>
        <w:pStyle w:val="ListParagraph"/>
        <w:numPr>
          <w:ilvl w:val="0"/>
          <w:numId w:val="56"/>
        </w:numPr>
        <w:rPr>
          <w:rFonts w:ascii="Arial" w:hAnsi="Arial" w:cs="Arial"/>
          <w:sz w:val="20"/>
        </w:rPr>
      </w:pPr>
      <w:r>
        <w:rPr>
          <w:rFonts w:ascii="Arial" w:hAnsi="Arial" w:cs="Arial"/>
          <w:sz w:val="20"/>
        </w:rPr>
        <w:t>Return all matched permissions assigned to given grid user identity.</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D63A12" w:rsidRDefault="00D63A12" w:rsidP="003E140D">
      <w:pPr>
        <w:rPr>
          <w:rFonts w:ascii="Arial" w:hAnsi="Arial" w:cs="Arial"/>
          <w:sz w:val="20"/>
        </w:rPr>
      </w:pPr>
    </w:p>
    <w:p w:rsidR="00D63A12" w:rsidRPr="003D0850" w:rsidRDefault="00D63A12"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revokePermission()</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Revoke a permission assigned to a grid user</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gov.nih.nci.cagrid.gts.bean.Permission</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Permission</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InvalidPermissionFault,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8C631D" w:rsidRDefault="008C631D" w:rsidP="008C631D">
      <w:pPr>
        <w:rPr>
          <w:rFonts w:ascii="Arial" w:hAnsi="Arial" w:cs="Arial"/>
          <w:b/>
          <w:sz w:val="20"/>
        </w:rPr>
      </w:pPr>
      <w:r w:rsidRPr="009702AB">
        <w:rPr>
          <w:rFonts w:ascii="Arial" w:hAnsi="Arial" w:cs="Arial"/>
          <w:b/>
          <w:sz w:val="20"/>
        </w:rPr>
        <w:tab/>
        <w:t>Pre-condition:</w:t>
      </w:r>
    </w:p>
    <w:p w:rsidR="008C631D" w:rsidRPr="00253790" w:rsidRDefault="008C631D"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8C631D" w:rsidRDefault="008C631D" w:rsidP="008C631D">
      <w:pPr>
        <w:rPr>
          <w:rFonts w:ascii="Arial" w:hAnsi="Arial" w:cs="Arial"/>
          <w:b/>
          <w:sz w:val="20"/>
        </w:rPr>
      </w:pPr>
      <w:r w:rsidRPr="009702AB">
        <w:rPr>
          <w:rFonts w:ascii="Arial" w:hAnsi="Arial" w:cs="Arial"/>
          <w:b/>
          <w:sz w:val="20"/>
        </w:rPr>
        <w:tab/>
        <w:t>Post-condition:</w:t>
      </w:r>
    </w:p>
    <w:p w:rsidR="008C631D" w:rsidRDefault="008C631D" w:rsidP="008E72E8">
      <w:pPr>
        <w:pStyle w:val="ListParagraph"/>
        <w:numPr>
          <w:ilvl w:val="0"/>
          <w:numId w:val="56"/>
        </w:numPr>
        <w:rPr>
          <w:rFonts w:ascii="Arial" w:hAnsi="Arial" w:cs="Arial"/>
          <w:sz w:val="20"/>
        </w:rPr>
      </w:pPr>
      <w:r>
        <w:rPr>
          <w:rFonts w:ascii="Arial" w:hAnsi="Arial" w:cs="Arial"/>
          <w:sz w:val="20"/>
        </w:rPr>
        <w:t>Given permission is revoked for given grid user.</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8C631D" w:rsidP="008C631D">
      <w:pPr>
        <w:pStyle w:val="ListParagraph"/>
        <w:ind w:left="1440"/>
        <w:rPr>
          <w:rFonts w:ascii="Arial" w:hAnsi="Arial" w:cs="Arial"/>
          <w:sz w:val="20"/>
        </w:rPr>
      </w:pPr>
      <w:r w:rsidRPr="008C631D">
        <w:rPr>
          <w:rFonts w:ascii="Arial" w:hAnsi="Arial" w:cs="Arial"/>
          <w:sz w:val="20"/>
        </w:rPr>
        <w:t xml:space="preserve"> </w:t>
      </w:r>
    </w:p>
    <w:p w:rsidR="003E140D" w:rsidRPr="003D0850" w:rsidRDefault="003E140D" w:rsidP="003E140D">
      <w:pPr>
        <w:rPr>
          <w:rFonts w:ascii="Arial" w:hAnsi="Arial" w:cs="Arial"/>
          <w:sz w:val="20"/>
        </w:rPr>
      </w:pPr>
      <w:r w:rsidRPr="003D0850">
        <w:rPr>
          <w:rFonts w:ascii="Arial" w:hAnsi="Arial" w:cs="Arial"/>
          <w:sz w:val="20"/>
        </w:rPr>
        <w:t>updateTrustedAuthority()</w:t>
      </w:r>
    </w:p>
    <w:p w:rsidR="003E140D" w:rsidRPr="003D0850" w:rsidRDefault="003E140D" w:rsidP="003E140D">
      <w:pPr>
        <w:ind w:firstLine="720"/>
        <w:rPr>
          <w:rFonts w:ascii="Arial" w:hAnsi="Arial" w:cs="Arial"/>
          <w:sz w:val="20"/>
        </w:rPr>
      </w:pPr>
      <w:r w:rsidRPr="003D0850">
        <w:rPr>
          <w:rFonts w:ascii="Arial" w:hAnsi="Arial" w:cs="Arial"/>
          <w:b/>
          <w:sz w:val="20"/>
        </w:rPr>
        <w:t>Description:</w:t>
      </w:r>
      <w:r w:rsidRPr="003D0850">
        <w:rPr>
          <w:rFonts w:ascii="Arial" w:hAnsi="Arial" w:cs="Arial"/>
          <w:sz w:val="20"/>
        </w:rPr>
        <w:t xml:space="preserve"> Update a trusted authority.</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gov.nih.nci.cagrid.gts.bean.TrustedAuthority</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lastRenderedPageBreak/>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InvalidTrustedAuthorityFault,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8C631D" w:rsidRDefault="008C631D" w:rsidP="008C631D">
      <w:pPr>
        <w:rPr>
          <w:rFonts w:ascii="Arial" w:hAnsi="Arial" w:cs="Arial"/>
          <w:b/>
          <w:sz w:val="20"/>
        </w:rPr>
      </w:pPr>
      <w:r w:rsidRPr="009702AB">
        <w:rPr>
          <w:rFonts w:ascii="Arial" w:hAnsi="Arial" w:cs="Arial"/>
          <w:b/>
          <w:sz w:val="20"/>
        </w:rPr>
        <w:tab/>
        <w:t>Pre-condition:</w:t>
      </w:r>
    </w:p>
    <w:p w:rsidR="008C631D" w:rsidRDefault="008C631D"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8C631D" w:rsidRDefault="008C631D" w:rsidP="008E72E8">
      <w:pPr>
        <w:pStyle w:val="ListParagraph"/>
        <w:numPr>
          <w:ilvl w:val="1"/>
          <w:numId w:val="55"/>
        </w:numPr>
        <w:rPr>
          <w:rFonts w:ascii="Arial" w:hAnsi="Arial" w:cs="Arial"/>
          <w:sz w:val="20"/>
        </w:rPr>
      </w:pPr>
      <w:r>
        <w:rPr>
          <w:rFonts w:ascii="Arial" w:hAnsi="Arial" w:cs="Arial"/>
          <w:sz w:val="20"/>
        </w:rPr>
        <w:t>GTS is authority of given trust authority.</w:t>
      </w:r>
    </w:p>
    <w:p w:rsidR="008C631D" w:rsidRDefault="008C631D" w:rsidP="008E72E8">
      <w:pPr>
        <w:pStyle w:val="ListParagraph"/>
        <w:numPr>
          <w:ilvl w:val="1"/>
          <w:numId w:val="55"/>
        </w:numPr>
        <w:rPr>
          <w:rFonts w:ascii="Arial" w:hAnsi="Arial" w:cs="Arial"/>
          <w:sz w:val="20"/>
        </w:rPr>
      </w:pPr>
      <w:r>
        <w:rPr>
          <w:rFonts w:ascii="Arial" w:hAnsi="Arial" w:cs="Arial"/>
          <w:sz w:val="20"/>
        </w:rPr>
        <w:t>Certificate of trust authority is not changed.</w:t>
      </w:r>
    </w:p>
    <w:p w:rsidR="008C631D" w:rsidRPr="00253790" w:rsidRDefault="008C631D" w:rsidP="008E72E8">
      <w:pPr>
        <w:pStyle w:val="ListParagraph"/>
        <w:numPr>
          <w:ilvl w:val="1"/>
          <w:numId w:val="55"/>
        </w:numPr>
        <w:rPr>
          <w:rFonts w:ascii="Arial" w:hAnsi="Arial" w:cs="Arial"/>
          <w:sz w:val="20"/>
        </w:rPr>
      </w:pPr>
      <w:r>
        <w:rPr>
          <w:rFonts w:ascii="Arial" w:hAnsi="Arial" w:cs="Arial"/>
          <w:sz w:val="20"/>
        </w:rPr>
        <w:t>Source trust service of trust authority is not changed.</w:t>
      </w:r>
    </w:p>
    <w:p w:rsidR="008C631D" w:rsidRDefault="008C631D" w:rsidP="008C631D">
      <w:pPr>
        <w:rPr>
          <w:rFonts w:ascii="Arial" w:hAnsi="Arial" w:cs="Arial"/>
          <w:b/>
          <w:sz w:val="20"/>
        </w:rPr>
      </w:pPr>
      <w:r w:rsidRPr="009702AB">
        <w:rPr>
          <w:rFonts w:ascii="Arial" w:hAnsi="Arial" w:cs="Arial"/>
          <w:b/>
          <w:sz w:val="20"/>
        </w:rPr>
        <w:tab/>
        <w:t>Post-condition:</w:t>
      </w:r>
    </w:p>
    <w:p w:rsidR="008C631D" w:rsidRDefault="008C631D" w:rsidP="008E72E8">
      <w:pPr>
        <w:pStyle w:val="ListParagraph"/>
        <w:numPr>
          <w:ilvl w:val="0"/>
          <w:numId w:val="56"/>
        </w:numPr>
        <w:rPr>
          <w:rFonts w:ascii="Arial" w:hAnsi="Arial" w:cs="Arial"/>
          <w:sz w:val="20"/>
        </w:rPr>
      </w:pPr>
      <w:r>
        <w:rPr>
          <w:rFonts w:ascii="Arial" w:hAnsi="Arial" w:cs="Arial"/>
          <w:sz w:val="20"/>
        </w:rPr>
        <w:t>Given trusted authority is updated.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spacing w:before="240"/>
        <w:rPr>
          <w:rFonts w:ascii="Arial" w:hAnsi="Arial" w:cs="Arial"/>
          <w:sz w:val="20"/>
        </w:rPr>
      </w:pPr>
      <w:r w:rsidRPr="003D0850">
        <w:rPr>
          <w:rFonts w:ascii="Arial" w:hAnsi="Arial" w:cs="Arial"/>
          <w:sz w:val="20"/>
        </w:rPr>
        <w:t>addTrustLevel()</w:t>
      </w:r>
    </w:p>
    <w:p w:rsidR="003E140D" w:rsidRPr="003D0850" w:rsidRDefault="003E140D" w:rsidP="003E140D">
      <w:pPr>
        <w:ind w:left="720"/>
        <w:rPr>
          <w:rFonts w:ascii="Arial" w:hAnsi="Arial" w:cs="Arial"/>
          <w:b/>
          <w:sz w:val="20"/>
        </w:rPr>
      </w:pPr>
      <w:r w:rsidRPr="003D0850">
        <w:rPr>
          <w:rFonts w:ascii="Arial" w:hAnsi="Arial" w:cs="Arial"/>
          <w:b/>
          <w:sz w:val="20"/>
        </w:rPr>
        <w:t xml:space="preserve">Description: </w:t>
      </w:r>
      <w:r w:rsidRPr="003D0850">
        <w:rPr>
          <w:rFonts w:ascii="Arial" w:hAnsi="Arial" w:cs="Arial"/>
          <w:color w:val="000000"/>
          <w:sz w:val="20"/>
        </w:rPr>
        <w:t xml:space="preserve">The trust level specifies the level of confidence with which a given certificate authority is trusted in the fabric in which it is deployed. Clients can specify the level of trust that they require when discovering trusted CAs or when requesting validation. Trust levels in the GTS each consist of a unique name (value) and description. The unique name is used to implicitly bind a certificate authority to a trust level. The description is used as a human readable method of understanding what a specific trust level represents. </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gov.nih.nci.cagrid.gts.bean.TrustLevel</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TrustLevel</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b/>
          <w:sz w:val="20"/>
        </w:rPr>
      </w:pPr>
      <w:r w:rsidRPr="003D0850">
        <w:rPr>
          <w:rFonts w:ascii="Arial" w:hAnsi="Arial" w:cs="Arial"/>
          <w:b/>
          <w:sz w:val="20"/>
        </w:rPr>
        <w:t>Actors:</w:t>
      </w:r>
      <w:r w:rsidRPr="003D0850">
        <w:rPr>
          <w:rFonts w:ascii="Arial" w:hAnsi="Arial" w:cs="Arial"/>
          <w:b/>
          <w:sz w:val="20"/>
        </w:rPr>
        <w:tab/>
        <w:t xml:space="preserve"> </w:t>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IllegalTrustLevelFault,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FC7028" w:rsidRDefault="00FC7028" w:rsidP="00FC7028">
      <w:pPr>
        <w:rPr>
          <w:rFonts w:ascii="Arial" w:hAnsi="Arial" w:cs="Arial"/>
          <w:b/>
          <w:sz w:val="20"/>
        </w:rPr>
      </w:pPr>
      <w:r w:rsidRPr="009702AB">
        <w:rPr>
          <w:rFonts w:ascii="Arial" w:hAnsi="Arial" w:cs="Arial"/>
          <w:b/>
          <w:sz w:val="20"/>
        </w:rPr>
        <w:tab/>
        <w:t>Pre-condition:</w:t>
      </w:r>
    </w:p>
    <w:p w:rsidR="00FC7028" w:rsidRDefault="00FC7028"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FC7028" w:rsidRDefault="00FC7028" w:rsidP="008E72E8">
      <w:pPr>
        <w:pStyle w:val="ListParagraph"/>
        <w:numPr>
          <w:ilvl w:val="1"/>
          <w:numId w:val="55"/>
        </w:numPr>
        <w:rPr>
          <w:rFonts w:ascii="Arial" w:hAnsi="Arial" w:cs="Arial"/>
          <w:sz w:val="20"/>
        </w:rPr>
      </w:pPr>
      <w:r>
        <w:rPr>
          <w:rFonts w:ascii="Arial" w:hAnsi="Arial" w:cs="Arial"/>
          <w:sz w:val="20"/>
        </w:rPr>
        <w:t>GTS authority of given trust level is specified.</w:t>
      </w:r>
    </w:p>
    <w:p w:rsidR="00FC7028" w:rsidRDefault="00FC7028" w:rsidP="008E72E8">
      <w:pPr>
        <w:pStyle w:val="ListParagraph"/>
        <w:numPr>
          <w:ilvl w:val="1"/>
          <w:numId w:val="55"/>
        </w:numPr>
        <w:rPr>
          <w:rFonts w:ascii="Arial" w:hAnsi="Arial" w:cs="Arial"/>
          <w:sz w:val="20"/>
        </w:rPr>
      </w:pPr>
      <w:r>
        <w:rPr>
          <w:rFonts w:ascii="Arial" w:hAnsi="Arial" w:cs="Arial"/>
          <w:sz w:val="20"/>
        </w:rPr>
        <w:t>Source trust service is given.</w:t>
      </w:r>
    </w:p>
    <w:p w:rsidR="00FC7028" w:rsidRPr="00253790" w:rsidRDefault="00FC7028" w:rsidP="008E72E8">
      <w:pPr>
        <w:pStyle w:val="ListParagraph"/>
        <w:numPr>
          <w:ilvl w:val="1"/>
          <w:numId w:val="55"/>
        </w:numPr>
        <w:rPr>
          <w:rFonts w:ascii="Arial" w:hAnsi="Arial" w:cs="Arial"/>
          <w:sz w:val="20"/>
        </w:rPr>
      </w:pPr>
      <w:r>
        <w:rPr>
          <w:rFonts w:ascii="Arial" w:hAnsi="Arial" w:cs="Arial"/>
          <w:sz w:val="20"/>
        </w:rPr>
        <w:t>Authority GTS URI is valid</w:t>
      </w:r>
      <w:r w:rsidR="004B5873">
        <w:rPr>
          <w:rFonts w:ascii="Arial" w:hAnsi="Arial" w:cs="Arial"/>
          <w:sz w:val="20"/>
        </w:rPr>
        <w:t>, if authority.</w:t>
      </w:r>
    </w:p>
    <w:p w:rsidR="00FC7028" w:rsidRDefault="00FC7028" w:rsidP="00FC7028">
      <w:pPr>
        <w:rPr>
          <w:rFonts w:ascii="Arial" w:hAnsi="Arial" w:cs="Arial"/>
          <w:b/>
          <w:sz w:val="20"/>
        </w:rPr>
      </w:pPr>
      <w:r w:rsidRPr="009702AB">
        <w:rPr>
          <w:rFonts w:ascii="Arial" w:hAnsi="Arial" w:cs="Arial"/>
          <w:b/>
          <w:sz w:val="20"/>
        </w:rPr>
        <w:tab/>
        <w:t>Post-condition:</w:t>
      </w:r>
    </w:p>
    <w:p w:rsidR="00FC7028" w:rsidRDefault="00FC7028" w:rsidP="008E72E8">
      <w:pPr>
        <w:pStyle w:val="ListParagraph"/>
        <w:numPr>
          <w:ilvl w:val="0"/>
          <w:numId w:val="56"/>
        </w:numPr>
        <w:rPr>
          <w:rFonts w:ascii="Arial" w:hAnsi="Arial" w:cs="Arial"/>
          <w:sz w:val="20"/>
        </w:rPr>
      </w:pPr>
      <w:r>
        <w:rPr>
          <w:rFonts w:ascii="Arial" w:hAnsi="Arial" w:cs="Arial"/>
          <w:sz w:val="20"/>
        </w:rPr>
        <w:t xml:space="preserve">Given trusted </w:t>
      </w:r>
      <w:r w:rsidR="004B5873">
        <w:rPr>
          <w:rFonts w:ascii="Arial" w:hAnsi="Arial" w:cs="Arial"/>
          <w:sz w:val="20"/>
        </w:rPr>
        <w:t>level is add</w:t>
      </w:r>
      <w:r>
        <w:rPr>
          <w:rFonts w:ascii="Arial" w:hAnsi="Arial" w:cs="Arial"/>
          <w:sz w:val="20"/>
        </w:rPr>
        <w:t>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updateTrustLevel()</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Update trust level.</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gov.nih.nci.cagrid.gts.bean.TrustLevel</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TrustLevel</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b/>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InvalidTrustLevelFault,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IllegalTrustLevelFault,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2B48FA" w:rsidRDefault="002B48FA" w:rsidP="002B48FA">
      <w:pPr>
        <w:rPr>
          <w:rFonts w:ascii="Arial" w:hAnsi="Arial" w:cs="Arial"/>
          <w:b/>
          <w:sz w:val="20"/>
        </w:rPr>
      </w:pPr>
      <w:r w:rsidRPr="009702AB">
        <w:rPr>
          <w:rFonts w:ascii="Arial" w:hAnsi="Arial" w:cs="Arial"/>
          <w:b/>
          <w:sz w:val="20"/>
        </w:rPr>
        <w:tab/>
        <w:t>Pre-condition:</w:t>
      </w:r>
    </w:p>
    <w:p w:rsidR="002B48FA" w:rsidRDefault="002B48FA"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175048" w:rsidRDefault="00175048" w:rsidP="008E72E8">
      <w:pPr>
        <w:pStyle w:val="ListParagraph"/>
        <w:numPr>
          <w:ilvl w:val="1"/>
          <w:numId w:val="55"/>
        </w:numPr>
        <w:rPr>
          <w:rFonts w:ascii="Arial" w:hAnsi="Arial" w:cs="Arial"/>
          <w:sz w:val="20"/>
        </w:rPr>
      </w:pPr>
      <w:r>
        <w:rPr>
          <w:rFonts w:ascii="Arial" w:hAnsi="Arial" w:cs="Arial"/>
          <w:sz w:val="20"/>
        </w:rPr>
        <w:t xml:space="preserve">GTS is </w:t>
      </w:r>
      <w:r w:rsidR="00D61514">
        <w:rPr>
          <w:rFonts w:ascii="Arial" w:hAnsi="Arial" w:cs="Arial"/>
          <w:sz w:val="20"/>
        </w:rPr>
        <w:t>authority of given trust level.</w:t>
      </w:r>
    </w:p>
    <w:p w:rsidR="00175048" w:rsidRDefault="00175048" w:rsidP="008E72E8">
      <w:pPr>
        <w:pStyle w:val="ListParagraph"/>
        <w:numPr>
          <w:ilvl w:val="1"/>
          <w:numId w:val="55"/>
        </w:numPr>
        <w:rPr>
          <w:rFonts w:ascii="Arial" w:hAnsi="Arial" w:cs="Arial"/>
          <w:sz w:val="20"/>
        </w:rPr>
      </w:pPr>
      <w:r>
        <w:rPr>
          <w:rFonts w:ascii="Arial" w:hAnsi="Arial" w:cs="Arial"/>
          <w:sz w:val="20"/>
        </w:rPr>
        <w:lastRenderedPageBreak/>
        <w:t>Source trust service of trust level is not changed.</w:t>
      </w:r>
    </w:p>
    <w:p w:rsidR="00175048" w:rsidRDefault="00175048" w:rsidP="008E72E8">
      <w:pPr>
        <w:pStyle w:val="ListParagraph"/>
        <w:numPr>
          <w:ilvl w:val="1"/>
          <w:numId w:val="55"/>
        </w:numPr>
        <w:rPr>
          <w:rFonts w:ascii="Arial" w:hAnsi="Arial" w:cs="Arial"/>
          <w:sz w:val="20"/>
        </w:rPr>
      </w:pPr>
      <w:r>
        <w:rPr>
          <w:rFonts w:ascii="Arial" w:hAnsi="Arial" w:cs="Arial"/>
          <w:sz w:val="20"/>
        </w:rPr>
        <w:t>Authority trust service of trust level is not changed.</w:t>
      </w:r>
    </w:p>
    <w:p w:rsidR="00175048" w:rsidRPr="00175048" w:rsidRDefault="00175048" w:rsidP="008E72E8">
      <w:pPr>
        <w:pStyle w:val="ListParagraph"/>
        <w:numPr>
          <w:ilvl w:val="1"/>
          <w:numId w:val="55"/>
        </w:numPr>
        <w:rPr>
          <w:rFonts w:ascii="Arial" w:hAnsi="Arial" w:cs="Arial"/>
          <w:sz w:val="20"/>
        </w:rPr>
      </w:pPr>
      <w:r>
        <w:rPr>
          <w:rFonts w:ascii="Arial" w:hAnsi="Arial" w:cs="Arial"/>
          <w:sz w:val="20"/>
        </w:rPr>
        <w:t>Valid authority GTS is specified.</w:t>
      </w:r>
    </w:p>
    <w:p w:rsidR="002B48FA" w:rsidRDefault="002B48FA" w:rsidP="002B48FA">
      <w:pPr>
        <w:rPr>
          <w:rFonts w:ascii="Arial" w:hAnsi="Arial" w:cs="Arial"/>
          <w:b/>
          <w:sz w:val="20"/>
        </w:rPr>
      </w:pPr>
      <w:r w:rsidRPr="009702AB">
        <w:rPr>
          <w:rFonts w:ascii="Arial" w:hAnsi="Arial" w:cs="Arial"/>
          <w:b/>
          <w:sz w:val="20"/>
        </w:rPr>
        <w:tab/>
        <w:t>Post-condition:</w:t>
      </w:r>
    </w:p>
    <w:p w:rsidR="002B48FA" w:rsidRDefault="002B48FA" w:rsidP="008E72E8">
      <w:pPr>
        <w:pStyle w:val="ListParagraph"/>
        <w:numPr>
          <w:ilvl w:val="0"/>
          <w:numId w:val="56"/>
        </w:numPr>
        <w:rPr>
          <w:rFonts w:ascii="Arial" w:hAnsi="Arial" w:cs="Arial"/>
          <w:sz w:val="20"/>
        </w:rPr>
      </w:pPr>
      <w:r>
        <w:rPr>
          <w:rFonts w:ascii="Arial" w:hAnsi="Arial" w:cs="Arial"/>
          <w:sz w:val="20"/>
        </w:rPr>
        <w:t>Given trust level i</w:t>
      </w:r>
      <w:r w:rsidR="00175048">
        <w:rPr>
          <w:rFonts w:ascii="Arial" w:hAnsi="Arial" w:cs="Arial"/>
          <w:sz w:val="20"/>
        </w:rPr>
        <w:t>s updated</w:t>
      </w:r>
      <w:r>
        <w:rPr>
          <w:rFonts w:ascii="Arial" w:hAnsi="Arial" w:cs="Arial"/>
          <w:sz w:val="20"/>
        </w:rPr>
        <w:t>.</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D63A12" w:rsidRDefault="00D63A12"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getTrustLevels()</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Get all trust levels defined in GTS instance.</w:t>
      </w:r>
    </w:p>
    <w:p w:rsidR="003E140D" w:rsidRPr="003D0850" w:rsidRDefault="003E140D" w:rsidP="003E140D">
      <w:pPr>
        <w:rPr>
          <w:rFonts w:ascii="Arial" w:hAnsi="Arial" w:cs="Arial"/>
          <w:sz w:val="20"/>
        </w:rPr>
      </w:pPr>
      <w:r w:rsidRPr="003D0850">
        <w:rPr>
          <w:rFonts w:ascii="Arial" w:hAnsi="Arial" w:cs="Arial"/>
          <w:b/>
          <w:sz w:val="20"/>
        </w:rPr>
        <w:tab/>
        <w:t xml:space="preserve">Input: </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gov.nih.nci.cagrid.gts.bean.TrustLevel[]</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TrustLevel</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User</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4D73CF" w:rsidRDefault="004D73CF" w:rsidP="004D73CF">
      <w:pPr>
        <w:rPr>
          <w:rFonts w:ascii="Arial" w:hAnsi="Arial" w:cs="Arial"/>
          <w:b/>
          <w:sz w:val="20"/>
        </w:rPr>
      </w:pPr>
      <w:r w:rsidRPr="009702AB">
        <w:rPr>
          <w:rFonts w:ascii="Arial" w:hAnsi="Arial" w:cs="Arial"/>
          <w:b/>
          <w:sz w:val="20"/>
        </w:rPr>
        <w:tab/>
        <w:t>Pre-condition:</w:t>
      </w:r>
    </w:p>
    <w:p w:rsidR="004D73CF" w:rsidRDefault="004D73CF" w:rsidP="008E72E8">
      <w:pPr>
        <w:pStyle w:val="ListParagraph"/>
        <w:numPr>
          <w:ilvl w:val="1"/>
          <w:numId w:val="55"/>
        </w:numPr>
        <w:rPr>
          <w:rFonts w:ascii="Arial" w:hAnsi="Arial" w:cs="Arial"/>
          <w:sz w:val="20"/>
        </w:rPr>
      </w:pPr>
      <w:r>
        <w:rPr>
          <w:rFonts w:ascii="Arial" w:hAnsi="Arial" w:cs="Arial"/>
          <w:sz w:val="20"/>
        </w:rPr>
        <w:t>None</w:t>
      </w:r>
    </w:p>
    <w:p w:rsidR="004D73CF" w:rsidRDefault="004D73CF" w:rsidP="004D73CF">
      <w:pPr>
        <w:rPr>
          <w:rFonts w:ascii="Arial" w:hAnsi="Arial" w:cs="Arial"/>
          <w:b/>
          <w:sz w:val="20"/>
        </w:rPr>
      </w:pPr>
      <w:r w:rsidRPr="009702AB">
        <w:rPr>
          <w:rFonts w:ascii="Arial" w:hAnsi="Arial" w:cs="Arial"/>
          <w:b/>
          <w:sz w:val="20"/>
        </w:rPr>
        <w:tab/>
        <w:t>Post-condition:</w:t>
      </w:r>
    </w:p>
    <w:p w:rsidR="004D73CF" w:rsidRDefault="004D73CF" w:rsidP="008E72E8">
      <w:pPr>
        <w:pStyle w:val="ListParagraph"/>
        <w:numPr>
          <w:ilvl w:val="0"/>
          <w:numId w:val="56"/>
        </w:numPr>
        <w:rPr>
          <w:rFonts w:ascii="Arial" w:hAnsi="Arial" w:cs="Arial"/>
          <w:sz w:val="20"/>
        </w:rPr>
      </w:pPr>
      <w:r>
        <w:rPr>
          <w:rFonts w:ascii="Arial" w:hAnsi="Arial" w:cs="Arial"/>
          <w:sz w:val="20"/>
        </w:rPr>
        <w:t>All defined trust levels are returned.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removeTrustLevel()</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Remove a trust level.</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java.lang.String trustLevelName</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b/>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InvalidTrustLevelFault,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IllegalTrustLevelFault,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4D73CF" w:rsidRDefault="004D73CF" w:rsidP="004D73CF">
      <w:pPr>
        <w:rPr>
          <w:rFonts w:ascii="Arial" w:hAnsi="Arial" w:cs="Arial"/>
          <w:b/>
          <w:sz w:val="20"/>
        </w:rPr>
      </w:pPr>
      <w:r w:rsidRPr="009702AB">
        <w:rPr>
          <w:rFonts w:ascii="Arial" w:hAnsi="Arial" w:cs="Arial"/>
          <w:b/>
          <w:sz w:val="20"/>
        </w:rPr>
        <w:tab/>
        <w:t>Pre-condition:</w:t>
      </w:r>
    </w:p>
    <w:p w:rsidR="004D73CF" w:rsidRDefault="004D73CF" w:rsidP="008E72E8">
      <w:pPr>
        <w:pStyle w:val="ListParagraph"/>
        <w:numPr>
          <w:ilvl w:val="1"/>
          <w:numId w:val="55"/>
        </w:numPr>
        <w:rPr>
          <w:rFonts w:ascii="Arial" w:hAnsi="Arial" w:cs="Arial"/>
          <w:sz w:val="20"/>
        </w:rPr>
      </w:pPr>
      <w:r w:rsidRPr="00253790">
        <w:rPr>
          <w:rFonts w:ascii="Arial" w:hAnsi="Arial" w:cs="Arial"/>
          <w:sz w:val="20"/>
        </w:rPr>
        <w:t>Caller has Administrator privileges.</w:t>
      </w:r>
    </w:p>
    <w:p w:rsidR="004D73CF" w:rsidRDefault="004D73CF" w:rsidP="004D73CF">
      <w:pPr>
        <w:rPr>
          <w:rFonts w:ascii="Arial" w:hAnsi="Arial" w:cs="Arial"/>
          <w:b/>
          <w:sz w:val="20"/>
        </w:rPr>
      </w:pPr>
      <w:r w:rsidRPr="009702AB">
        <w:rPr>
          <w:rFonts w:ascii="Arial" w:hAnsi="Arial" w:cs="Arial"/>
          <w:b/>
          <w:sz w:val="20"/>
        </w:rPr>
        <w:tab/>
        <w:t>Post-condition:</w:t>
      </w:r>
    </w:p>
    <w:p w:rsidR="004D73CF" w:rsidRDefault="004D73CF" w:rsidP="008E72E8">
      <w:pPr>
        <w:pStyle w:val="ListParagraph"/>
        <w:numPr>
          <w:ilvl w:val="0"/>
          <w:numId w:val="56"/>
        </w:numPr>
        <w:rPr>
          <w:rFonts w:ascii="Arial" w:hAnsi="Arial" w:cs="Arial"/>
          <w:sz w:val="20"/>
        </w:rPr>
      </w:pPr>
      <w:r>
        <w:rPr>
          <w:rFonts w:ascii="Arial" w:hAnsi="Arial" w:cs="Arial"/>
          <w:sz w:val="20"/>
        </w:rPr>
        <w:t>All authorities with given trust level are removed.</w:t>
      </w:r>
    </w:p>
    <w:p w:rsidR="004D73CF" w:rsidRDefault="004D73CF" w:rsidP="008E72E8">
      <w:pPr>
        <w:pStyle w:val="ListParagraph"/>
        <w:numPr>
          <w:ilvl w:val="0"/>
          <w:numId w:val="56"/>
        </w:numPr>
        <w:rPr>
          <w:rFonts w:ascii="Arial" w:hAnsi="Arial" w:cs="Arial"/>
          <w:sz w:val="20"/>
        </w:rPr>
      </w:pPr>
      <w:r>
        <w:rPr>
          <w:rFonts w:ascii="Arial" w:hAnsi="Arial" w:cs="Arial"/>
          <w:sz w:val="20"/>
        </w:rPr>
        <w:t>Given trust level is removed.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addAuthority()</w:t>
      </w:r>
    </w:p>
    <w:p w:rsidR="003E140D" w:rsidRPr="003D0850" w:rsidRDefault="003E140D" w:rsidP="003E140D">
      <w:pPr>
        <w:ind w:left="720"/>
        <w:rPr>
          <w:rFonts w:ascii="Arial" w:hAnsi="Arial" w:cs="Arial"/>
          <w:b/>
          <w:sz w:val="20"/>
        </w:rPr>
      </w:pPr>
      <w:r w:rsidRPr="003D0850">
        <w:rPr>
          <w:rFonts w:ascii="Arial" w:hAnsi="Arial" w:cs="Arial"/>
          <w:b/>
          <w:sz w:val="20"/>
        </w:rPr>
        <w:t xml:space="preserve">Description: </w:t>
      </w:r>
      <w:r w:rsidRPr="003D0850">
        <w:rPr>
          <w:rFonts w:ascii="Arial" w:hAnsi="Arial" w:cs="Arial"/>
          <w:sz w:val="20"/>
        </w:rPr>
        <w:t xml:space="preserve">Adds a GTS to an authoritative GTS. </w:t>
      </w:r>
      <w:r w:rsidRPr="003D0850">
        <w:rPr>
          <w:rFonts w:ascii="Arial" w:hAnsi="Arial" w:cs="Arial"/>
          <w:color w:val="000000"/>
          <w:sz w:val="20"/>
        </w:rPr>
        <w:t xml:space="preserve">In order to enable a federated trust fabric, each GTS can be administered to synchronize with a set of authoritative GTSs. GTSs can inherit both trust levels and trusted certificate authorities from its authority GTSs. Registering an authority GTS requires the specification of the following properties: service's uniform resource identifier (URI), priority, whether or not to synchronize the trust levels, time to live, whether or not to perform authorization, and the authority service's identity. The priority property is used for resolving conflicts between authority GTSs, for example if two authority GTSs have a listing for the same certificate authority, the authority GTS with the highest priority will be used for obtaining that certificate authority, and its corresponding information (e.g. its CRL). If contact to an authoritative GTS is lost for a significant amount of time, the trust fabric within the subordinate GTS may become significantly out of date; this could be a potential security risk. The time to live property specifies how long certificate authorities obtained from authoritative GTSs will be valid for in the subordinate GTS. The </w:t>
      </w:r>
      <w:r w:rsidRPr="003D0850">
        <w:rPr>
          <w:rFonts w:ascii="Arial" w:hAnsi="Arial" w:cs="Arial"/>
          <w:color w:val="000000"/>
          <w:sz w:val="20"/>
        </w:rPr>
        <w:lastRenderedPageBreak/>
        <w:t>time to live on a given certificate authority record is reset after each synchronization with the authority GTS. If contact with an authority GTS is lost, the time to live will expire and the certificate authority will be removed from the subordinate's trust fabric.</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gov.nih.nci.cagrid.gts.bean.AuthorityGTS</w:t>
      </w:r>
    </w:p>
    <w:p w:rsidR="00776382" w:rsidRPr="00776382" w:rsidRDefault="003E140D" w:rsidP="00776382">
      <w:pPr>
        <w:rPr>
          <w:rFonts w:ascii="Arial" w:hAnsi="Arial" w:cs="Arial"/>
          <w:b/>
          <w:sz w:val="20"/>
        </w:rPr>
      </w:pPr>
      <w:r w:rsidRPr="003D0850">
        <w:rPr>
          <w:rFonts w:ascii="Arial" w:hAnsi="Arial" w:cs="Arial"/>
          <w:b/>
          <w:sz w:val="20"/>
        </w:rPr>
        <w:tab/>
      </w:r>
      <w:r w:rsidR="00776382" w:rsidRPr="00776382">
        <w:rPr>
          <w:rFonts w:ascii="Arial" w:hAnsi="Arial" w:cs="Arial"/>
          <w:b/>
          <w:sz w:val="20"/>
        </w:rPr>
        <w:tab/>
        <w:t>Namespace:</w:t>
      </w:r>
      <w:r w:rsidR="00776382">
        <w:rPr>
          <w:rFonts w:ascii="Arial" w:hAnsi="Arial" w:cs="Arial"/>
          <w:b/>
          <w:sz w:val="20"/>
        </w:rPr>
        <w:t xml:space="preserve"> </w:t>
      </w:r>
      <w:r w:rsidR="00776382"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AuthorityGTS</w:t>
      </w:r>
    </w:p>
    <w:p w:rsidR="003E140D" w:rsidRPr="003D0850" w:rsidRDefault="003E140D" w:rsidP="00776382">
      <w:pPr>
        <w:ind w:firstLine="720"/>
        <w:rPr>
          <w:rFonts w:ascii="Arial" w:hAnsi="Arial" w:cs="Arial"/>
          <w:sz w:val="20"/>
        </w:rPr>
      </w:pPr>
      <w:r w:rsidRPr="003D0850">
        <w:rPr>
          <w:rFonts w:ascii="Arial" w:hAnsi="Arial" w:cs="Arial"/>
          <w:b/>
          <w:sz w:val="20"/>
        </w:rPr>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087ECE" w:rsidRDefault="00087ECE" w:rsidP="00087ECE">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087ECE" w:rsidRPr="00282DC0" w:rsidRDefault="00087ECE" w:rsidP="008E72E8">
      <w:pPr>
        <w:pStyle w:val="ListParagraph"/>
        <w:numPr>
          <w:ilvl w:val="0"/>
          <w:numId w:val="56"/>
        </w:numPr>
        <w:rPr>
          <w:rFonts w:ascii="Arial" w:hAnsi="Arial" w:cs="Arial"/>
          <w:b/>
          <w:sz w:val="20"/>
        </w:rPr>
      </w:pPr>
      <w:r>
        <w:rPr>
          <w:rFonts w:ascii="Arial" w:hAnsi="Arial" w:cs="Arial"/>
          <w:sz w:val="20"/>
        </w:rPr>
        <w:t>Caller has Administrator privileges.</w:t>
      </w:r>
    </w:p>
    <w:p w:rsidR="00087ECE" w:rsidRPr="00087ECE" w:rsidRDefault="00087ECE" w:rsidP="008E72E8">
      <w:pPr>
        <w:pStyle w:val="ListParagraph"/>
        <w:numPr>
          <w:ilvl w:val="0"/>
          <w:numId w:val="56"/>
        </w:numPr>
        <w:rPr>
          <w:rFonts w:ascii="Arial" w:hAnsi="Arial" w:cs="Arial"/>
          <w:b/>
          <w:sz w:val="20"/>
        </w:rPr>
      </w:pPr>
      <w:r>
        <w:rPr>
          <w:rFonts w:ascii="Arial" w:hAnsi="Arial" w:cs="Arial"/>
          <w:sz w:val="20"/>
        </w:rPr>
        <w:t>Service URI is specified.</w:t>
      </w:r>
    </w:p>
    <w:p w:rsidR="00087ECE" w:rsidRPr="00B67304" w:rsidRDefault="00087ECE" w:rsidP="008E72E8">
      <w:pPr>
        <w:pStyle w:val="ListParagraph"/>
        <w:numPr>
          <w:ilvl w:val="0"/>
          <w:numId w:val="56"/>
        </w:numPr>
        <w:rPr>
          <w:rFonts w:ascii="Arial" w:hAnsi="Arial" w:cs="Arial"/>
          <w:b/>
          <w:sz w:val="20"/>
        </w:rPr>
      </w:pPr>
      <w:r>
        <w:rPr>
          <w:rFonts w:ascii="Arial" w:hAnsi="Arial" w:cs="Arial"/>
          <w:sz w:val="20"/>
        </w:rPr>
        <w:t>Authority does not exist.</w:t>
      </w:r>
    </w:p>
    <w:p w:rsidR="00087ECE" w:rsidRPr="00B67304" w:rsidRDefault="00087ECE" w:rsidP="008E72E8">
      <w:pPr>
        <w:pStyle w:val="ListParagraph"/>
        <w:numPr>
          <w:ilvl w:val="0"/>
          <w:numId w:val="56"/>
        </w:numPr>
        <w:rPr>
          <w:rFonts w:ascii="Arial" w:hAnsi="Arial" w:cs="Arial"/>
          <w:b/>
          <w:sz w:val="20"/>
        </w:rPr>
      </w:pPr>
      <w:r>
        <w:rPr>
          <w:rFonts w:ascii="Arial" w:hAnsi="Arial" w:cs="Arial"/>
          <w:sz w:val="20"/>
        </w:rPr>
        <w:t>If authorization is required, service identifier is specified.</w:t>
      </w:r>
    </w:p>
    <w:p w:rsidR="00087ECE" w:rsidRPr="00282DC0" w:rsidRDefault="00087ECE" w:rsidP="008E72E8">
      <w:pPr>
        <w:pStyle w:val="ListParagraph"/>
        <w:numPr>
          <w:ilvl w:val="0"/>
          <w:numId w:val="56"/>
        </w:numPr>
        <w:rPr>
          <w:rFonts w:ascii="Arial" w:hAnsi="Arial" w:cs="Arial"/>
          <w:b/>
          <w:sz w:val="20"/>
        </w:rPr>
      </w:pPr>
      <w:r>
        <w:rPr>
          <w:rFonts w:ascii="Arial" w:hAnsi="Arial" w:cs="Arial"/>
          <w:sz w:val="20"/>
        </w:rPr>
        <w:t xml:space="preserve">Authority priority </w:t>
      </w:r>
      <w:r w:rsidR="003D5880">
        <w:rPr>
          <w:rFonts w:ascii="Arial" w:hAnsi="Arial" w:cs="Arial"/>
          <w:sz w:val="20"/>
        </w:rPr>
        <w:t>is unique and is between 1 and total number of authorities.</w:t>
      </w:r>
    </w:p>
    <w:p w:rsidR="00087ECE" w:rsidRDefault="00087ECE" w:rsidP="00087ECE">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087ECE" w:rsidRDefault="00087ECE" w:rsidP="008E72E8">
      <w:pPr>
        <w:pStyle w:val="ListParagraph"/>
        <w:numPr>
          <w:ilvl w:val="0"/>
          <w:numId w:val="56"/>
        </w:numPr>
        <w:rPr>
          <w:rFonts w:ascii="Arial" w:hAnsi="Arial" w:cs="Arial"/>
          <w:sz w:val="20"/>
        </w:rPr>
      </w:pPr>
      <w:r>
        <w:rPr>
          <w:rFonts w:ascii="Arial" w:hAnsi="Arial" w:cs="Arial"/>
          <w:sz w:val="20"/>
        </w:rPr>
        <w:t xml:space="preserve">Given authority is </w:t>
      </w:r>
      <w:r w:rsidR="003D5880">
        <w:rPr>
          <w:rFonts w:ascii="Arial" w:hAnsi="Arial" w:cs="Arial"/>
          <w:sz w:val="20"/>
        </w:rPr>
        <w:t>added</w:t>
      </w:r>
      <w:r>
        <w:rPr>
          <w:rFonts w:ascii="Arial" w:hAnsi="Arial" w:cs="Arial"/>
          <w:sz w:val="20"/>
        </w:rPr>
        <w:t>.</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updateAuthority()</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Update an authoritative GTS relation</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gov.nih.nci.cagrid.gts.bean.AuthorityGTS</w:t>
      </w:r>
    </w:p>
    <w:p w:rsidR="00776382" w:rsidRPr="00776382" w:rsidRDefault="00776382" w:rsidP="00776382">
      <w:pPr>
        <w:rPr>
          <w:rFonts w:ascii="Arial" w:hAnsi="Arial" w:cs="Arial"/>
          <w:b/>
          <w:sz w:val="20"/>
        </w:rPr>
      </w:pPr>
      <w:r w:rsidRPr="003D0850">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AuthorityGTS</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InvalidAuthorityFault,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B67304" w:rsidRDefault="00B67304" w:rsidP="00B67304">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B67304" w:rsidRPr="00282DC0" w:rsidRDefault="00B67304" w:rsidP="008E72E8">
      <w:pPr>
        <w:pStyle w:val="ListParagraph"/>
        <w:numPr>
          <w:ilvl w:val="0"/>
          <w:numId w:val="56"/>
        </w:numPr>
        <w:rPr>
          <w:rFonts w:ascii="Arial" w:hAnsi="Arial" w:cs="Arial"/>
          <w:b/>
          <w:sz w:val="20"/>
        </w:rPr>
      </w:pPr>
      <w:r>
        <w:rPr>
          <w:rFonts w:ascii="Arial" w:hAnsi="Arial" w:cs="Arial"/>
          <w:sz w:val="20"/>
        </w:rPr>
        <w:t>Caller has Administrator privileges.</w:t>
      </w:r>
    </w:p>
    <w:p w:rsidR="00B67304" w:rsidRPr="00B67304" w:rsidRDefault="00B67304" w:rsidP="008E72E8">
      <w:pPr>
        <w:pStyle w:val="ListParagraph"/>
        <w:numPr>
          <w:ilvl w:val="0"/>
          <w:numId w:val="56"/>
        </w:numPr>
        <w:rPr>
          <w:rFonts w:ascii="Arial" w:hAnsi="Arial" w:cs="Arial"/>
          <w:b/>
          <w:sz w:val="20"/>
        </w:rPr>
      </w:pPr>
      <w:r>
        <w:rPr>
          <w:rFonts w:ascii="Arial" w:hAnsi="Arial" w:cs="Arial"/>
          <w:sz w:val="20"/>
        </w:rPr>
        <w:t>Service URI is specified.</w:t>
      </w:r>
    </w:p>
    <w:p w:rsidR="00B67304" w:rsidRPr="00B67304" w:rsidRDefault="00B67304" w:rsidP="008E72E8">
      <w:pPr>
        <w:pStyle w:val="ListParagraph"/>
        <w:numPr>
          <w:ilvl w:val="0"/>
          <w:numId w:val="56"/>
        </w:numPr>
        <w:rPr>
          <w:rFonts w:ascii="Arial" w:hAnsi="Arial" w:cs="Arial"/>
          <w:b/>
          <w:sz w:val="20"/>
        </w:rPr>
      </w:pPr>
      <w:r>
        <w:rPr>
          <w:rFonts w:ascii="Arial" w:hAnsi="Arial" w:cs="Arial"/>
          <w:sz w:val="20"/>
        </w:rPr>
        <w:t>If authorization is required, service identifier is specified.</w:t>
      </w:r>
    </w:p>
    <w:p w:rsidR="00B67304" w:rsidRPr="003D5880" w:rsidRDefault="00B67304" w:rsidP="008E72E8">
      <w:pPr>
        <w:pStyle w:val="ListParagraph"/>
        <w:numPr>
          <w:ilvl w:val="0"/>
          <w:numId w:val="56"/>
        </w:numPr>
        <w:rPr>
          <w:rFonts w:ascii="Arial" w:hAnsi="Arial" w:cs="Arial"/>
          <w:b/>
          <w:sz w:val="20"/>
        </w:rPr>
      </w:pPr>
      <w:r>
        <w:rPr>
          <w:rFonts w:ascii="Arial" w:hAnsi="Arial" w:cs="Arial"/>
          <w:sz w:val="20"/>
        </w:rPr>
        <w:t>Authority priority cannot be changed.</w:t>
      </w:r>
    </w:p>
    <w:p w:rsidR="003D5880" w:rsidRPr="00282DC0" w:rsidRDefault="003D5880" w:rsidP="008E72E8">
      <w:pPr>
        <w:pStyle w:val="ListParagraph"/>
        <w:numPr>
          <w:ilvl w:val="0"/>
          <w:numId w:val="56"/>
        </w:numPr>
        <w:rPr>
          <w:rFonts w:ascii="Arial" w:hAnsi="Arial" w:cs="Arial"/>
          <w:b/>
          <w:sz w:val="20"/>
        </w:rPr>
      </w:pPr>
      <w:r>
        <w:rPr>
          <w:rFonts w:ascii="Arial" w:hAnsi="Arial" w:cs="Arial"/>
          <w:sz w:val="20"/>
        </w:rPr>
        <w:t>Valid time to live is specified.</w:t>
      </w:r>
    </w:p>
    <w:p w:rsidR="00B67304" w:rsidRDefault="00B67304" w:rsidP="00B67304">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B67304" w:rsidRDefault="00B67304" w:rsidP="008E72E8">
      <w:pPr>
        <w:pStyle w:val="ListParagraph"/>
        <w:numPr>
          <w:ilvl w:val="0"/>
          <w:numId w:val="56"/>
        </w:numPr>
        <w:rPr>
          <w:rFonts w:ascii="Arial" w:hAnsi="Arial" w:cs="Arial"/>
          <w:sz w:val="20"/>
        </w:rPr>
      </w:pPr>
      <w:r>
        <w:rPr>
          <w:rFonts w:ascii="Arial" w:hAnsi="Arial" w:cs="Arial"/>
          <w:sz w:val="20"/>
        </w:rPr>
        <w:t>Given authority is updated.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updateAuthorityPriorities()</w:t>
      </w:r>
    </w:p>
    <w:p w:rsidR="003E140D" w:rsidRPr="003D0850" w:rsidRDefault="003E140D" w:rsidP="003E140D">
      <w:pPr>
        <w:ind w:left="720"/>
        <w:rPr>
          <w:rFonts w:ascii="Arial" w:hAnsi="Arial" w:cs="Arial"/>
          <w:sz w:val="20"/>
        </w:rPr>
      </w:pPr>
      <w:r w:rsidRPr="003D0850">
        <w:rPr>
          <w:rFonts w:ascii="Arial" w:hAnsi="Arial" w:cs="Arial"/>
          <w:b/>
          <w:sz w:val="20"/>
        </w:rPr>
        <w:t xml:space="preserve">Description: </w:t>
      </w:r>
      <w:r w:rsidRPr="003D0850">
        <w:rPr>
          <w:rFonts w:ascii="Arial" w:hAnsi="Arial" w:cs="Arial"/>
          <w:color w:val="000000"/>
          <w:sz w:val="20"/>
        </w:rPr>
        <w:t>Each authority GTS is assigned a priority, the priority is used in resolving conflict between authorities.  When a conflict arises the information received from the GTS with the highest priority will be used.  This method provides a mechanism for updating the priority of the authority GTSs.</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gov.nih.nci.cagrid.gts.bean.AuthorityPriorityUpdate</w:t>
      </w:r>
    </w:p>
    <w:p w:rsidR="00776382" w:rsidRPr="00776382" w:rsidRDefault="00776382" w:rsidP="00776382">
      <w:pPr>
        <w:rPr>
          <w:rFonts w:ascii="Arial" w:hAnsi="Arial" w:cs="Arial"/>
          <w:b/>
          <w:sz w:val="20"/>
        </w:rPr>
      </w:pPr>
      <w:r w:rsidRPr="003D0850">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AuthorityPriorityUpdate</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lastRenderedPageBreak/>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BA40C3" w:rsidRDefault="00BA40C3" w:rsidP="00BA40C3">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BA40C3" w:rsidRPr="00282DC0" w:rsidRDefault="00BA40C3" w:rsidP="008E72E8">
      <w:pPr>
        <w:pStyle w:val="ListParagraph"/>
        <w:numPr>
          <w:ilvl w:val="0"/>
          <w:numId w:val="56"/>
        </w:numPr>
        <w:rPr>
          <w:rFonts w:ascii="Arial" w:hAnsi="Arial" w:cs="Arial"/>
          <w:b/>
          <w:sz w:val="20"/>
        </w:rPr>
      </w:pPr>
      <w:r>
        <w:rPr>
          <w:rFonts w:ascii="Arial" w:hAnsi="Arial" w:cs="Arial"/>
          <w:sz w:val="20"/>
        </w:rPr>
        <w:t>Caller has Administrator privileges.</w:t>
      </w:r>
    </w:p>
    <w:p w:rsidR="00282DC0" w:rsidRPr="00282DC0" w:rsidRDefault="00282DC0" w:rsidP="008E72E8">
      <w:pPr>
        <w:pStyle w:val="ListParagraph"/>
        <w:numPr>
          <w:ilvl w:val="0"/>
          <w:numId w:val="56"/>
        </w:numPr>
        <w:rPr>
          <w:rFonts w:ascii="Arial" w:hAnsi="Arial" w:cs="Arial"/>
          <w:b/>
          <w:sz w:val="20"/>
        </w:rPr>
      </w:pPr>
      <w:r>
        <w:rPr>
          <w:rFonts w:ascii="Arial" w:hAnsi="Arial" w:cs="Arial"/>
          <w:sz w:val="20"/>
        </w:rPr>
        <w:t>Authority priority is set between 1 and total number of existing authorities.</w:t>
      </w:r>
    </w:p>
    <w:p w:rsidR="00282DC0" w:rsidRPr="00121AD0" w:rsidRDefault="00282DC0" w:rsidP="008E72E8">
      <w:pPr>
        <w:pStyle w:val="ListParagraph"/>
        <w:numPr>
          <w:ilvl w:val="0"/>
          <w:numId w:val="56"/>
        </w:numPr>
        <w:rPr>
          <w:rFonts w:ascii="Arial" w:hAnsi="Arial" w:cs="Arial"/>
          <w:b/>
          <w:sz w:val="20"/>
        </w:rPr>
      </w:pPr>
      <w:r>
        <w:rPr>
          <w:rFonts w:ascii="Arial" w:hAnsi="Arial" w:cs="Arial"/>
          <w:sz w:val="20"/>
        </w:rPr>
        <w:t>Authority priority is unique.</w:t>
      </w:r>
    </w:p>
    <w:p w:rsidR="00BA40C3" w:rsidRDefault="00BA40C3" w:rsidP="00BA40C3">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BA40C3" w:rsidRDefault="00BA40C3" w:rsidP="008E72E8">
      <w:pPr>
        <w:pStyle w:val="ListParagraph"/>
        <w:numPr>
          <w:ilvl w:val="0"/>
          <w:numId w:val="56"/>
        </w:numPr>
        <w:rPr>
          <w:rFonts w:ascii="Arial" w:hAnsi="Arial" w:cs="Arial"/>
          <w:sz w:val="20"/>
        </w:rPr>
      </w:pPr>
      <w:r>
        <w:rPr>
          <w:rFonts w:ascii="Arial" w:hAnsi="Arial" w:cs="Arial"/>
          <w:sz w:val="20"/>
        </w:rPr>
        <w:t xml:space="preserve">Given authority </w:t>
      </w:r>
      <w:r w:rsidR="00282DC0">
        <w:rPr>
          <w:rFonts w:ascii="Arial" w:hAnsi="Arial" w:cs="Arial"/>
          <w:sz w:val="20"/>
        </w:rPr>
        <w:t>priority is updated</w:t>
      </w:r>
      <w:r>
        <w:rPr>
          <w:rFonts w:ascii="Arial" w:hAnsi="Arial" w:cs="Arial"/>
          <w:sz w:val="20"/>
        </w:rPr>
        <w:t>.</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282DC0" w:rsidRDefault="00282DC0"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getAuthorities()</w:t>
      </w:r>
    </w:p>
    <w:p w:rsidR="003E140D" w:rsidRPr="003D0850" w:rsidRDefault="003E140D" w:rsidP="003E140D">
      <w:pPr>
        <w:ind w:firstLine="720"/>
        <w:rPr>
          <w:rFonts w:ascii="Arial" w:hAnsi="Arial" w:cs="Arial"/>
          <w:sz w:val="20"/>
        </w:rPr>
      </w:pPr>
      <w:r w:rsidRPr="003D0850">
        <w:rPr>
          <w:rFonts w:ascii="Arial" w:hAnsi="Arial" w:cs="Arial"/>
          <w:b/>
          <w:sz w:val="20"/>
        </w:rPr>
        <w:t>Description:</w:t>
      </w:r>
      <w:r w:rsidRPr="003D0850">
        <w:rPr>
          <w:rFonts w:ascii="Arial" w:hAnsi="Arial" w:cs="Arial"/>
          <w:sz w:val="20"/>
        </w:rPr>
        <w:t xml:space="preserve"> Get list of authoritative GTS instances.</w:t>
      </w:r>
    </w:p>
    <w:p w:rsidR="003E140D" w:rsidRPr="003D0850" w:rsidRDefault="003E140D" w:rsidP="003E140D">
      <w:pPr>
        <w:rPr>
          <w:rFonts w:ascii="Arial" w:hAnsi="Arial" w:cs="Arial"/>
          <w:sz w:val="20"/>
        </w:rPr>
      </w:pPr>
      <w:r w:rsidRPr="003D0850">
        <w:rPr>
          <w:rFonts w:ascii="Arial" w:hAnsi="Arial" w:cs="Arial"/>
          <w:b/>
          <w:sz w:val="20"/>
        </w:rPr>
        <w:tab/>
        <w:t>Input:</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gov.nih.nci.cagrid.gts.bean.AuthorityGTS[]</w:t>
      </w:r>
    </w:p>
    <w:p w:rsidR="00776382" w:rsidRPr="00776382" w:rsidRDefault="00776382" w:rsidP="00776382">
      <w:pPr>
        <w:rPr>
          <w:rFonts w:ascii="Arial" w:hAnsi="Arial" w:cs="Arial"/>
          <w:b/>
          <w:sz w:val="20"/>
        </w:rPr>
      </w:pPr>
      <w:r w:rsidRPr="003D0850">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AuthorityGTS</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BA40C3" w:rsidRDefault="00BA40C3" w:rsidP="00BA40C3">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BA40C3" w:rsidRPr="00121AD0" w:rsidRDefault="00BA40C3" w:rsidP="008E72E8">
      <w:pPr>
        <w:pStyle w:val="ListParagraph"/>
        <w:numPr>
          <w:ilvl w:val="0"/>
          <w:numId w:val="56"/>
        </w:numPr>
        <w:rPr>
          <w:rFonts w:ascii="Arial" w:hAnsi="Arial" w:cs="Arial"/>
          <w:b/>
          <w:sz w:val="20"/>
        </w:rPr>
      </w:pPr>
      <w:r>
        <w:rPr>
          <w:rFonts w:ascii="Arial" w:hAnsi="Arial" w:cs="Arial"/>
          <w:sz w:val="20"/>
        </w:rPr>
        <w:t>None</w:t>
      </w:r>
    </w:p>
    <w:p w:rsidR="00BA40C3" w:rsidRDefault="00BA40C3" w:rsidP="00BA40C3">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BA40C3" w:rsidRDefault="00BA40C3" w:rsidP="008E72E8">
      <w:pPr>
        <w:pStyle w:val="ListParagraph"/>
        <w:numPr>
          <w:ilvl w:val="0"/>
          <w:numId w:val="56"/>
        </w:numPr>
        <w:rPr>
          <w:rFonts w:ascii="Arial" w:hAnsi="Arial" w:cs="Arial"/>
          <w:sz w:val="20"/>
        </w:rPr>
      </w:pPr>
      <w:r>
        <w:rPr>
          <w:rFonts w:ascii="Arial" w:hAnsi="Arial" w:cs="Arial"/>
          <w:sz w:val="20"/>
        </w:rPr>
        <w:t>Return all authoritative GTS instances</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BA40C3" w:rsidRDefault="00BA40C3"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removeAuthority()</w:t>
      </w:r>
    </w:p>
    <w:p w:rsidR="003E140D" w:rsidRPr="003D0850" w:rsidRDefault="003E140D" w:rsidP="003E140D">
      <w:pPr>
        <w:ind w:firstLine="720"/>
        <w:rPr>
          <w:rFonts w:ascii="Arial" w:hAnsi="Arial" w:cs="Arial"/>
          <w:sz w:val="20"/>
        </w:rPr>
      </w:pPr>
      <w:r w:rsidRPr="003D0850">
        <w:rPr>
          <w:rFonts w:ascii="Arial" w:hAnsi="Arial" w:cs="Arial"/>
          <w:b/>
          <w:sz w:val="20"/>
        </w:rPr>
        <w:t>Description:</w:t>
      </w:r>
      <w:r w:rsidRPr="003D0850">
        <w:rPr>
          <w:rFonts w:ascii="Arial" w:hAnsi="Arial" w:cs="Arial"/>
          <w:sz w:val="20"/>
        </w:rPr>
        <w:t xml:space="preserve"> Remove an authoritative GTS</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sz w:val="20"/>
        </w:rPr>
        <w:t>java.lang.String serviceURI</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Admin</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InvalidAuthorityFault,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7C5D59" w:rsidRDefault="007C5D59" w:rsidP="007C5D59">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7C5D59" w:rsidRPr="00121AD0" w:rsidRDefault="007C5D59" w:rsidP="008E72E8">
      <w:pPr>
        <w:pStyle w:val="ListParagraph"/>
        <w:numPr>
          <w:ilvl w:val="0"/>
          <w:numId w:val="56"/>
        </w:numPr>
        <w:rPr>
          <w:rFonts w:ascii="Arial" w:hAnsi="Arial" w:cs="Arial"/>
          <w:b/>
          <w:sz w:val="20"/>
        </w:rPr>
      </w:pPr>
      <w:r>
        <w:rPr>
          <w:rFonts w:ascii="Arial" w:hAnsi="Arial" w:cs="Arial"/>
          <w:sz w:val="20"/>
        </w:rPr>
        <w:t>Caller has Administrator privileges.</w:t>
      </w:r>
    </w:p>
    <w:p w:rsidR="007C5D59" w:rsidRDefault="007C5D59" w:rsidP="007C5D59">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7C5D59" w:rsidRDefault="007C5D59" w:rsidP="008E72E8">
      <w:pPr>
        <w:pStyle w:val="ListParagraph"/>
        <w:numPr>
          <w:ilvl w:val="0"/>
          <w:numId w:val="56"/>
        </w:numPr>
        <w:rPr>
          <w:rFonts w:ascii="Arial" w:hAnsi="Arial" w:cs="Arial"/>
          <w:sz w:val="20"/>
        </w:rPr>
      </w:pPr>
      <w:r>
        <w:rPr>
          <w:rFonts w:ascii="Arial" w:hAnsi="Arial" w:cs="Arial"/>
          <w:sz w:val="20"/>
        </w:rPr>
        <w:t xml:space="preserve">Given authority </w:t>
      </w:r>
      <w:r w:rsidR="008911D9">
        <w:rPr>
          <w:rFonts w:ascii="Arial" w:hAnsi="Arial" w:cs="Arial"/>
          <w:sz w:val="20"/>
        </w:rPr>
        <w:t>is removed.</w:t>
      </w:r>
    </w:p>
    <w:p w:rsidR="008911D9" w:rsidRDefault="008911D9" w:rsidP="008E72E8">
      <w:pPr>
        <w:pStyle w:val="ListParagraph"/>
        <w:numPr>
          <w:ilvl w:val="0"/>
          <w:numId w:val="56"/>
        </w:numPr>
        <w:rPr>
          <w:rFonts w:ascii="Arial" w:hAnsi="Arial" w:cs="Arial"/>
          <w:sz w:val="20"/>
        </w:rPr>
      </w:pPr>
      <w:r>
        <w:rPr>
          <w:rFonts w:ascii="Arial" w:hAnsi="Arial" w:cs="Arial"/>
          <w:sz w:val="20"/>
        </w:rPr>
        <w:t xml:space="preserve">All trust levels defined for given authority are removed. </w:t>
      </w:r>
    </w:p>
    <w:p w:rsidR="008911D9" w:rsidRPr="00121AD0" w:rsidRDefault="008911D9" w:rsidP="008E72E8">
      <w:pPr>
        <w:pStyle w:val="ListParagraph"/>
        <w:numPr>
          <w:ilvl w:val="0"/>
          <w:numId w:val="56"/>
        </w:numPr>
        <w:rPr>
          <w:rFonts w:ascii="Arial" w:hAnsi="Arial" w:cs="Arial"/>
          <w:sz w:val="20"/>
        </w:rPr>
      </w:pPr>
      <w:r>
        <w:rPr>
          <w:rFonts w:ascii="Arial" w:hAnsi="Arial" w:cs="Arial"/>
          <w:sz w:val="20"/>
        </w:rPr>
        <w:t>Trusted authorities set with given authority as source are removed.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D63A12" w:rsidRDefault="00D63A12"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updateCRL()</w:t>
      </w:r>
    </w:p>
    <w:p w:rsidR="003E140D" w:rsidRPr="003D0850" w:rsidRDefault="003E140D" w:rsidP="003E140D">
      <w:pPr>
        <w:ind w:firstLine="720"/>
        <w:rPr>
          <w:rFonts w:ascii="Arial" w:hAnsi="Arial" w:cs="Arial"/>
          <w:sz w:val="20"/>
        </w:rPr>
      </w:pPr>
      <w:r w:rsidRPr="003D0850">
        <w:rPr>
          <w:rFonts w:ascii="Arial" w:hAnsi="Arial" w:cs="Arial"/>
          <w:b/>
          <w:sz w:val="20"/>
        </w:rPr>
        <w:t xml:space="preserve">Description: </w:t>
      </w:r>
      <w:r w:rsidRPr="003D0850">
        <w:rPr>
          <w:rFonts w:ascii="Arial" w:hAnsi="Arial" w:cs="Arial"/>
          <w:sz w:val="20"/>
        </w:rPr>
        <w:t>Update certificate revocation list of a trusted certificate authority.</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00776382">
        <w:rPr>
          <w:rFonts w:ascii="Arial" w:hAnsi="Arial" w:cs="Arial"/>
          <w:b/>
          <w:sz w:val="20"/>
        </w:rPr>
        <w:t xml:space="preserve">   </w:t>
      </w:r>
      <w:r w:rsidRPr="003D0850">
        <w:rPr>
          <w:rFonts w:ascii="Arial" w:hAnsi="Arial" w:cs="Arial"/>
          <w:sz w:val="20"/>
        </w:rPr>
        <w:t>java.lang.String trustedAuthorityName,</w:t>
      </w:r>
    </w:p>
    <w:p w:rsidR="003E140D" w:rsidRPr="003D0850" w:rsidRDefault="003E140D" w:rsidP="003E140D">
      <w:pPr>
        <w:ind w:left="720" w:firstLine="720"/>
        <w:rPr>
          <w:rFonts w:ascii="Arial" w:hAnsi="Arial" w:cs="Arial"/>
          <w:sz w:val="20"/>
        </w:rPr>
      </w:pPr>
      <w:r w:rsidRPr="003D0850">
        <w:rPr>
          <w:rFonts w:ascii="Arial" w:hAnsi="Arial" w:cs="Arial"/>
          <w:sz w:val="20"/>
        </w:rPr>
        <w:t>gov.nih.nci.cagrid.gts.bean.X509CRL crl</w:t>
      </w:r>
    </w:p>
    <w:p w:rsidR="00776382" w:rsidRPr="00776382" w:rsidRDefault="00776382" w:rsidP="00776382">
      <w:pPr>
        <w:rPr>
          <w:rFonts w:ascii="Arial" w:hAnsi="Arial" w:cs="Arial"/>
          <w:b/>
          <w:sz w:val="20"/>
        </w:rPr>
      </w:pPr>
      <w:r w:rsidRPr="003D0850">
        <w:rPr>
          <w:rFonts w:ascii="Arial" w:hAnsi="Arial" w:cs="Arial"/>
          <w:b/>
          <w:sz w:val="20"/>
        </w:rPr>
        <w:tab/>
      </w:r>
      <w:r w:rsidRPr="00776382">
        <w:rPr>
          <w:rFonts w:ascii="Arial" w:hAnsi="Arial" w:cs="Arial"/>
          <w:b/>
          <w:sz w:val="20"/>
        </w:rPr>
        <w:tab/>
      </w:r>
      <w:r>
        <w:rPr>
          <w:rFonts w:ascii="Arial" w:hAnsi="Arial" w:cs="Arial"/>
          <w:b/>
          <w:sz w:val="20"/>
        </w:rPr>
        <w:tab/>
      </w:r>
      <w:r w:rsidRPr="00776382">
        <w:rPr>
          <w:rFonts w:ascii="Arial" w:hAnsi="Arial" w:cs="Arial"/>
          <w:b/>
          <w:sz w:val="20"/>
        </w:rPr>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Pr>
          <w:rFonts w:ascii="Arial" w:hAnsi="Arial" w:cs="Arial"/>
          <w:b/>
          <w:sz w:val="20"/>
        </w:rPr>
        <w:tab/>
      </w: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X509CRL</w:t>
      </w:r>
    </w:p>
    <w:p w:rsidR="003E140D" w:rsidRPr="003D0850" w:rsidRDefault="003E140D" w:rsidP="003E140D">
      <w:pPr>
        <w:rPr>
          <w:rFonts w:ascii="Arial" w:hAnsi="Arial" w:cs="Arial"/>
          <w:sz w:val="20"/>
        </w:rPr>
      </w:pPr>
      <w:r w:rsidRPr="003D0850">
        <w:rPr>
          <w:rFonts w:ascii="Arial" w:hAnsi="Arial" w:cs="Arial"/>
          <w:b/>
          <w:sz w:val="20"/>
        </w:rPr>
        <w:tab/>
        <w:t xml:space="preserve">Output: </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CA Admin</w:t>
      </w:r>
    </w:p>
    <w:p w:rsidR="003E140D" w:rsidRPr="003D0850" w:rsidRDefault="003E140D" w:rsidP="003E140D">
      <w:pPr>
        <w:rPr>
          <w:rFonts w:ascii="Arial" w:hAnsi="Arial" w:cs="Arial"/>
          <w:sz w:val="20"/>
        </w:rPr>
      </w:pPr>
      <w:r w:rsidRPr="003D0850">
        <w:rPr>
          <w:rFonts w:ascii="Arial" w:hAnsi="Arial" w:cs="Arial"/>
          <w:b/>
          <w:sz w:val="20"/>
        </w:rPr>
        <w:lastRenderedPageBreak/>
        <w:tab/>
        <w:t>Exceptions</w:t>
      </w:r>
      <w:r w:rsidRPr="003D0850">
        <w:rPr>
          <w:rFonts w:ascii="Arial" w:hAnsi="Arial" w:cs="Arial"/>
          <w:sz w:val="20"/>
        </w:rPr>
        <w:t xml:space="preserve">: </w:t>
      </w:r>
      <w:r w:rsidRPr="003D0850">
        <w:rPr>
          <w:rFonts w:ascii="Arial" w:hAnsi="Arial" w:cs="Arial"/>
          <w:sz w:val="20"/>
        </w:rPr>
        <w:tab/>
        <w:t>GTSInternalFault,</w:t>
      </w:r>
    </w:p>
    <w:p w:rsidR="003E140D" w:rsidRPr="003D0850" w:rsidRDefault="003E140D" w:rsidP="003E140D">
      <w:pPr>
        <w:ind w:left="1440" w:firstLine="720"/>
        <w:rPr>
          <w:rFonts w:ascii="Arial" w:hAnsi="Arial" w:cs="Arial"/>
          <w:sz w:val="20"/>
        </w:rPr>
      </w:pPr>
      <w:r w:rsidRPr="003D0850">
        <w:rPr>
          <w:rFonts w:ascii="Arial" w:hAnsi="Arial" w:cs="Arial"/>
          <w:sz w:val="20"/>
        </w:rPr>
        <w:t>IllegalTrustedAuthorityFault,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InvalidTrustedAuthorityFault,</w:t>
      </w:r>
    </w:p>
    <w:p w:rsidR="003E140D" w:rsidRPr="003D0850" w:rsidRDefault="003E140D" w:rsidP="003E140D">
      <w:pPr>
        <w:ind w:left="1440" w:firstLine="720"/>
        <w:rPr>
          <w:rFonts w:ascii="Arial" w:hAnsi="Arial" w:cs="Arial"/>
          <w:sz w:val="20"/>
        </w:rPr>
      </w:pPr>
      <w:r w:rsidRPr="003D0850">
        <w:rPr>
          <w:rFonts w:ascii="Arial" w:hAnsi="Arial" w:cs="Arial"/>
          <w:sz w:val="20"/>
        </w:rPr>
        <w:t>PermissionDeniedFault</w:t>
      </w:r>
    </w:p>
    <w:p w:rsidR="00121AD0" w:rsidRDefault="00121AD0" w:rsidP="00121AD0">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121AD0" w:rsidRPr="00121AD0" w:rsidRDefault="00121AD0" w:rsidP="008E72E8">
      <w:pPr>
        <w:pStyle w:val="ListParagraph"/>
        <w:numPr>
          <w:ilvl w:val="0"/>
          <w:numId w:val="56"/>
        </w:numPr>
        <w:rPr>
          <w:rFonts w:ascii="Arial" w:hAnsi="Arial" w:cs="Arial"/>
          <w:b/>
          <w:sz w:val="20"/>
        </w:rPr>
      </w:pPr>
      <w:r>
        <w:rPr>
          <w:rFonts w:ascii="Arial" w:hAnsi="Arial" w:cs="Arial"/>
          <w:sz w:val="20"/>
        </w:rPr>
        <w:t>Caller has Administrator privileges with given trusted authority.</w:t>
      </w:r>
    </w:p>
    <w:p w:rsidR="00121AD0" w:rsidRDefault="00121AD0" w:rsidP="00121AD0">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121AD0" w:rsidRPr="00121AD0" w:rsidRDefault="00121AD0" w:rsidP="008E72E8">
      <w:pPr>
        <w:pStyle w:val="ListParagraph"/>
        <w:numPr>
          <w:ilvl w:val="0"/>
          <w:numId w:val="56"/>
        </w:numPr>
        <w:rPr>
          <w:rFonts w:ascii="Arial" w:hAnsi="Arial" w:cs="Arial"/>
          <w:sz w:val="20"/>
        </w:rPr>
      </w:pPr>
      <w:r>
        <w:rPr>
          <w:rFonts w:ascii="Arial" w:hAnsi="Arial" w:cs="Arial"/>
          <w:sz w:val="20"/>
        </w:rPr>
        <w:t>Given trusted authority CRL is updated.</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3E140D" w:rsidRPr="003D0850" w:rsidRDefault="003E140D" w:rsidP="003E140D">
      <w:pPr>
        <w:rPr>
          <w:rFonts w:ascii="Arial" w:hAnsi="Arial" w:cs="Arial"/>
          <w:sz w:val="20"/>
        </w:rPr>
      </w:pPr>
    </w:p>
    <w:p w:rsidR="003E140D" w:rsidRPr="003D0850" w:rsidRDefault="003E140D" w:rsidP="003E140D">
      <w:pPr>
        <w:rPr>
          <w:rFonts w:ascii="Arial" w:hAnsi="Arial" w:cs="Arial"/>
          <w:sz w:val="20"/>
        </w:rPr>
      </w:pPr>
      <w:r w:rsidRPr="003D0850">
        <w:rPr>
          <w:rFonts w:ascii="Arial" w:hAnsi="Arial" w:cs="Arial"/>
          <w:sz w:val="20"/>
        </w:rPr>
        <w:t>validate()</w:t>
      </w:r>
    </w:p>
    <w:p w:rsidR="003E140D" w:rsidRPr="003D0850" w:rsidRDefault="003E140D" w:rsidP="003E140D">
      <w:pPr>
        <w:ind w:left="720"/>
        <w:rPr>
          <w:rFonts w:ascii="Arial" w:hAnsi="Arial" w:cs="Arial"/>
          <w:color w:val="000000"/>
          <w:sz w:val="20"/>
        </w:rPr>
      </w:pPr>
      <w:r w:rsidRPr="003D0850">
        <w:rPr>
          <w:rFonts w:ascii="Arial" w:hAnsi="Arial" w:cs="Arial"/>
          <w:b/>
          <w:sz w:val="20"/>
        </w:rPr>
        <w:t xml:space="preserve">Description: </w:t>
      </w:r>
      <w:r w:rsidRPr="003D0850">
        <w:rPr>
          <w:rFonts w:ascii="Arial" w:hAnsi="Arial" w:cs="Arial"/>
          <w:color w:val="000000"/>
          <w:sz w:val="20"/>
        </w:rPr>
        <w:t>To support the Remotely Stored, Remotely Validated (RSRV) model, the GTS takes on the role of a validation service. The GTS validate() operation enables clients to submit, for validation, a certificate chain and validation criteria. The GTS uses the X509 validation specifications for validating the certificate chain. Additionally, it enforces the X509 Proxy extensions for validating the certificate chain, if an X509 proxy certificate exists in the chain. The GTS uses the validation criteria to identify a set of certificate authorities to validate the specified certificate chain against. The validation criteria are similar to discovery criteria, optionally allowing the set of certificate authorities to validate against to be limited based on the following: the name of the certificate authority, the trust level, the status, the lifetime, the source GTS, and the authority GTS. This operation validates a X509 certificate chain against the trust fabric.  Specification of a TrustedAuthorityFilter allows the caller to limit the set of trusted certificate authorities to perform the validation against.</w:t>
      </w:r>
    </w:p>
    <w:p w:rsidR="003E140D" w:rsidRPr="003D0850" w:rsidRDefault="003E140D" w:rsidP="003E140D">
      <w:pPr>
        <w:rPr>
          <w:rFonts w:ascii="Arial" w:hAnsi="Arial" w:cs="Arial"/>
          <w:sz w:val="20"/>
        </w:rPr>
      </w:pPr>
      <w:r w:rsidRPr="003D0850">
        <w:rPr>
          <w:rFonts w:ascii="Arial" w:hAnsi="Arial" w:cs="Arial"/>
          <w:b/>
          <w:sz w:val="20"/>
        </w:rPr>
        <w:tab/>
        <w:t xml:space="preserve">Input: </w:t>
      </w:r>
      <w:r w:rsidRPr="003D0850">
        <w:rPr>
          <w:rFonts w:ascii="Arial" w:hAnsi="Arial" w:cs="Arial"/>
          <w:b/>
          <w:sz w:val="20"/>
        </w:rPr>
        <w:tab/>
      </w:r>
      <w:r w:rsidRPr="003D0850">
        <w:rPr>
          <w:rFonts w:ascii="Arial" w:hAnsi="Arial" w:cs="Arial"/>
          <w:sz w:val="20"/>
        </w:rPr>
        <w:t xml:space="preserve">gov.nih.nci.cagrid.gts.bean.X509Certificate[] </w:t>
      </w:r>
    </w:p>
    <w:p w:rsidR="00776382" w:rsidRPr="00776382" w:rsidRDefault="00776382" w:rsidP="00776382">
      <w:pPr>
        <w:rPr>
          <w:rFonts w:ascii="Arial" w:hAnsi="Arial" w:cs="Arial"/>
          <w:b/>
          <w:sz w:val="20"/>
        </w:rPr>
      </w:pPr>
      <w:r>
        <w:rPr>
          <w:rFonts w:ascii="Arial" w:hAnsi="Arial" w:cs="Arial"/>
          <w:b/>
          <w:sz w:val="20"/>
        </w:rPr>
        <w:tab/>
      </w:r>
      <w:r w:rsidRPr="003D0850">
        <w:rPr>
          <w:rFonts w:ascii="Arial" w:hAnsi="Arial" w:cs="Arial"/>
          <w:b/>
          <w:sz w:val="20"/>
        </w:rPr>
        <w:tab/>
      </w:r>
      <w:r w:rsidRPr="00776382">
        <w:rPr>
          <w:rFonts w:ascii="Arial" w:hAnsi="Arial" w:cs="Arial"/>
          <w:b/>
          <w:sz w:val="20"/>
        </w:rPr>
        <w:tab/>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sidRPr="00776382">
        <w:rPr>
          <w:rFonts w:ascii="Arial" w:hAnsi="Arial" w:cs="Arial"/>
          <w:b/>
          <w:sz w:val="20"/>
        </w:rPr>
        <w:tab/>
      </w:r>
      <w:r>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X509Certificate</w:t>
      </w:r>
    </w:p>
    <w:p w:rsidR="003E140D" w:rsidRPr="003D0850" w:rsidRDefault="003E140D" w:rsidP="003E140D">
      <w:pPr>
        <w:ind w:left="720" w:firstLine="720"/>
        <w:rPr>
          <w:rFonts w:ascii="Arial" w:hAnsi="Arial" w:cs="Arial"/>
          <w:sz w:val="20"/>
        </w:rPr>
      </w:pPr>
      <w:r w:rsidRPr="003D0850">
        <w:rPr>
          <w:rFonts w:ascii="Arial" w:hAnsi="Arial" w:cs="Arial"/>
          <w:sz w:val="20"/>
        </w:rPr>
        <w:t>gov.nih.nci.cagrid.</w:t>
      </w:r>
      <w:r w:rsidR="00776382">
        <w:rPr>
          <w:rFonts w:ascii="Arial" w:hAnsi="Arial" w:cs="Arial"/>
          <w:sz w:val="20"/>
        </w:rPr>
        <w:t>gts.bean.TrustedAuthorityFilter</w:t>
      </w:r>
    </w:p>
    <w:p w:rsidR="00776382" w:rsidRPr="00776382" w:rsidRDefault="00776382" w:rsidP="00776382">
      <w:pPr>
        <w:rPr>
          <w:rFonts w:ascii="Arial" w:hAnsi="Arial" w:cs="Arial"/>
          <w:b/>
          <w:sz w:val="20"/>
        </w:rPr>
      </w:pPr>
      <w:r w:rsidRPr="003D0850">
        <w:rPr>
          <w:rFonts w:ascii="Arial" w:hAnsi="Arial" w:cs="Arial"/>
          <w:b/>
          <w:sz w:val="20"/>
        </w:rPr>
        <w:tab/>
      </w:r>
      <w:r w:rsidRPr="00776382">
        <w:rPr>
          <w:rFonts w:ascii="Arial" w:hAnsi="Arial" w:cs="Arial"/>
          <w:b/>
          <w:sz w:val="20"/>
        </w:rPr>
        <w:tab/>
      </w:r>
      <w:r>
        <w:rPr>
          <w:rFonts w:ascii="Arial" w:hAnsi="Arial" w:cs="Arial"/>
          <w:b/>
          <w:sz w:val="20"/>
        </w:rPr>
        <w:tab/>
      </w:r>
      <w:r w:rsidRPr="00776382">
        <w:rPr>
          <w:rFonts w:ascii="Arial" w:hAnsi="Arial" w:cs="Arial"/>
          <w:b/>
          <w:sz w:val="20"/>
        </w:rPr>
        <w:t>Namespace:</w:t>
      </w:r>
      <w:r>
        <w:rPr>
          <w:rFonts w:ascii="Arial" w:hAnsi="Arial" w:cs="Arial"/>
          <w:b/>
          <w:sz w:val="20"/>
        </w:rPr>
        <w:t xml:space="preserve"> </w:t>
      </w:r>
      <w:r w:rsidRPr="00776382">
        <w:rPr>
          <w:rFonts w:ascii="Arial" w:hAnsi="Arial" w:cs="Arial"/>
          <w:sz w:val="20"/>
        </w:rPr>
        <w:t>http://cagrid.nci.nih.gov/8/gts</w:t>
      </w:r>
    </w:p>
    <w:p w:rsidR="00776382" w:rsidRPr="00776382" w:rsidRDefault="00776382" w:rsidP="00776382">
      <w:pPr>
        <w:rPr>
          <w:rFonts w:ascii="Arial" w:hAnsi="Arial" w:cs="Arial"/>
          <w:b/>
          <w:sz w:val="20"/>
        </w:rPr>
      </w:pPr>
      <w:r>
        <w:rPr>
          <w:rFonts w:ascii="Arial" w:hAnsi="Arial" w:cs="Arial"/>
          <w:b/>
          <w:sz w:val="20"/>
        </w:rPr>
        <w:tab/>
      </w:r>
      <w:r w:rsidRPr="00776382">
        <w:rPr>
          <w:rFonts w:ascii="Arial" w:hAnsi="Arial" w:cs="Arial"/>
          <w:b/>
          <w:sz w:val="20"/>
        </w:rPr>
        <w:tab/>
      </w:r>
      <w:r w:rsidRPr="00776382">
        <w:rPr>
          <w:rFonts w:ascii="Arial" w:hAnsi="Arial" w:cs="Arial"/>
          <w:b/>
          <w:sz w:val="20"/>
        </w:rPr>
        <w:tab/>
        <w:t>Schema type:</w:t>
      </w:r>
      <w:r>
        <w:rPr>
          <w:rFonts w:ascii="Arial" w:hAnsi="Arial" w:cs="Arial"/>
          <w:b/>
          <w:sz w:val="20"/>
        </w:rPr>
        <w:t xml:space="preserve"> </w:t>
      </w:r>
      <w:r w:rsidRPr="003D0850">
        <w:rPr>
          <w:rFonts w:ascii="Arial" w:hAnsi="Arial" w:cs="Arial"/>
          <w:sz w:val="20"/>
        </w:rPr>
        <w:t>TrustedAuthorityFilter</w:t>
      </w:r>
    </w:p>
    <w:p w:rsidR="003E140D" w:rsidRPr="003D0850" w:rsidRDefault="003E140D" w:rsidP="003E140D">
      <w:pPr>
        <w:rPr>
          <w:rFonts w:ascii="Arial" w:hAnsi="Arial" w:cs="Arial"/>
          <w:sz w:val="20"/>
        </w:rPr>
      </w:pPr>
      <w:r w:rsidRPr="003D0850">
        <w:rPr>
          <w:rFonts w:ascii="Arial" w:hAnsi="Arial" w:cs="Arial"/>
          <w:b/>
          <w:sz w:val="20"/>
        </w:rPr>
        <w:tab/>
        <w:t xml:space="preserve">Output: </w:t>
      </w:r>
      <w:r w:rsidRPr="003D0850">
        <w:rPr>
          <w:rFonts w:ascii="Arial" w:hAnsi="Arial" w:cs="Arial"/>
          <w:sz w:val="20"/>
        </w:rPr>
        <w:t>boolean</w:t>
      </w:r>
    </w:p>
    <w:p w:rsidR="003E140D" w:rsidRPr="003D0850" w:rsidRDefault="003E140D" w:rsidP="003E140D">
      <w:pPr>
        <w:ind w:firstLine="720"/>
        <w:rPr>
          <w:rFonts w:ascii="Arial" w:hAnsi="Arial" w:cs="Arial"/>
          <w:sz w:val="20"/>
        </w:rPr>
      </w:pPr>
      <w:r w:rsidRPr="003D0850">
        <w:rPr>
          <w:rFonts w:ascii="Arial" w:hAnsi="Arial" w:cs="Arial"/>
          <w:b/>
          <w:sz w:val="20"/>
        </w:rPr>
        <w:t>Actors:</w:t>
      </w:r>
      <w:r w:rsidRPr="003D0850">
        <w:rPr>
          <w:rFonts w:ascii="Arial" w:hAnsi="Arial" w:cs="Arial"/>
          <w:b/>
          <w:sz w:val="20"/>
        </w:rPr>
        <w:tab/>
      </w:r>
      <w:r w:rsidRPr="003D0850">
        <w:rPr>
          <w:rFonts w:ascii="Arial" w:hAnsi="Arial" w:cs="Arial"/>
          <w:sz w:val="20"/>
        </w:rPr>
        <w:t>User</w:t>
      </w:r>
    </w:p>
    <w:p w:rsidR="003E140D" w:rsidRPr="003D0850" w:rsidRDefault="003E140D" w:rsidP="003E140D">
      <w:pPr>
        <w:rPr>
          <w:rFonts w:ascii="Arial" w:hAnsi="Arial" w:cs="Arial"/>
          <w:sz w:val="20"/>
        </w:rPr>
      </w:pPr>
      <w:r w:rsidRPr="003D0850">
        <w:rPr>
          <w:rFonts w:ascii="Arial" w:hAnsi="Arial" w:cs="Arial"/>
          <w:b/>
          <w:sz w:val="20"/>
        </w:rPr>
        <w:tab/>
        <w:t>Exceptions</w:t>
      </w:r>
      <w:r w:rsidRPr="003D0850">
        <w:rPr>
          <w:rFonts w:ascii="Arial" w:hAnsi="Arial" w:cs="Arial"/>
          <w:sz w:val="20"/>
        </w:rPr>
        <w:t xml:space="preserve">: </w:t>
      </w:r>
      <w:r w:rsidRPr="003D0850">
        <w:rPr>
          <w:rFonts w:ascii="Arial" w:hAnsi="Arial" w:cs="Arial"/>
          <w:sz w:val="20"/>
        </w:rPr>
        <w:tab/>
        <w:t>GTSInternalFault,</w:t>
      </w:r>
    </w:p>
    <w:p w:rsidR="003E140D" w:rsidRDefault="003E140D" w:rsidP="003E140D">
      <w:pPr>
        <w:ind w:left="1440" w:firstLine="720"/>
        <w:rPr>
          <w:rFonts w:ascii="Arial" w:hAnsi="Arial" w:cs="Arial"/>
          <w:sz w:val="20"/>
        </w:rPr>
      </w:pPr>
      <w:r w:rsidRPr="003D0850">
        <w:rPr>
          <w:rFonts w:ascii="Arial" w:hAnsi="Arial" w:cs="Arial"/>
          <w:sz w:val="20"/>
        </w:rPr>
        <w:t>CertificateValidationFault</w:t>
      </w:r>
    </w:p>
    <w:p w:rsidR="00121AD0" w:rsidRDefault="00285362" w:rsidP="00285362">
      <w:pPr>
        <w:rPr>
          <w:rFonts w:ascii="Arial" w:hAnsi="Arial" w:cs="Arial"/>
          <w:b/>
          <w:sz w:val="20"/>
        </w:rPr>
      </w:pPr>
      <w:r w:rsidRPr="00285362">
        <w:rPr>
          <w:rFonts w:ascii="Arial" w:hAnsi="Arial" w:cs="Arial"/>
          <w:b/>
          <w:sz w:val="20"/>
        </w:rPr>
        <w:tab/>
        <w:t>Pre-condition:</w:t>
      </w:r>
      <w:r>
        <w:rPr>
          <w:rFonts w:ascii="Arial" w:hAnsi="Arial" w:cs="Arial"/>
          <w:b/>
          <w:sz w:val="20"/>
        </w:rPr>
        <w:t xml:space="preserve"> </w:t>
      </w:r>
    </w:p>
    <w:p w:rsidR="00285362" w:rsidRPr="00121AD0" w:rsidRDefault="00285362" w:rsidP="008E72E8">
      <w:pPr>
        <w:pStyle w:val="ListParagraph"/>
        <w:numPr>
          <w:ilvl w:val="0"/>
          <w:numId w:val="56"/>
        </w:numPr>
        <w:rPr>
          <w:rFonts w:ascii="Arial" w:hAnsi="Arial" w:cs="Arial"/>
          <w:b/>
          <w:sz w:val="20"/>
        </w:rPr>
      </w:pPr>
      <w:r w:rsidRPr="00121AD0">
        <w:rPr>
          <w:rFonts w:ascii="Arial" w:hAnsi="Arial" w:cs="Arial"/>
          <w:sz w:val="20"/>
        </w:rPr>
        <w:t>None</w:t>
      </w:r>
    </w:p>
    <w:p w:rsidR="00121AD0" w:rsidRDefault="00285362" w:rsidP="00285362">
      <w:pPr>
        <w:rPr>
          <w:rFonts w:ascii="Arial" w:hAnsi="Arial" w:cs="Arial"/>
          <w:b/>
          <w:sz w:val="20"/>
        </w:rPr>
      </w:pPr>
      <w:r w:rsidRPr="00285362">
        <w:rPr>
          <w:rFonts w:ascii="Arial" w:hAnsi="Arial" w:cs="Arial"/>
          <w:b/>
          <w:sz w:val="20"/>
        </w:rPr>
        <w:tab/>
        <w:t>Post-condition:</w:t>
      </w:r>
      <w:r>
        <w:rPr>
          <w:rFonts w:ascii="Arial" w:hAnsi="Arial" w:cs="Arial"/>
          <w:b/>
          <w:sz w:val="20"/>
        </w:rPr>
        <w:t xml:space="preserve"> </w:t>
      </w:r>
    </w:p>
    <w:p w:rsidR="00285362" w:rsidRDefault="00285362" w:rsidP="008E72E8">
      <w:pPr>
        <w:pStyle w:val="ListParagraph"/>
        <w:numPr>
          <w:ilvl w:val="0"/>
          <w:numId w:val="56"/>
        </w:numPr>
        <w:rPr>
          <w:rFonts w:ascii="Arial" w:hAnsi="Arial" w:cs="Arial"/>
          <w:sz w:val="20"/>
        </w:rPr>
      </w:pPr>
      <w:r w:rsidRPr="00121AD0">
        <w:rPr>
          <w:rFonts w:ascii="Arial" w:hAnsi="Arial" w:cs="Arial"/>
          <w:sz w:val="20"/>
        </w:rPr>
        <w:t>Return true if given certificate is valid with given trusted authority.</w:t>
      </w:r>
    </w:p>
    <w:p w:rsidR="007E1210" w:rsidRDefault="007E1210" w:rsidP="007E1210">
      <w:pPr>
        <w:pStyle w:val="ListParagraph"/>
        <w:numPr>
          <w:ilvl w:val="0"/>
          <w:numId w:val="5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GTS</w:t>
      </w:r>
      <w:r w:rsidRPr="008E117A">
        <w:rPr>
          <w:rFonts w:ascii="Arial" w:hAnsi="Arial" w:cs="Arial"/>
          <w:sz w:val="20"/>
          <w:szCs w:val="20"/>
        </w:rPr>
        <w:t xml:space="preserve"> fault codes</w:t>
      </w:r>
      <w:r w:rsidRPr="009A23A8">
        <w:rPr>
          <w:rFonts w:ascii="Arial" w:hAnsi="Arial" w:cs="Arial"/>
          <w:sz w:val="20"/>
        </w:rPr>
        <w:t>.</w:t>
      </w:r>
    </w:p>
    <w:p w:rsidR="007E1210" w:rsidRDefault="007E1210"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Default="00F24E1C" w:rsidP="007E1210">
      <w:pPr>
        <w:pStyle w:val="ListParagraph"/>
        <w:ind w:left="1440"/>
        <w:rPr>
          <w:rFonts w:ascii="Arial" w:hAnsi="Arial" w:cs="Arial"/>
          <w:sz w:val="20"/>
        </w:rPr>
      </w:pPr>
    </w:p>
    <w:p w:rsidR="00F24E1C" w:rsidRPr="00121AD0" w:rsidRDefault="00F24E1C" w:rsidP="007E1210">
      <w:pPr>
        <w:pStyle w:val="ListParagraph"/>
        <w:ind w:left="1440"/>
        <w:rPr>
          <w:rFonts w:ascii="Arial" w:hAnsi="Arial" w:cs="Arial"/>
          <w:sz w:val="20"/>
        </w:rPr>
      </w:pPr>
    </w:p>
    <w:p w:rsidR="003E140D" w:rsidRDefault="003E140D" w:rsidP="003E140D">
      <w:pPr>
        <w:pStyle w:val="Heading3"/>
      </w:pPr>
      <w:bookmarkStart w:id="170" w:name="_Toc248115687"/>
      <w:r>
        <w:lastRenderedPageBreak/>
        <w:t>Data Model</w:t>
      </w:r>
      <w:bookmarkEnd w:id="170"/>
    </w:p>
    <w:p w:rsidR="00D63A12" w:rsidRPr="00D63A12" w:rsidRDefault="00D63A12" w:rsidP="00D63A12">
      <w:pPr>
        <w:rPr>
          <w:rFonts w:ascii="Arial" w:hAnsi="Arial" w:cs="Arial"/>
          <w:sz w:val="20"/>
        </w:rPr>
      </w:pPr>
      <w:r w:rsidRPr="00D63A12">
        <w:rPr>
          <w:rFonts w:ascii="Arial" w:hAnsi="Arial" w:cs="Arial"/>
          <w:sz w:val="20"/>
        </w:rPr>
        <w:t>Following is the data model diagram for GTS. Each of these entities is described below.</w:t>
      </w:r>
    </w:p>
    <w:p w:rsidR="00D63A12" w:rsidRDefault="00D63A12" w:rsidP="00D63A12"/>
    <w:p w:rsidR="00D63A12" w:rsidRDefault="00D63A12" w:rsidP="00D63A12">
      <w:r>
        <w:rPr>
          <w:noProof/>
        </w:rPr>
        <w:drawing>
          <wp:anchor distT="0" distB="0" distL="114300" distR="114300" simplePos="0" relativeHeight="251702784" behindDoc="0" locked="0" layoutInCell="1" allowOverlap="1">
            <wp:simplePos x="0" y="0"/>
            <wp:positionH relativeFrom="column">
              <wp:posOffset>320040</wp:posOffset>
            </wp:positionH>
            <wp:positionV relativeFrom="paragraph">
              <wp:posOffset>9525</wp:posOffset>
            </wp:positionV>
            <wp:extent cx="5229225" cy="4953000"/>
            <wp:effectExtent l="0" t="0" r="0" b="0"/>
            <wp:wrapNone/>
            <wp:docPr id="942"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40" cstate="print"/>
                    <a:srcRect/>
                    <a:stretch>
                      <a:fillRect/>
                    </a:stretch>
                  </pic:blipFill>
                  <pic:spPr bwMode="auto">
                    <a:xfrm>
                      <a:off x="0" y="0"/>
                      <a:ext cx="5229225" cy="4953000"/>
                    </a:xfrm>
                    <a:prstGeom prst="rect">
                      <a:avLst/>
                    </a:prstGeom>
                    <a:noFill/>
                    <a:ln w="9525">
                      <a:noFill/>
                      <a:miter lim="800000"/>
                      <a:headEnd/>
                      <a:tailEnd/>
                    </a:ln>
                  </pic:spPr>
                </pic:pic>
              </a:graphicData>
            </a:graphic>
          </wp:anchor>
        </w:drawing>
      </w:r>
    </w:p>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Default="00D63A12" w:rsidP="00D63A12"/>
    <w:p w:rsidR="00D63A12" w:rsidRPr="0068058C" w:rsidRDefault="00D63A12" w:rsidP="00D63A12">
      <w:pPr>
        <w:pStyle w:val="Caption"/>
        <w:jc w:val="center"/>
        <w:rPr>
          <w:i/>
          <w:color w:val="000000"/>
        </w:rPr>
      </w:pPr>
      <w:bookmarkStart w:id="171" w:name="_Toc247950451"/>
      <w:r w:rsidRPr="0068058C">
        <w:rPr>
          <w:i/>
          <w:color w:val="000000"/>
        </w:rPr>
        <w:t xml:space="preserve">Figure </w:t>
      </w:r>
      <w:r w:rsidR="00754D31" w:rsidRPr="0068058C">
        <w:rPr>
          <w:i/>
          <w:color w:val="000000"/>
        </w:rPr>
        <w:fldChar w:fldCharType="begin"/>
      </w:r>
      <w:r w:rsidRPr="0068058C">
        <w:rPr>
          <w:i/>
          <w:color w:val="000000"/>
        </w:rPr>
        <w:instrText xml:space="preserve"> SEQ Figure \* ARABIC </w:instrText>
      </w:r>
      <w:r w:rsidR="00754D31" w:rsidRPr="0068058C">
        <w:rPr>
          <w:i/>
          <w:color w:val="000000"/>
        </w:rPr>
        <w:fldChar w:fldCharType="separate"/>
      </w:r>
      <w:r w:rsidR="000934A8">
        <w:rPr>
          <w:i/>
          <w:noProof/>
          <w:color w:val="000000"/>
        </w:rPr>
        <w:t>54</w:t>
      </w:r>
      <w:r w:rsidR="00754D31" w:rsidRPr="0068058C">
        <w:rPr>
          <w:i/>
          <w:color w:val="000000"/>
        </w:rPr>
        <w:fldChar w:fldCharType="end"/>
      </w:r>
      <w:r w:rsidRPr="0068058C">
        <w:rPr>
          <w:i/>
          <w:color w:val="000000"/>
        </w:rPr>
        <w:t xml:space="preserve"> GTS data model</w:t>
      </w:r>
      <w:bookmarkEnd w:id="171"/>
    </w:p>
    <w:p w:rsidR="00D63A12" w:rsidRPr="00D63A12" w:rsidRDefault="00D63A12" w:rsidP="00D63A12"/>
    <w:p w:rsidR="003E140D" w:rsidRDefault="003E140D" w:rsidP="003E140D">
      <w:pPr>
        <w:rPr>
          <w:rFonts w:ascii="Arial" w:hAnsi="Arial" w:cs="Arial"/>
          <w:color w:val="000000"/>
          <w:sz w:val="20"/>
        </w:rPr>
      </w:pPr>
      <w:r w:rsidRPr="00861C37">
        <w:rPr>
          <w:rFonts w:ascii="Arial" w:hAnsi="Arial" w:cs="Arial"/>
          <w:b/>
          <w:sz w:val="20"/>
        </w:rPr>
        <w:t>TRUSTED_AUTHORITIES</w:t>
      </w:r>
      <w:r>
        <w:rPr>
          <w:rFonts w:ascii="Arial" w:hAnsi="Arial" w:cs="Arial"/>
          <w:sz w:val="20"/>
        </w:rPr>
        <w:t xml:space="preserve"> table stores information related all trusted certificate authorities in a GTS instance. </w:t>
      </w:r>
      <w:r>
        <w:rPr>
          <w:rFonts w:ascii="Arial" w:hAnsi="Arial" w:cs="Arial"/>
          <w:color w:val="000000"/>
          <w:sz w:val="20"/>
        </w:rPr>
        <w:t>Adding</w:t>
      </w:r>
      <w:r w:rsidRPr="00FA5646">
        <w:rPr>
          <w:rFonts w:ascii="Arial" w:hAnsi="Arial" w:cs="Arial"/>
          <w:color w:val="000000"/>
          <w:sz w:val="20"/>
        </w:rPr>
        <w:t xml:space="preserve"> of a certificate authority requires the specification of the CA's root certificate, a set of trust levels, a status, and an optional CRL. The CA's root certificate is required for validating certificates. The set of trust levels specifies the level of trust associated with the CA. The status specifies the current state of the certificate authority; the status can be set to "trusted" or "suspended". Setting the status of a certificate authority allows it to be temporarily added and removed from the trust fabric. For each trusted certificate authority, the GTS maintains a Certificate Revocation List (CRL). The CRL contains a list of certificates that have been revoked by the CA.</w:t>
      </w:r>
      <w:r>
        <w:rPr>
          <w:rFonts w:ascii="Arial" w:hAnsi="Arial" w:cs="Arial"/>
          <w:color w:val="000000"/>
          <w:sz w:val="20"/>
        </w:rPr>
        <w:t xml:space="preserve"> Name of the trusted authority is the primary key.</w:t>
      </w:r>
    </w:p>
    <w:p w:rsidR="003E140D" w:rsidRPr="00304A5A" w:rsidRDefault="003E140D" w:rsidP="003E140D">
      <w:pPr>
        <w:spacing w:before="240" w:after="240" w:line="240" w:lineRule="atLeast"/>
        <w:rPr>
          <w:rFonts w:ascii="Arial" w:hAnsi="Arial" w:cs="Arial"/>
          <w:color w:val="000000"/>
          <w:sz w:val="20"/>
        </w:rPr>
      </w:pPr>
      <w:r w:rsidRPr="00304A5A">
        <w:rPr>
          <w:rFonts w:ascii="Arial" w:hAnsi="Arial" w:cs="Arial"/>
          <w:color w:val="000000"/>
          <w:sz w:val="20"/>
        </w:rPr>
        <w:t>For each certificate authority the GTS maintains the following information:</w:t>
      </w:r>
    </w:p>
    <w:p w:rsidR="003E140D" w:rsidRPr="00304A5A" w:rsidRDefault="003E140D" w:rsidP="003E140D">
      <w:pPr>
        <w:numPr>
          <w:ilvl w:val="0"/>
          <w:numId w:val="17"/>
        </w:numPr>
        <w:spacing w:line="240" w:lineRule="atLeast"/>
        <w:rPr>
          <w:rFonts w:ascii="Arial" w:hAnsi="Arial" w:cs="Arial"/>
          <w:color w:val="000000"/>
          <w:sz w:val="20"/>
        </w:rPr>
      </w:pPr>
      <w:r w:rsidRPr="00304A5A">
        <w:rPr>
          <w:rFonts w:ascii="Arial" w:hAnsi="Arial" w:cs="Arial"/>
          <w:b/>
          <w:bCs/>
          <w:i/>
          <w:iCs/>
          <w:color w:val="000000"/>
          <w:spacing w:val="15"/>
          <w:sz w:val="20"/>
        </w:rPr>
        <w:t>Certificate -</w:t>
      </w:r>
      <w:r w:rsidRPr="00304A5A">
        <w:rPr>
          <w:rFonts w:ascii="Arial" w:hAnsi="Arial" w:cs="Arial"/>
          <w:color w:val="000000"/>
          <w:sz w:val="20"/>
        </w:rPr>
        <w:t xml:space="preserve"> The Certificate Authority's certificate which correspond to the private key that the certificate authority uses for signing certificates.  The certificate is needed for validating the signatures of the certificate authority.</w:t>
      </w:r>
    </w:p>
    <w:p w:rsidR="003E140D" w:rsidRPr="00304A5A" w:rsidRDefault="003E140D" w:rsidP="003E140D">
      <w:pPr>
        <w:numPr>
          <w:ilvl w:val="0"/>
          <w:numId w:val="17"/>
        </w:numPr>
        <w:spacing w:line="240" w:lineRule="atLeast"/>
        <w:rPr>
          <w:rFonts w:ascii="Arial" w:hAnsi="Arial" w:cs="Arial"/>
          <w:color w:val="000000"/>
          <w:sz w:val="20"/>
        </w:rPr>
      </w:pPr>
      <w:r w:rsidRPr="00304A5A">
        <w:rPr>
          <w:rFonts w:ascii="Arial" w:hAnsi="Arial" w:cs="Arial"/>
          <w:b/>
          <w:bCs/>
          <w:i/>
          <w:iCs/>
          <w:color w:val="000000"/>
          <w:spacing w:val="15"/>
          <w:sz w:val="20"/>
        </w:rPr>
        <w:lastRenderedPageBreak/>
        <w:t>Certificate Revocation List (CRL) -</w:t>
      </w:r>
      <w:r w:rsidRPr="00304A5A">
        <w:rPr>
          <w:rFonts w:ascii="Arial" w:hAnsi="Arial" w:cs="Arial"/>
          <w:color w:val="000000"/>
          <w:sz w:val="20"/>
        </w:rPr>
        <w:t xml:space="preserve"> A list of certificates issued by the certificate authority that have been revoked.  Traditionally distributing CRLS has been a challenging problem, especially in Web/Grid service environments.   The GTS solves this problem by maintaining and distributing CRLS for certificate authorities.</w:t>
      </w:r>
    </w:p>
    <w:p w:rsidR="003E140D" w:rsidRPr="00304A5A" w:rsidRDefault="003E140D" w:rsidP="003E140D">
      <w:pPr>
        <w:numPr>
          <w:ilvl w:val="0"/>
          <w:numId w:val="17"/>
        </w:numPr>
        <w:spacing w:line="240" w:lineRule="atLeast"/>
        <w:rPr>
          <w:rFonts w:ascii="Arial" w:hAnsi="Arial" w:cs="Arial"/>
          <w:color w:val="000000"/>
          <w:sz w:val="20"/>
        </w:rPr>
      </w:pPr>
      <w:r w:rsidRPr="00304A5A">
        <w:rPr>
          <w:rFonts w:ascii="Arial" w:hAnsi="Arial" w:cs="Arial"/>
          <w:b/>
          <w:bCs/>
          <w:i/>
          <w:iCs/>
          <w:color w:val="000000"/>
          <w:spacing w:val="15"/>
          <w:sz w:val="20"/>
        </w:rPr>
        <w:t>Levels of Assurance -</w:t>
      </w:r>
      <w:r w:rsidRPr="00304A5A">
        <w:rPr>
          <w:rFonts w:ascii="Arial" w:hAnsi="Arial" w:cs="Arial"/>
          <w:color w:val="000000"/>
          <w:sz w:val="20"/>
        </w:rPr>
        <w:t xml:space="preserve"> Each certificate authority can be assigned many Level(s) of Assurance.   A </w:t>
      </w:r>
      <w:r w:rsidRPr="00304A5A">
        <w:rPr>
          <w:rFonts w:ascii="Arial" w:hAnsi="Arial" w:cs="Arial"/>
          <w:bCs/>
          <w:color w:val="000000"/>
          <w:sz w:val="20"/>
        </w:rPr>
        <w:t>Level of Assurance</w:t>
      </w:r>
      <w:r w:rsidRPr="00304A5A">
        <w:rPr>
          <w:rFonts w:ascii="Arial" w:hAnsi="Arial" w:cs="Arial"/>
          <w:color w:val="000000"/>
          <w:sz w:val="20"/>
        </w:rPr>
        <w:t xml:space="preserve"> specifies a level of confidence in a given certificate authority.  For example the </w:t>
      </w:r>
      <w:hyperlink r:id="rId141" w:history="1">
        <w:r w:rsidRPr="00304A5A">
          <w:rPr>
            <w:rFonts w:ascii="Arial" w:hAnsi="Arial" w:cs="Arial"/>
            <w:b/>
            <w:bCs/>
            <w:color w:val="2E3257"/>
            <w:sz w:val="20"/>
          </w:rPr>
          <w:t>federal e-authentication guidelines</w:t>
        </w:r>
        <w:r w:rsidR="008A54FA">
          <w:rPr>
            <w:rFonts w:ascii="Arial" w:hAnsi="Arial" w:cs="Arial"/>
            <w:b/>
            <w:bCs/>
            <w:noProof/>
            <w:color w:val="2E3257"/>
            <w:sz w:val="20"/>
            <w:vertAlign w:val="superscript"/>
          </w:rPr>
          <w:drawing>
            <wp:inline distT="0" distB="0" distL="0" distR="0">
              <wp:extent cx="66675" cy="66675"/>
              <wp:effectExtent l="19050" t="0" r="9525" b="0"/>
              <wp:docPr id="16" name="Picture 16" descr="linkex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xt7"/>
                      <pic:cNvPicPr>
                        <a:picLocks noChangeAspect="1" noChangeArrowheads="1"/>
                      </pic:cNvPicPr>
                    </pic:nvPicPr>
                    <pic:blipFill>
                      <a:blip r:embed="rId51" cstate="print"/>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304A5A">
        <w:rPr>
          <w:rFonts w:ascii="Arial" w:hAnsi="Arial" w:cs="Arial"/>
          <w:color w:val="000000"/>
          <w:sz w:val="20"/>
        </w:rPr>
        <w:t xml:space="preserve"> specify four levels of assurance, if adopting these guidelines, certificate authorities can be associated with the levels of assurance that they comply to.  When provisioning certificate authorities, the GTS will only provision certificate authorities that meet the level of assurance requirements for a given client or service.</w:t>
      </w:r>
    </w:p>
    <w:p w:rsidR="003E140D" w:rsidRPr="00304A5A" w:rsidRDefault="003E140D" w:rsidP="003E140D">
      <w:pPr>
        <w:numPr>
          <w:ilvl w:val="0"/>
          <w:numId w:val="17"/>
        </w:numPr>
        <w:spacing w:line="240" w:lineRule="atLeast"/>
        <w:rPr>
          <w:rFonts w:ascii="Arial" w:hAnsi="Arial" w:cs="Arial"/>
          <w:color w:val="000000"/>
          <w:sz w:val="20"/>
        </w:rPr>
      </w:pPr>
      <w:r w:rsidRPr="00304A5A">
        <w:rPr>
          <w:rFonts w:ascii="Arial" w:hAnsi="Arial" w:cs="Arial"/>
          <w:b/>
          <w:bCs/>
          <w:i/>
          <w:iCs/>
          <w:color w:val="000000"/>
          <w:spacing w:val="15"/>
          <w:sz w:val="20"/>
        </w:rPr>
        <w:t>Status -</w:t>
      </w:r>
      <w:r w:rsidRPr="00304A5A">
        <w:rPr>
          <w:rFonts w:ascii="Arial" w:hAnsi="Arial" w:cs="Arial"/>
          <w:color w:val="000000"/>
          <w:sz w:val="20"/>
        </w:rPr>
        <w:t xml:space="preserve"> Specifies the current status of the certificate authority.  A certificate authority can either have a status of </w:t>
      </w:r>
      <w:r w:rsidRPr="00304A5A">
        <w:rPr>
          <w:rFonts w:ascii="Arial" w:hAnsi="Arial" w:cs="Arial"/>
          <w:b/>
          <w:bCs/>
          <w:i/>
          <w:iCs/>
          <w:color w:val="000000"/>
          <w:spacing w:val="15"/>
          <w:sz w:val="20"/>
        </w:rPr>
        <w:t>Trusted</w:t>
      </w:r>
      <w:r w:rsidRPr="00304A5A">
        <w:rPr>
          <w:rFonts w:ascii="Arial" w:hAnsi="Arial" w:cs="Arial"/>
          <w:color w:val="000000"/>
          <w:sz w:val="20"/>
        </w:rPr>
        <w:t xml:space="preserve"> or </w:t>
      </w:r>
      <w:r w:rsidRPr="00304A5A">
        <w:rPr>
          <w:rFonts w:ascii="Arial" w:hAnsi="Arial" w:cs="Arial"/>
          <w:b/>
          <w:bCs/>
          <w:i/>
          <w:iCs/>
          <w:color w:val="000000"/>
          <w:spacing w:val="15"/>
          <w:sz w:val="20"/>
        </w:rPr>
        <w:t>Suspended</w:t>
      </w:r>
      <w:r w:rsidRPr="00304A5A">
        <w:rPr>
          <w:rFonts w:ascii="Arial" w:hAnsi="Arial" w:cs="Arial"/>
          <w:color w:val="000000"/>
          <w:sz w:val="20"/>
        </w:rPr>
        <w:t>.  The status allows GTS administrators to temporarily suspend a certificate authority without having to remove it.   This is useful in being able to isolate certificate authorities while investigating security breaches.</w:t>
      </w:r>
    </w:p>
    <w:p w:rsidR="003E140D" w:rsidRPr="00304A5A" w:rsidRDefault="003E140D" w:rsidP="003E140D">
      <w:pPr>
        <w:numPr>
          <w:ilvl w:val="0"/>
          <w:numId w:val="17"/>
        </w:numPr>
        <w:rPr>
          <w:rFonts w:ascii="Arial" w:hAnsi="Arial" w:cs="Arial"/>
          <w:sz w:val="20"/>
        </w:rPr>
      </w:pPr>
      <w:r w:rsidRPr="00304A5A">
        <w:rPr>
          <w:rFonts w:ascii="Arial" w:hAnsi="Arial" w:cs="Arial"/>
          <w:b/>
          <w:bCs/>
          <w:i/>
          <w:iCs/>
          <w:color w:val="000000"/>
          <w:spacing w:val="15"/>
          <w:sz w:val="20"/>
        </w:rPr>
        <w:t>Federation Metadata -</w:t>
      </w:r>
      <w:r w:rsidRPr="00304A5A">
        <w:rPr>
          <w:rFonts w:ascii="Arial" w:hAnsi="Arial" w:cs="Arial"/>
          <w:color w:val="000000"/>
          <w:sz w:val="20"/>
        </w:rPr>
        <w:t xml:space="preserve"> For redundancy, scalability, and extensibility reasons GTS(s) can be grouped together to form a </w:t>
      </w:r>
      <w:r w:rsidRPr="00304A5A">
        <w:rPr>
          <w:rFonts w:ascii="Arial" w:hAnsi="Arial" w:cs="Arial"/>
          <w:bCs/>
          <w:color w:val="000000"/>
          <w:sz w:val="20"/>
        </w:rPr>
        <w:t>federated trust fabric</w:t>
      </w:r>
      <w:r w:rsidRPr="00304A5A">
        <w:rPr>
          <w:rFonts w:ascii="Arial" w:hAnsi="Arial" w:cs="Arial"/>
          <w:color w:val="000000"/>
          <w:sz w:val="20"/>
        </w:rPr>
        <w:t>.   The GTS maintains federation metadata for each certificate authority.  This information includes which GTS is the authority for the certificate authority and which GTS was the source of the certificate authority.</w:t>
      </w:r>
    </w:p>
    <w:p w:rsidR="003E140D" w:rsidRDefault="003E140D" w:rsidP="003E140D">
      <w:pPr>
        <w:spacing w:before="240" w:after="240" w:line="240" w:lineRule="atLeast"/>
        <w:rPr>
          <w:rFonts w:ascii="Arial" w:hAnsi="Arial" w:cs="Arial"/>
          <w:color w:val="000000"/>
          <w:sz w:val="20"/>
        </w:rPr>
      </w:pPr>
      <w:r w:rsidRPr="00C57DE8">
        <w:rPr>
          <w:rFonts w:ascii="Arial" w:hAnsi="Arial" w:cs="Arial"/>
          <w:b/>
          <w:sz w:val="20"/>
        </w:rPr>
        <w:t>TRUST_LEVELS</w:t>
      </w:r>
      <w:r>
        <w:rPr>
          <w:rFonts w:ascii="Arial" w:hAnsi="Arial" w:cs="Arial"/>
          <w:sz w:val="20"/>
        </w:rPr>
        <w:t xml:space="preserve"> </w:t>
      </w:r>
      <w:r w:rsidRPr="00F129D2">
        <w:rPr>
          <w:rFonts w:ascii="Arial" w:hAnsi="Arial" w:cs="Arial"/>
          <w:sz w:val="20"/>
        </w:rPr>
        <w:t>table stores information related to all trust levels defined in a GTS instance.</w:t>
      </w:r>
      <w:r w:rsidRPr="00F129D2">
        <w:rPr>
          <w:rFonts w:ascii="Arial" w:hAnsi="Arial" w:cs="Arial"/>
          <w:color w:val="000000"/>
          <w:sz w:val="20"/>
        </w:rPr>
        <w:t xml:space="preserve"> The trust level specifies the level of confidence with which a given certificate authority is trusted in the fabric in which it is deployed. In the </w:t>
      </w:r>
      <w:r w:rsidR="009926C4">
        <w:rPr>
          <w:rFonts w:ascii="Arial" w:hAnsi="Arial" w:cs="Arial"/>
          <w:color w:val="000000"/>
          <w:sz w:val="20"/>
        </w:rPr>
        <w:t>ca</w:t>
      </w:r>
      <w:r w:rsidRPr="00F129D2">
        <w:rPr>
          <w:rFonts w:ascii="Arial" w:hAnsi="Arial" w:cs="Arial"/>
          <w:color w:val="000000"/>
          <w:sz w:val="20"/>
        </w:rPr>
        <w:t xml:space="preserve">Grid, one can assume that certificate authorities will be trusted with different levels of confidence. There will be multiple types and instances of certificate authorities. Some authorities may be used to assert identities; other authorities may be used to assert digitally signed documents. Even certificate authorities asserting the same thing may have differing levels of trust associated with them, as they may employ different policies for issuing and validating identities. When certificate authorities are registered into the trust fabric they are assigned one or more trust levels. Clients can specify the level of trust that they require when discovering trusted CAs or when requesting validation. Trust levels in the GTS each consist of a unique name (value) and description. The unique name is used to implicitly bind a certificate authority to a trust level. The description is used as a human readable method of understanding what a specific trust level represents. </w:t>
      </w:r>
    </w:p>
    <w:p w:rsidR="003E140D" w:rsidRDefault="003E140D" w:rsidP="003E140D">
      <w:pPr>
        <w:rPr>
          <w:rFonts w:ascii="Arial" w:hAnsi="Arial" w:cs="Arial"/>
          <w:sz w:val="20"/>
        </w:rPr>
      </w:pPr>
      <w:r w:rsidRPr="008B7B39">
        <w:rPr>
          <w:rFonts w:ascii="Arial" w:hAnsi="Arial" w:cs="Arial"/>
          <w:b/>
          <w:sz w:val="20"/>
        </w:rPr>
        <w:t>TRUSTED_AUTHORITY_TRUST_LEVELS</w:t>
      </w:r>
      <w:r>
        <w:rPr>
          <w:rFonts w:ascii="Arial" w:hAnsi="Arial" w:cs="Arial"/>
          <w:b/>
          <w:sz w:val="20"/>
        </w:rPr>
        <w:t xml:space="preserve"> </w:t>
      </w:r>
      <w:r>
        <w:rPr>
          <w:rFonts w:ascii="Arial" w:hAnsi="Arial" w:cs="Arial"/>
          <w:sz w:val="20"/>
        </w:rPr>
        <w:t xml:space="preserve">table links a trusted authority with one or more trust levels. </w:t>
      </w:r>
    </w:p>
    <w:p w:rsidR="003E140D" w:rsidRPr="008B7B39" w:rsidRDefault="003E140D" w:rsidP="003E140D">
      <w:pPr>
        <w:rPr>
          <w:rFonts w:ascii="Arial" w:hAnsi="Arial" w:cs="Arial"/>
          <w:sz w:val="20"/>
        </w:rPr>
      </w:pPr>
    </w:p>
    <w:p w:rsidR="003E140D" w:rsidRPr="00C5152C" w:rsidRDefault="003E140D" w:rsidP="003E140D">
      <w:pPr>
        <w:rPr>
          <w:rFonts w:ascii="Arial" w:hAnsi="Arial" w:cs="Arial"/>
          <w:sz w:val="20"/>
        </w:rPr>
      </w:pPr>
      <w:r w:rsidRPr="008B7B39">
        <w:rPr>
          <w:rFonts w:ascii="Arial" w:hAnsi="Arial" w:cs="Arial"/>
          <w:b/>
          <w:sz w:val="20"/>
        </w:rPr>
        <w:t>PERMISSIONS</w:t>
      </w:r>
      <w:r>
        <w:rPr>
          <w:rFonts w:ascii="Arial" w:hAnsi="Arial" w:cs="Arial"/>
          <w:b/>
          <w:sz w:val="20"/>
        </w:rPr>
        <w:t xml:space="preserve"> </w:t>
      </w:r>
      <w:r>
        <w:rPr>
          <w:rFonts w:ascii="Arial" w:hAnsi="Arial" w:cs="Arial"/>
          <w:sz w:val="20"/>
        </w:rPr>
        <w:t xml:space="preserve">table stores information that supports administrative permission on a GTS instance. </w:t>
      </w:r>
      <w:r w:rsidRPr="00C5152C">
        <w:rPr>
          <w:rFonts w:ascii="Arial" w:hAnsi="Arial" w:cs="Arial"/>
          <w:color w:val="000000"/>
          <w:sz w:val="20"/>
        </w:rPr>
        <w:t>The GTS allows for the assignment of two types of permissions; GTS Administrators, and Trusted CA Administrators. GTS Administrators are "super users" and can perform any operation on a GTS (i.e. manage certificate authorities, manage trust levels, manage permissions, etc). A Trusted CA Administrator permission corresponds to a specific CA, giving a user the ability to update the CRL for the corresponding CA.</w:t>
      </w:r>
    </w:p>
    <w:p w:rsidR="003E140D" w:rsidRPr="00C5152C" w:rsidRDefault="003E140D" w:rsidP="003E140D">
      <w:pPr>
        <w:rPr>
          <w:rFonts w:ascii="Arial" w:hAnsi="Arial" w:cs="Arial"/>
          <w:sz w:val="20"/>
        </w:rPr>
      </w:pPr>
    </w:p>
    <w:p w:rsidR="003E140D" w:rsidRPr="009D2B72" w:rsidRDefault="003E140D" w:rsidP="003E140D">
      <w:r w:rsidRPr="004F7FF2">
        <w:rPr>
          <w:rFonts w:ascii="Arial" w:hAnsi="Arial" w:cs="Arial"/>
          <w:b/>
          <w:sz w:val="20"/>
        </w:rPr>
        <w:t xml:space="preserve">GTS_AUTHORITIES </w:t>
      </w:r>
      <w:r w:rsidRPr="00C6200C">
        <w:rPr>
          <w:rFonts w:ascii="Arial" w:hAnsi="Arial" w:cs="Arial"/>
          <w:sz w:val="20"/>
        </w:rPr>
        <w:t xml:space="preserve">table store information for authoritative GTS instances. </w:t>
      </w:r>
      <w:r w:rsidRPr="00C6200C">
        <w:rPr>
          <w:rFonts w:ascii="Arial" w:hAnsi="Arial" w:cs="Arial"/>
          <w:color w:val="000000"/>
          <w:sz w:val="20"/>
        </w:rPr>
        <w:t>Each GTS can be administered to synchronize with a set of authoritative GTSs. GTSs can inherit both trust levels and trusted certificate authorities from its authority GTSs. Registering an authority GTS requires the specification of the following properties: service's uniform resource identifier (URI), priority, whether or not to synchronize the trust levels, time to live, whether or not to perform authorization, and the authority service's identity. The priority property is used for resolving conflicts between authority GTSs.  If contact to an authoritative GTS is lost for a significant amount of time, the trust fabric within the subordinate GTS may become significantly out of date; this could be a potential security risk. The time to live columns specifies how long certificate authorities obtained from authoritative GTSs will be valid for in the subordinate GTS. The time to live on a given certificate authority record is reset after each synchronization with the authority GTS. If contact with an authority GTS is lost, the time to live will expire and the certificate authority will be removed from the subordinate's trust fabric.</w:t>
      </w:r>
    </w:p>
    <w:p w:rsidR="003E140D" w:rsidRDefault="003E140D" w:rsidP="003E140D">
      <w:pPr>
        <w:pStyle w:val="Heading3"/>
      </w:pPr>
      <w:bookmarkStart w:id="172" w:name="_Toc248115688"/>
      <w:r>
        <w:lastRenderedPageBreak/>
        <w:t>Data Types</w:t>
      </w:r>
      <w:bookmarkEnd w:id="172"/>
    </w:p>
    <w:p w:rsidR="00B904E1" w:rsidRDefault="00B904E1" w:rsidP="00B904E1">
      <w:r>
        <w:rPr>
          <w:noProof/>
        </w:rPr>
        <w:drawing>
          <wp:anchor distT="0" distB="0" distL="114300" distR="114300" simplePos="0" relativeHeight="251667968" behindDoc="1" locked="0" layoutInCell="1" allowOverlap="1">
            <wp:simplePos x="0" y="0"/>
            <wp:positionH relativeFrom="column">
              <wp:posOffset>-3810</wp:posOffset>
            </wp:positionH>
            <wp:positionV relativeFrom="paragraph">
              <wp:posOffset>428625</wp:posOffset>
            </wp:positionV>
            <wp:extent cx="6124575" cy="3838575"/>
            <wp:effectExtent l="19050" t="0" r="9525" b="0"/>
            <wp:wrapTight wrapText="bothSides">
              <wp:wrapPolygon edited="0">
                <wp:start x="-67" y="0"/>
                <wp:lineTo x="-67" y="21546"/>
                <wp:lineTo x="21634" y="21546"/>
                <wp:lineTo x="21634" y="0"/>
                <wp:lineTo x="-67" y="0"/>
              </wp:wrapPolygon>
            </wp:wrapTight>
            <wp:docPr id="900" name="Picture 900" descr="Trusted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TrustedAuthority"/>
                    <pic:cNvPicPr>
                      <a:picLocks noChangeAspect="1" noChangeArrowheads="1"/>
                    </pic:cNvPicPr>
                  </pic:nvPicPr>
                  <pic:blipFill>
                    <a:blip r:embed="rId142" cstate="print"/>
                    <a:srcRect/>
                    <a:stretch>
                      <a:fillRect/>
                    </a:stretch>
                  </pic:blipFill>
                  <pic:spPr bwMode="auto">
                    <a:xfrm>
                      <a:off x="0" y="0"/>
                      <a:ext cx="6124575" cy="3838575"/>
                    </a:xfrm>
                    <a:prstGeom prst="rect">
                      <a:avLst/>
                    </a:prstGeom>
                    <a:noFill/>
                    <a:ln w="9525">
                      <a:noFill/>
                      <a:miter lim="800000"/>
                      <a:headEnd/>
                      <a:tailEnd/>
                    </a:ln>
                  </pic:spPr>
                </pic:pic>
              </a:graphicData>
            </a:graphic>
          </wp:anchor>
        </w:drawing>
      </w:r>
      <w:r>
        <w:t>Following are the data types defined for GTS.</w:t>
      </w:r>
    </w:p>
    <w:p w:rsidR="003E140D" w:rsidRDefault="003E140D" w:rsidP="003E140D"/>
    <w:p w:rsidR="00B904E1" w:rsidRDefault="00B904E1" w:rsidP="003E140D"/>
    <w:p w:rsidR="003E140D" w:rsidRPr="00780D53" w:rsidRDefault="003E140D" w:rsidP="003E140D">
      <w:pPr>
        <w:pStyle w:val="Caption"/>
        <w:jc w:val="center"/>
        <w:rPr>
          <w:i/>
          <w:color w:val="000000"/>
        </w:rPr>
      </w:pPr>
      <w:bookmarkStart w:id="173" w:name="_Toc247950452"/>
      <w:r w:rsidRPr="00780D53">
        <w:rPr>
          <w:i/>
          <w:color w:val="000000"/>
        </w:rPr>
        <w:t xml:space="preserve">Figure </w:t>
      </w:r>
      <w:r w:rsidR="00754D31" w:rsidRPr="00780D53">
        <w:rPr>
          <w:i/>
          <w:color w:val="000000"/>
        </w:rPr>
        <w:fldChar w:fldCharType="begin"/>
      </w:r>
      <w:r w:rsidRPr="00780D53">
        <w:rPr>
          <w:i/>
          <w:color w:val="000000"/>
        </w:rPr>
        <w:instrText xml:space="preserve"> SEQ Figure \* ARABIC </w:instrText>
      </w:r>
      <w:r w:rsidR="00754D31" w:rsidRPr="00780D53">
        <w:rPr>
          <w:i/>
          <w:color w:val="000000"/>
        </w:rPr>
        <w:fldChar w:fldCharType="separate"/>
      </w:r>
      <w:r w:rsidR="000934A8">
        <w:rPr>
          <w:i/>
          <w:noProof/>
          <w:color w:val="000000"/>
        </w:rPr>
        <w:t>55</w:t>
      </w:r>
      <w:r w:rsidR="00754D31" w:rsidRPr="00780D53">
        <w:rPr>
          <w:i/>
          <w:color w:val="000000"/>
        </w:rPr>
        <w:fldChar w:fldCharType="end"/>
      </w:r>
      <w:r w:rsidRPr="00780D53">
        <w:rPr>
          <w:i/>
          <w:color w:val="000000"/>
        </w:rPr>
        <w:t xml:space="preserve"> GTS TrustedAuthority type</w:t>
      </w:r>
      <w:bookmarkEnd w:id="173"/>
    </w:p>
    <w:p w:rsidR="003E140D" w:rsidRDefault="003E140D" w:rsidP="003E140D"/>
    <w:p w:rsidR="003E140D" w:rsidRDefault="00F24E1C" w:rsidP="003E140D">
      <w:r>
        <w:tab/>
      </w:r>
      <w:r>
        <w:tab/>
      </w:r>
      <w:r>
        <w:tab/>
      </w:r>
      <w:r>
        <w:tab/>
      </w:r>
    </w:p>
    <w:p w:rsidR="003E140D" w:rsidRPr="00780D53" w:rsidRDefault="00F24E1C" w:rsidP="003E140D">
      <w:pPr>
        <w:pStyle w:val="Caption"/>
        <w:jc w:val="center"/>
        <w:rPr>
          <w:i/>
          <w:color w:val="000000"/>
        </w:rPr>
      </w:pPr>
      <w:r>
        <w:rPr>
          <w:i/>
          <w:noProof/>
          <w:color w:val="000000"/>
        </w:rPr>
        <w:drawing>
          <wp:anchor distT="0" distB="0" distL="114300" distR="114300" simplePos="0" relativeHeight="251670016" behindDoc="1" locked="0" layoutInCell="1" allowOverlap="1">
            <wp:simplePos x="0" y="0"/>
            <wp:positionH relativeFrom="column">
              <wp:posOffset>81915</wp:posOffset>
            </wp:positionH>
            <wp:positionV relativeFrom="paragraph">
              <wp:posOffset>8255</wp:posOffset>
            </wp:positionV>
            <wp:extent cx="6124575" cy="1724025"/>
            <wp:effectExtent l="19050" t="0" r="9525" b="0"/>
            <wp:wrapTight wrapText="bothSides">
              <wp:wrapPolygon edited="0">
                <wp:start x="-67" y="0"/>
                <wp:lineTo x="-67" y="21481"/>
                <wp:lineTo x="21634" y="21481"/>
                <wp:lineTo x="21634" y="0"/>
                <wp:lineTo x="-67" y="0"/>
              </wp:wrapPolygon>
            </wp:wrapTight>
            <wp:docPr id="902" name="Picture 902" descr="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Permission"/>
                    <pic:cNvPicPr>
                      <a:picLocks noChangeAspect="1" noChangeArrowheads="1"/>
                    </pic:cNvPicPr>
                  </pic:nvPicPr>
                  <pic:blipFill>
                    <a:blip r:embed="rId143" cstate="print"/>
                    <a:srcRect/>
                    <a:stretch>
                      <a:fillRect/>
                    </a:stretch>
                  </pic:blipFill>
                  <pic:spPr bwMode="auto">
                    <a:xfrm>
                      <a:off x="0" y="0"/>
                      <a:ext cx="6124575" cy="1724025"/>
                    </a:xfrm>
                    <a:prstGeom prst="rect">
                      <a:avLst/>
                    </a:prstGeom>
                    <a:noFill/>
                    <a:ln w="9525">
                      <a:noFill/>
                      <a:miter lim="800000"/>
                      <a:headEnd/>
                      <a:tailEnd/>
                    </a:ln>
                  </pic:spPr>
                </pic:pic>
              </a:graphicData>
            </a:graphic>
          </wp:anchor>
        </w:drawing>
      </w:r>
      <w:bookmarkStart w:id="174" w:name="_Toc247950453"/>
      <w:r w:rsidR="003E140D" w:rsidRPr="00780D53">
        <w:rPr>
          <w:i/>
          <w:color w:val="000000"/>
        </w:rPr>
        <w:t xml:space="preserve">Figure </w:t>
      </w:r>
      <w:r w:rsidR="00754D31" w:rsidRPr="00780D53">
        <w:rPr>
          <w:i/>
          <w:color w:val="000000"/>
        </w:rPr>
        <w:fldChar w:fldCharType="begin"/>
      </w:r>
      <w:r w:rsidR="003E140D" w:rsidRPr="00780D53">
        <w:rPr>
          <w:i/>
          <w:color w:val="000000"/>
        </w:rPr>
        <w:instrText xml:space="preserve"> SEQ Figure \* ARABIC </w:instrText>
      </w:r>
      <w:r w:rsidR="00754D31" w:rsidRPr="00780D53">
        <w:rPr>
          <w:i/>
          <w:color w:val="000000"/>
        </w:rPr>
        <w:fldChar w:fldCharType="separate"/>
      </w:r>
      <w:r w:rsidR="000934A8">
        <w:rPr>
          <w:i/>
          <w:noProof/>
          <w:color w:val="000000"/>
        </w:rPr>
        <w:t>56</w:t>
      </w:r>
      <w:r w:rsidR="00754D31" w:rsidRPr="00780D53">
        <w:rPr>
          <w:i/>
          <w:color w:val="000000"/>
        </w:rPr>
        <w:fldChar w:fldCharType="end"/>
      </w:r>
      <w:r w:rsidR="003E140D" w:rsidRPr="00780D53">
        <w:rPr>
          <w:i/>
          <w:color w:val="000000"/>
        </w:rPr>
        <w:t xml:space="preserve"> GTS permission type</w:t>
      </w:r>
      <w:bookmarkEnd w:id="174"/>
    </w:p>
    <w:p w:rsidR="00B904E1" w:rsidRDefault="00B904E1" w:rsidP="003E140D">
      <w:pPr>
        <w:rPr>
          <w:i/>
          <w:color w:val="000000"/>
        </w:rPr>
      </w:pPr>
    </w:p>
    <w:p w:rsidR="00E36E11" w:rsidRDefault="00E36E11" w:rsidP="003E140D">
      <w:pPr>
        <w:rPr>
          <w:i/>
          <w:color w:val="000000"/>
        </w:rPr>
      </w:pPr>
    </w:p>
    <w:p w:rsidR="00E36E11" w:rsidRDefault="00E36E11" w:rsidP="003E140D">
      <w:pPr>
        <w:rPr>
          <w:i/>
          <w:color w:val="000000"/>
        </w:rPr>
      </w:pPr>
    </w:p>
    <w:p w:rsidR="00E36E11" w:rsidRDefault="00E36E11" w:rsidP="003E140D">
      <w:pPr>
        <w:rPr>
          <w:i/>
          <w:color w:val="000000"/>
        </w:rPr>
      </w:pPr>
    </w:p>
    <w:p w:rsidR="00E36E11" w:rsidRDefault="00E36E11" w:rsidP="003E140D">
      <w:pPr>
        <w:rPr>
          <w:i/>
          <w:color w:val="000000"/>
        </w:rPr>
      </w:pPr>
    </w:p>
    <w:p w:rsidR="00E36E11" w:rsidRDefault="00E36E11" w:rsidP="003E140D">
      <w:pPr>
        <w:rPr>
          <w:i/>
          <w:color w:val="000000"/>
        </w:rPr>
      </w:pPr>
      <w:r>
        <w:rPr>
          <w:i/>
          <w:noProof/>
          <w:color w:val="000000"/>
        </w:rPr>
        <w:lastRenderedPageBreak/>
        <w:drawing>
          <wp:anchor distT="0" distB="0" distL="114300" distR="114300" simplePos="0" relativeHeight="251668992" behindDoc="1" locked="0" layoutInCell="1" allowOverlap="1">
            <wp:simplePos x="0" y="0"/>
            <wp:positionH relativeFrom="column">
              <wp:posOffset>81915</wp:posOffset>
            </wp:positionH>
            <wp:positionV relativeFrom="paragraph">
              <wp:posOffset>-47625</wp:posOffset>
            </wp:positionV>
            <wp:extent cx="6124575" cy="4171950"/>
            <wp:effectExtent l="19050" t="0" r="9525" b="0"/>
            <wp:wrapTight wrapText="bothSides">
              <wp:wrapPolygon edited="0">
                <wp:start x="-67" y="0"/>
                <wp:lineTo x="-67" y="21501"/>
                <wp:lineTo x="21634" y="21501"/>
                <wp:lineTo x="21634" y="0"/>
                <wp:lineTo x="-67" y="0"/>
              </wp:wrapPolygon>
            </wp:wrapTight>
            <wp:docPr id="901" name="Picture 901" descr="TrustedAuthority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TrustedAuthorityFilter"/>
                    <pic:cNvPicPr>
                      <a:picLocks noChangeAspect="1" noChangeArrowheads="1"/>
                    </pic:cNvPicPr>
                  </pic:nvPicPr>
                  <pic:blipFill>
                    <a:blip r:embed="rId144" cstate="print"/>
                    <a:srcRect/>
                    <a:stretch>
                      <a:fillRect/>
                    </a:stretch>
                  </pic:blipFill>
                  <pic:spPr bwMode="auto">
                    <a:xfrm>
                      <a:off x="0" y="0"/>
                      <a:ext cx="6124575" cy="4171950"/>
                    </a:xfrm>
                    <a:prstGeom prst="rect">
                      <a:avLst/>
                    </a:prstGeom>
                    <a:noFill/>
                    <a:ln w="9525">
                      <a:noFill/>
                      <a:miter lim="800000"/>
                      <a:headEnd/>
                      <a:tailEnd/>
                    </a:ln>
                  </pic:spPr>
                </pic:pic>
              </a:graphicData>
            </a:graphic>
          </wp:anchor>
        </w:drawing>
      </w:r>
    </w:p>
    <w:p w:rsidR="003E140D" w:rsidRPr="00780D53" w:rsidRDefault="003E140D" w:rsidP="003E140D">
      <w:pPr>
        <w:pStyle w:val="Caption"/>
        <w:jc w:val="center"/>
        <w:rPr>
          <w:i/>
          <w:color w:val="000000"/>
        </w:rPr>
      </w:pPr>
      <w:bookmarkStart w:id="175" w:name="_Toc247950454"/>
      <w:r w:rsidRPr="00780D53">
        <w:rPr>
          <w:i/>
          <w:color w:val="000000"/>
        </w:rPr>
        <w:t xml:space="preserve">Figure </w:t>
      </w:r>
      <w:r w:rsidR="00754D31" w:rsidRPr="00780D53">
        <w:rPr>
          <w:i/>
          <w:color w:val="000000"/>
        </w:rPr>
        <w:fldChar w:fldCharType="begin"/>
      </w:r>
      <w:r w:rsidRPr="00780D53">
        <w:rPr>
          <w:i/>
          <w:color w:val="000000"/>
        </w:rPr>
        <w:instrText xml:space="preserve"> SEQ Figure \* ARABIC </w:instrText>
      </w:r>
      <w:r w:rsidR="00754D31" w:rsidRPr="00780D53">
        <w:rPr>
          <w:i/>
          <w:color w:val="000000"/>
        </w:rPr>
        <w:fldChar w:fldCharType="separate"/>
      </w:r>
      <w:r w:rsidR="000934A8">
        <w:rPr>
          <w:i/>
          <w:noProof/>
          <w:color w:val="000000"/>
        </w:rPr>
        <w:t>57</w:t>
      </w:r>
      <w:r w:rsidR="00754D31" w:rsidRPr="00780D53">
        <w:rPr>
          <w:i/>
          <w:color w:val="000000"/>
        </w:rPr>
        <w:fldChar w:fldCharType="end"/>
      </w:r>
      <w:r w:rsidRPr="00780D53">
        <w:rPr>
          <w:i/>
          <w:color w:val="000000"/>
        </w:rPr>
        <w:t xml:space="preserve"> GTS TrustedAuthorityFilter type</w:t>
      </w:r>
      <w:bookmarkEnd w:id="175"/>
    </w:p>
    <w:p w:rsidR="003E140D" w:rsidRDefault="003E140D" w:rsidP="003E140D"/>
    <w:p w:rsidR="00E36E11" w:rsidRDefault="00E36E11" w:rsidP="003E140D"/>
    <w:p w:rsidR="003E140D" w:rsidRDefault="00F24E1C" w:rsidP="003E140D">
      <w:r>
        <w:rPr>
          <w:noProof/>
        </w:rPr>
        <w:drawing>
          <wp:anchor distT="0" distB="0" distL="114300" distR="114300" simplePos="0" relativeHeight="251671040" behindDoc="1" locked="0" layoutInCell="1" allowOverlap="1">
            <wp:simplePos x="0" y="0"/>
            <wp:positionH relativeFrom="column">
              <wp:posOffset>1739265</wp:posOffset>
            </wp:positionH>
            <wp:positionV relativeFrom="paragraph">
              <wp:posOffset>80010</wp:posOffset>
            </wp:positionV>
            <wp:extent cx="2924175" cy="3067050"/>
            <wp:effectExtent l="19050" t="0" r="9525" b="0"/>
            <wp:wrapTight wrapText="bothSides">
              <wp:wrapPolygon edited="0">
                <wp:start x="-141" y="0"/>
                <wp:lineTo x="-141" y="21466"/>
                <wp:lineTo x="21670" y="21466"/>
                <wp:lineTo x="21670" y="0"/>
                <wp:lineTo x="-141" y="0"/>
              </wp:wrapPolygon>
            </wp:wrapTight>
            <wp:docPr id="903" name="Picture 903" descr="Trust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TrustLevel"/>
                    <pic:cNvPicPr>
                      <a:picLocks noChangeAspect="1" noChangeArrowheads="1"/>
                    </pic:cNvPicPr>
                  </pic:nvPicPr>
                  <pic:blipFill>
                    <a:blip r:embed="rId145" cstate="print"/>
                    <a:srcRect/>
                    <a:stretch>
                      <a:fillRect/>
                    </a:stretch>
                  </pic:blipFill>
                  <pic:spPr bwMode="auto">
                    <a:xfrm>
                      <a:off x="0" y="0"/>
                      <a:ext cx="2924175" cy="3067050"/>
                    </a:xfrm>
                    <a:prstGeom prst="rect">
                      <a:avLst/>
                    </a:prstGeom>
                    <a:noFill/>
                    <a:ln w="9525">
                      <a:noFill/>
                      <a:miter lim="800000"/>
                      <a:headEnd/>
                      <a:tailEnd/>
                    </a:ln>
                  </pic:spPr>
                </pic:pic>
              </a:graphicData>
            </a:graphic>
          </wp:anchor>
        </w:drawing>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E36E11" w:rsidRDefault="00E36E11" w:rsidP="003E140D"/>
    <w:p w:rsidR="00E36E11" w:rsidRDefault="00E36E11" w:rsidP="003E140D"/>
    <w:p w:rsidR="00E36E11" w:rsidRDefault="00E36E11" w:rsidP="003E140D"/>
    <w:p w:rsidR="00E36E11" w:rsidRDefault="00E36E11" w:rsidP="003E140D"/>
    <w:p w:rsidR="003E140D" w:rsidRDefault="003E140D" w:rsidP="003E140D"/>
    <w:p w:rsidR="007B147D" w:rsidRDefault="007B147D" w:rsidP="003E140D"/>
    <w:p w:rsidR="007B147D" w:rsidRDefault="007B147D" w:rsidP="003E140D"/>
    <w:p w:rsidR="003E140D" w:rsidRDefault="003E140D" w:rsidP="003E140D"/>
    <w:p w:rsidR="003E140D" w:rsidRDefault="003E140D" w:rsidP="003E140D"/>
    <w:p w:rsidR="003E140D" w:rsidRDefault="003E140D" w:rsidP="003E140D"/>
    <w:p w:rsidR="003E140D" w:rsidRPr="0099487E" w:rsidRDefault="003E140D" w:rsidP="003E140D">
      <w:pPr>
        <w:pStyle w:val="Caption"/>
        <w:jc w:val="center"/>
        <w:rPr>
          <w:i/>
          <w:color w:val="000000"/>
        </w:rPr>
      </w:pPr>
      <w:bookmarkStart w:id="176" w:name="_Toc247950455"/>
      <w:r w:rsidRPr="0099487E">
        <w:rPr>
          <w:i/>
          <w:color w:val="000000"/>
        </w:rPr>
        <w:t xml:space="preserve">Figure </w:t>
      </w:r>
      <w:r w:rsidR="00754D31" w:rsidRPr="0099487E">
        <w:rPr>
          <w:i/>
          <w:color w:val="000000"/>
        </w:rPr>
        <w:fldChar w:fldCharType="begin"/>
      </w:r>
      <w:r w:rsidRPr="0099487E">
        <w:rPr>
          <w:i/>
          <w:color w:val="000000"/>
        </w:rPr>
        <w:instrText xml:space="preserve"> SEQ Figure \* ARABIC </w:instrText>
      </w:r>
      <w:r w:rsidR="00754D31" w:rsidRPr="0099487E">
        <w:rPr>
          <w:i/>
          <w:color w:val="000000"/>
        </w:rPr>
        <w:fldChar w:fldCharType="separate"/>
      </w:r>
      <w:r w:rsidR="000934A8">
        <w:rPr>
          <w:i/>
          <w:noProof/>
          <w:color w:val="000000"/>
        </w:rPr>
        <w:t>58</w:t>
      </w:r>
      <w:r w:rsidR="00754D31" w:rsidRPr="0099487E">
        <w:rPr>
          <w:i/>
          <w:color w:val="000000"/>
        </w:rPr>
        <w:fldChar w:fldCharType="end"/>
      </w:r>
      <w:r w:rsidRPr="0099487E">
        <w:rPr>
          <w:i/>
          <w:color w:val="000000"/>
        </w:rPr>
        <w:t xml:space="preserve"> GTS TrustLevel type</w:t>
      </w:r>
      <w:bookmarkEnd w:id="176"/>
    </w:p>
    <w:p w:rsidR="003E140D" w:rsidRPr="003B1FC4" w:rsidRDefault="003E140D" w:rsidP="007B147D">
      <w:pPr>
        <w:rPr>
          <w:i/>
          <w:color w:val="000000"/>
        </w:rPr>
      </w:pPr>
    </w:p>
    <w:p w:rsidR="003E140D" w:rsidRPr="003B1FC4" w:rsidRDefault="007B147D" w:rsidP="003E140D">
      <w:pPr>
        <w:pStyle w:val="Caption"/>
        <w:jc w:val="center"/>
        <w:rPr>
          <w:i/>
          <w:color w:val="000000"/>
        </w:rPr>
      </w:pPr>
      <w:r>
        <w:rPr>
          <w:i/>
          <w:noProof/>
          <w:color w:val="000000"/>
        </w:rPr>
        <w:drawing>
          <wp:anchor distT="0" distB="0" distL="114300" distR="114300" simplePos="0" relativeHeight="251672064" behindDoc="1" locked="0" layoutInCell="1" allowOverlap="1">
            <wp:simplePos x="0" y="0"/>
            <wp:positionH relativeFrom="column">
              <wp:posOffset>34290</wp:posOffset>
            </wp:positionH>
            <wp:positionV relativeFrom="paragraph">
              <wp:posOffset>36830</wp:posOffset>
            </wp:positionV>
            <wp:extent cx="6057900" cy="4343400"/>
            <wp:effectExtent l="19050" t="0" r="0" b="0"/>
            <wp:wrapTight wrapText="bothSides">
              <wp:wrapPolygon edited="0">
                <wp:start x="-68" y="0"/>
                <wp:lineTo x="-68" y="21505"/>
                <wp:lineTo x="21600" y="21505"/>
                <wp:lineTo x="21600" y="0"/>
                <wp:lineTo x="-68" y="0"/>
              </wp:wrapPolygon>
            </wp:wrapTight>
            <wp:docPr id="904" name="Picture 904" descr="Authority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AuthorityGTS"/>
                    <pic:cNvPicPr>
                      <a:picLocks noChangeAspect="1" noChangeArrowheads="1"/>
                    </pic:cNvPicPr>
                  </pic:nvPicPr>
                  <pic:blipFill>
                    <a:blip r:embed="rId146" cstate="print"/>
                    <a:srcRect/>
                    <a:stretch>
                      <a:fillRect/>
                    </a:stretch>
                  </pic:blipFill>
                  <pic:spPr bwMode="auto">
                    <a:xfrm>
                      <a:off x="0" y="0"/>
                      <a:ext cx="6057900" cy="4343400"/>
                    </a:xfrm>
                    <a:prstGeom prst="rect">
                      <a:avLst/>
                    </a:prstGeom>
                    <a:noFill/>
                    <a:ln w="9525">
                      <a:noFill/>
                      <a:miter lim="800000"/>
                      <a:headEnd/>
                      <a:tailEnd/>
                    </a:ln>
                  </pic:spPr>
                </pic:pic>
              </a:graphicData>
            </a:graphic>
          </wp:anchor>
        </w:drawing>
      </w:r>
      <w:bookmarkStart w:id="177" w:name="_Toc247950456"/>
      <w:r w:rsidR="003E140D" w:rsidRPr="003B1FC4">
        <w:rPr>
          <w:i/>
          <w:color w:val="000000"/>
        </w:rPr>
        <w:t xml:space="preserve">Figure </w:t>
      </w:r>
      <w:r w:rsidR="00754D31" w:rsidRPr="003B1FC4">
        <w:rPr>
          <w:i/>
          <w:color w:val="000000"/>
        </w:rPr>
        <w:fldChar w:fldCharType="begin"/>
      </w:r>
      <w:r w:rsidR="003E140D" w:rsidRPr="003B1FC4">
        <w:rPr>
          <w:i/>
          <w:color w:val="000000"/>
        </w:rPr>
        <w:instrText xml:space="preserve"> SEQ Figure \* ARABIC </w:instrText>
      </w:r>
      <w:r w:rsidR="00754D31" w:rsidRPr="003B1FC4">
        <w:rPr>
          <w:i/>
          <w:color w:val="000000"/>
        </w:rPr>
        <w:fldChar w:fldCharType="separate"/>
      </w:r>
      <w:r w:rsidR="000934A8">
        <w:rPr>
          <w:i/>
          <w:noProof/>
          <w:color w:val="000000"/>
        </w:rPr>
        <w:t>59</w:t>
      </w:r>
      <w:r w:rsidR="00754D31" w:rsidRPr="003B1FC4">
        <w:rPr>
          <w:i/>
          <w:color w:val="000000"/>
        </w:rPr>
        <w:fldChar w:fldCharType="end"/>
      </w:r>
      <w:r w:rsidR="003E140D" w:rsidRPr="003B1FC4">
        <w:rPr>
          <w:i/>
          <w:color w:val="000000"/>
        </w:rPr>
        <w:t xml:space="preserve"> GTS AuthorityGTS type</w:t>
      </w:r>
      <w:bookmarkEnd w:id="177"/>
    </w:p>
    <w:p w:rsidR="0058587B" w:rsidRDefault="0058587B" w:rsidP="003E140D">
      <w:pPr>
        <w:rPr>
          <w:rFonts w:ascii="Arial" w:hAnsi="Arial" w:cs="Arial"/>
          <w:sz w:val="20"/>
        </w:rPr>
      </w:pPr>
    </w:p>
    <w:p w:rsidR="003E140D" w:rsidRPr="0009318D" w:rsidRDefault="003E140D" w:rsidP="003E140D">
      <w:pPr>
        <w:rPr>
          <w:rFonts w:ascii="Arial" w:hAnsi="Arial" w:cs="Arial"/>
          <w:sz w:val="20"/>
        </w:rPr>
      </w:pPr>
      <w:r w:rsidRPr="0009318D">
        <w:rPr>
          <w:rFonts w:ascii="Arial" w:hAnsi="Arial" w:cs="Arial"/>
          <w:sz w:val="20"/>
        </w:rPr>
        <w:t xml:space="preserve">Full list of data types and WSDL can be referred at </w:t>
      </w:r>
    </w:p>
    <w:p w:rsidR="003E140D" w:rsidRPr="0009318D" w:rsidRDefault="003E140D" w:rsidP="003E140D">
      <w:pPr>
        <w:rPr>
          <w:rFonts w:ascii="Arial" w:hAnsi="Arial" w:cs="Arial"/>
          <w:sz w:val="20"/>
        </w:rPr>
      </w:pPr>
    </w:p>
    <w:p w:rsidR="003E140D" w:rsidRPr="0009318D" w:rsidRDefault="00754D31" w:rsidP="003E140D">
      <w:pPr>
        <w:rPr>
          <w:rFonts w:ascii="Arial" w:hAnsi="Arial" w:cs="Arial"/>
          <w:sz w:val="20"/>
        </w:rPr>
      </w:pPr>
      <w:hyperlink r:id="rId147" w:history="1">
        <w:r w:rsidR="003E140D" w:rsidRPr="0009318D">
          <w:rPr>
            <w:rStyle w:val="Hyperlink"/>
            <w:rFonts w:ascii="Arial" w:hAnsi="Arial" w:cs="Arial"/>
            <w:sz w:val="20"/>
          </w:rPr>
          <w:t>https://ncisvn.nci.nih.gov/svn/cagrid/tags/</w:t>
        </w:r>
        <w:r w:rsidR="00101218" w:rsidRPr="0009318D">
          <w:rPr>
            <w:rStyle w:val="Hyperlink"/>
            <w:rFonts w:ascii="Arial" w:hAnsi="Arial" w:cs="Arial"/>
            <w:sz w:val="20"/>
          </w:rPr>
          <w:t>caGrid-1_3_release_final</w:t>
        </w:r>
        <w:r w:rsidR="003E140D" w:rsidRPr="0009318D">
          <w:rPr>
            <w:rStyle w:val="Hyperlink"/>
            <w:rFonts w:ascii="Arial" w:hAnsi="Arial" w:cs="Arial"/>
            <w:sz w:val="20"/>
          </w:rPr>
          <w:t>/cagrid-1-0/caGrid/projects/gts/schema/GTS/</w:t>
        </w:r>
      </w:hyperlink>
      <w:hyperlink r:id="rId148" w:history="1">
        <w:r w:rsidR="003E140D" w:rsidRPr="0009318D">
          <w:rPr>
            <w:rStyle w:val="Hyperlink"/>
            <w:rFonts w:ascii="Arial" w:hAnsi="Arial" w:cs="Arial"/>
            <w:sz w:val="20"/>
          </w:rPr>
          <w:t>gts.xsd</w:t>
        </w:r>
      </w:hyperlink>
    </w:p>
    <w:p w:rsidR="003E140D" w:rsidRPr="0009318D" w:rsidRDefault="003E140D" w:rsidP="003E140D">
      <w:pPr>
        <w:rPr>
          <w:rFonts w:ascii="Arial" w:hAnsi="Arial" w:cs="Arial"/>
          <w:sz w:val="20"/>
        </w:rPr>
      </w:pPr>
    </w:p>
    <w:p w:rsidR="003E140D" w:rsidRPr="0009318D" w:rsidRDefault="00754D31" w:rsidP="003E140D">
      <w:pPr>
        <w:rPr>
          <w:rFonts w:ascii="Arial" w:hAnsi="Arial" w:cs="Arial"/>
          <w:sz w:val="20"/>
        </w:rPr>
      </w:pPr>
      <w:hyperlink r:id="rId149" w:history="1">
        <w:r w:rsidR="003E140D" w:rsidRPr="0009318D">
          <w:rPr>
            <w:rStyle w:val="Hyperlink"/>
            <w:rFonts w:ascii="Arial" w:hAnsi="Arial" w:cs="Arial"/>
            <w:sz w:val="20"/>
          </w:rPr>
          <w:t>https://ncisvn.nci.nih.gov/svn/cagrid/tags/</w:t>
        </w:r>
        <w:r w:rsidR="00101218" w:rsidRPr="0009318D">
          <w:rPr>
            <w:rStyle w:val="Hyperlink"/>
            <w:rFonts w:ascii="Arial" w:hAnsi="Arial" w:cs="Arial"/>
            <w:sz w:val="20"/>
          </w:rPr>
          <w:t>caGrid-1_3_release_final</w:t>
        </w:r>
        <w:r w:rsidR="003E140D" w:rsidRPr="0009318D">
          <w:rPr>
            <w:rStyle w:val="Hyperlink"/>
            <w:rFonts w:ascii="Arial" w:hAnsi="Arial" w:cs="Arial"/>
            <w:sz w:val="20"/>
          </w:rPr>
          <w:t>/cagrid-1-0/caGrid/projects/gts/schema/GTS/</w:t>
        </w:r>
      </w:hyperlink>
      <w:hyperlink r:id="rId150" w:history="1">
        <w:r w:rsidR="003E140D" w:rsidRPr="0009318D">
          <w:rPr>
            <w:rStyle w:val="Hyperlink"/>
            <w:rFonts w:ascii="Arial" w:hAnsi="Arial" w:cs="Arial"/>
            <w:sz w:val="20"/>
          </w:rPr>
          <w:t>GTSTypes.xsd</w:t>
        </w:r>
      </w:hyperlink>
    </w:p>
    <w:p w:rsidR="003E140D" w:rsidRPr="0009318D" w:rsidRDefault="003E140D" w:rsidP="003E140D">
      <w:pPr>
        <w:rPr>
          <w:rFonts w:ascii="Arial" w:hAnsi="Arial" w:cs="Arial"/>
          <w:sz w:val="20"/>
        </w:rPr>
      </w:pPr>
    </w:p>
    <w:p w:rsidR="003E140D" w:rsidRDefault="00754D31" w:rsidP="003E140D">
      <w:hyperlink r:id="rId151" w:history="1">
        <w:r w:rsidR="003E140D" w:rsidRPr="0009318D">
          <w:rPr>
            <w:rStyle w:val="Hyperlink"/>
            <w:rFonts w:ascii="Arial" w:hAnsi="Arial" w:cs="Arial"/>
            <w:sz w:val="20"/>
          </w:rPr>
          <w:t>https://ncisvn.nci.nih.gov/svn/cagrid/tags/</w:t>
        </w:r>
        <w:r w:rsidR="00101218" w:rsidRPr="0009318D">
          <w:rPr>
            <w:rStyle w:val="Hyperlink"/>
            <w:rFonts w:ascii="Arial" w:hAnsi="Arial" w:cs="Arial"/>
            <w:sz w:val="20"/>
          </w:rPr>
          <w:t>caGrid-1_3_release_final</w:t>
        </w:r>
        <w:r w:rsidR="003E140D" w:rsidRPr="0009318D">
          <w:rPr>
            <w:rStyle w:val="Hyperlink"/>
            <w:rFonts w:ascii="Arial" w:hAnsi="Arial" w:cs="Arial"/>
            <w:sz w:val="20"/>
          </w:rPr>
          <w:t>/cagrid-1-0/caGrid/projects/gts/schema/GTS/</w:t>
        </w:r>
      </w:hyperlink>
      <w:hyperlink r:id="rId152" w:history="1">
        <w:r w:rsidR="003E140D" w:rsidRPr="0009318D">
          <w:rPr>
            <w:rStyle w:val="Hyperlink"/>
            <w:rFonts w:ascii="Arial" w:hAnsi="Arial" w:cs="Arial"/>
            <w:sz w:val="20"/>
          </w:rPr>
          <w:t>GTS.wsdl</w:t>
        </w:r>
      </w:hyperlink>
    </w:p>
    <w:p w:rsidR="0058587B" w:rsidRDefault="0058587B" w:rsidP="003E140D"/>
    <w:p w:rsidR="0058587B" w:rsidRPr="0009318D" w:rsidRDefault="0058587B" w:rsidP="003E140D">
      <w:pPr>
        <w:rPr>
          <w:rFonts w:ascii="Arial" w:hAnsi="Arial" w:cs="Arial"/>
          <w:sz w:val="20"/>
        </w:rPr>
      </w:pPr>
    </w:p>
    <w:p w:rsidR="003E140D" w:rsidRDefault="003E140D" w:rsidP="003E140D">
      <w:pPr>
        <w:pStyle w:val="Heading3"/>
      </w:pPr>
      <w:bookmarkStart w:id="178" w:name="_Toc248115689"/>
      <w:r>
        <w:t>Error Handling</w:t>
      </w:r>
      <w:bookmarkEnd w:id="178"/>
    </w:p>
    <w:p w:rsidR="003E140D" w:rsidRPr="00D7748D" w:rsidRDefault="003E140D" w:rsidP="003E140D">
      <w:pPr>
        <w:rPr>
          <w:rFonts w:ascii="Arial" w:hAnsi="Arial" w:cs="Arial"/>
          <w:sz w:val="20"/>
        </w:rPr>
      </w:pPr>
      <w:r w:rsidRPr="00D7748D">
        <w:rPr>
          <w:rFonts w:ascii="Arial" w:hAnsi="Arial" w:cs="Arial"/>
          <w:sz w:val="20"/>
        </w:rPr>
        <w:t>GTS web service returns following fault code on any error servicing a client request.</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sz w:val="20"/>
        </w:rPr>
      </w:pPr>
      <w:r w:rsidRPr="00D7748D">
        <w:rPr>
          <w:rFonts w:ascii="Arial" w:hAnsi="Arial" w:cs="Arial"/>
          <w:sz w:val="20"/>
        </w:rPr>
        <w:t>GTSInternalFault: This fault is returned on any unexpected error serving a client request.</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name="GTSInternalFault"&gt;</w:t>
      </w:r>
    </w:p>
    <w:p w:rsidR="003E140D" w:rsidRPr="00D7748D" w:rsidRDefault="003E140D" w:rsidP="003E140D">
      <w:pPr>
        <w:rPr>
          <w:rFonts w:ascii="Arial" w:hAnsi="Arial" w:cs="Arial"/>
          <w:i/>
          <w:sz w:val="20"/>
        </w:rPr>
      </w:pPr>
      <w:r w:rsidRPr="00D7748D">
        <w:rPr>
          <w:rFonts w:ascii="Arial" w:hAnsi="Arial" w:cs="Arial"/>
          <w:i/>
          <w:sz w:val="20"/>
        </w:rPr>
        <w:lastRenderedPageBreak/>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IllegalTrustedAuthorityFault: This fault is returned if validation failed during add, update or remove of a trusted authority.</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name="IllegalTrustedAuthorityFault"&gt;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PermissionDeniedFault: This fault code is returned if permission is denied acessing certain operation or data.</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name="PermissionDeniedFault"&gt;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InvalidTrustedAuthorityFault: This fault code is returned if givne trusted authority information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name="InvalidTrustedAuthorityFault"&gt;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IllegalPermissionFault: This fault code is returned if given permission information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name="IllegalPermissionFault"&gt;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InvalidPermissionFault: This fault code is returned if given permission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name="InvalidPermissionFault"&gt;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lastRenderedPageBreak/>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IllegalTrustLevelFault: This fault code is returned if given trust level information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name="IllegalTrustLevelFault"&gt;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InvalidTrustLevelFault: This fault code is returned if given trust level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name="InvalidTrustLevelFault"&gt;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IllegalAuthorityFault: This fault code is returned if given authority information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name="IllegalAuthorityFault"&gt;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InvalidAuthorityFault: This fault code is returned if given authority URL is not valid.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name="InvalidAuthorityFault"&gt;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&lt;/element&gt;</w:t>
      </w:r>
    </w:p>
    <w:p w:rsidR="003E140D" w:rsidRPr="00D7748D" w:rsidRDefault="003E140D" w:rsidP="003E140D">
      <w:pPr>
        <w:rPr>
          <w:rFonts w:ascii="Arial" w:hAnsi="Arial" w:cs="Arial"/>
          <w:i/>
          <w:sz w:val="20"/>
        </w:rPr>
      </w:pPr>
    </w:p>
    <w:p w:rsidR="003E140D" w:rsidRPr="00D7748D" w:rsidRDefault="003E140D" w:rsidP="003E140D">
      <w:pPr>
        <w:rPr>
          <w:rFonts w:ascii="Arial" w:hAnsi="Arial" w:cs="Arial"/>
          <w:sz w:val="20"/>
        </w:rPr>
      </w:pPr>
      <w:r w:rsidRPr="00D7748D">
        <w:rPr>
          <w:rFonts w:ascii="Arial" w:hAnsi="Arial" w:cs="Arial"/>
          <w:sz w:val="20"/>
        </w:rPr>
        <w:t>CertificateValidationFault: This fault code is returned if a certificate chain could not be validated or no trusted roots found.</w:t>
      </w:r>
    </w:p>
    <w:p w:rsidR="003E140D" w:rsidRPr="00D7748D" w:rsidRDefault="003E140D" w:rsidP="003E140D">
      <w:pPr>
        <w:rPr>
          <w:rFonts w:ascii="Arial" w:hAnsi="Arial" w:cs="Arial"/>
          <w:sz w:val="20"/>
        </w:rPr>
      </w:pPr>
    </w:p>
    <w:p w:rsidR="003E140D" w:rsidRPr="00D7748D" w:rsidRDefault="003E140D" w:rsidP="003E140D">
      <w:pPr>
        <w:rPr>
          <w:rFonts w:ascii="Arial" w:hAnsi="Arial" w:cs="Arial"/>
          <w:i/>
          <w:sz w:val="20"/>
        </w:rPr>
      </w:pPr>
      <w:r w:rsidRPr="00D7748D">
        <w:rPr>
          <w:rFonts w:ascii="Arial" w:hAnsi="Arial" w:cs="Arial"/>
          <w:i/>
          <w:sz w:val="20"/>
        </w:rPr>
        <w:t xml:space="preserve">  &lt;element name="CertificateValidationFault"&gt;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&lt;extension base="wsrbf:BaseFaultType" /&gt;</w:t>
      </w:r>
    </w:p>
    <w:p w:rsidR="003E140D" w:rsidRPr="00D7748D" w:rsidRDefault="003E140D" w:rsidP="003E140D">
      <w:pPr>
        <w:rPr>
          <w:rFonts w:ascii="Arial" w:hAnsi="Arial" w:cs="Arial"/>
          <w:i/>
          <w:sz w:val="20"/>
        </w:rPr>
      </w:pPr>
      <w:r w:rsidRPr="00D7748D">
        <w:rPr>
          <w:rFonts w:ascii="Arial" w:hAnsi="Arial" w:cs="Arial"/>
          <w:i/>
          <w:sz w:val="20"/>
        </w:rPr>
        <w:t xml:space="preserve">      &lt;/complexContent&gt;</w:t>
      </w:r>
    </w:p>
    <w:p w:rsidR="003E140D" w:rsidRPr="00D7748D" w:rsidRDefault="003E140D" w:rsidP="003E140D">
      <w:pPr>
        <w:rPr>
          <w:rFonts w:ascii="Arial" w:hAnsi="Arial" w:cs="Arial"/>
          <w:i/>
          <w:sz w:val="20"/>
        </w:rPr>
      </w:pPr>
      <w:r w:rsidRPr="00D7748D">
        <w:rPr>
          <w:rFonts w:ascii="Arial" w:hAnsi="Arial" w:cs="Arial"/>
          <w:i/>
          <w:sz w:val="20"/>
        </w:rPr>
        <w:t xml:space="preserve">    &lt;/complexType&gt;</w:t>
      </w:r>
    </w:p>
    <w:p w:rsidR="003E140D" w:rsidRDefault="003E140D" w:rsidP="003E140D">
      <w:pPr>
        <w:rPr>
          <w:rFonts w:ascii="Arial" w:hAnsi="Arial" w:cs="Arial"/>
          <w:i/>
          <w:sz w:val="20"/>
        </w:rPr>
      </w:pPr>
      <w:r w:rsidRPr="00D7748D">
        <w:rPr>
          <w:rFonts w:ascii="Arial" w:hAnsi="Arial" w:cs="Arial"/>
          <w:i/>
          <w:sz w:val="20"/>
        </w:rPr>
        <w:t xml:space="preserve">  &lt;/element&gt;</w:t>
      </w:r>
    </w:p>
    <w:p w:rsidR="0058587B" w:rsidRDefault="0058587B" w:rsidP="003E140D">
      <w:pPr>
        <w:rPr>
          <w:rFonts w:ascii="Arial" w:hAnsi="Arial" w:cs="Arial"/>
          <w:i/>
          <w:sz w:val="20"/>
        </w:rPr>
      </w:pPr>
    </w:p>
    <w:p w:rsidR="0058587B" w:rsidRPr="00D7748D" w:rsidRDefault="0058587B" w:rsidP="003E140D">
      <w:pPr>
        <w:rPr>
          <w:rFonts w:ascii="Arial" w:hAnsi="Arial" w:cs="Arial"/>
          <w:i/>
          <w:sz w:val="20"/>
        </w:rPr>
      </w:pPr>
    </w:p>
    <w:p w:rsidR="003E140D" w:rsidRDefault="003E140D" w:rsidP="003E140D">
      <w:pPr>
        <w:pStyle w:val="Heading3"/>
      </w:pPr>
      <w:bookmarkStart w:id="179" w:name="_Toc248115690"/>
      <w:r>
        <w:t>Client API</w:t>
      </w:r>
      <w:bookmarkEnd w:id="179"/>
    </w:p>
    <w:p w:rsidR="003E140D" w:rsidRDefault="003E140D" w:rsidP="003E140D">
      <w:pPr>
        <w:spacing w:line="240" w:lineRule="atLeast"/>
        <w:rPr>
          <w:rFonts w:ascii="Arial" w:hAnsi="Arial" w:cs="Arial"/>
          <w:color w:val="000000"/>
          <w:sz w:val="20"/>
        </w:rPr>
      </w:pPr>
      <w:r w:rsidRPr="00331FC3">
        <w:rPr>
          <w:rFonts w:ascii="Arial" w:hAnsi="Arial" w:cs="Arial"/>
          <w:color w:val="000000"/>
          <w:sz w:val="20"/>
        </w:rPr>
        <w:t>Following class diagram shows GTS client API.</w:t>
      </w:r>
    </w:p>
    <w:p w:rsidR="00793575" w:rsidRDefault="00793575" w:rsidP="00793575">
      <w:pPr>
        <w:spacing w:line="240" w:lineRule="atLeast"/>
        <w:rPr>
          <w:rFonts w:ascii="Arial" w:hAnsi="Arial" w:cs="Arial"/>
          <w:color w:val="000000"/>
          <w:sz w:val="20"/>
        </w:rPr>
      </w:pPr>
    </w:p>
    <w:p w:rsidR="00793575" w:rsidRPr="00D2238A" w:rsidRDefault="00793575" w:rsidP="00793575">
      <w:pPr>
        <w:spacing w:line="240" w:lineRule="atLeast"/>
        <w:rPr>
          <w:rFonts w:ascii="Arial" w:hAnsi="Arial" w:cs="Arial"/>
          <w:color w:val="000000"/>
          <w:sz w:val="20"/>
        </w:rPr>
      </w:pPr>
      <w:r w:rsidRPr="00D2238A">
        <w:rPr>
          <w:rFonts w:ascii="Arial" w:hAnsi="Arial" w:cs="Arial"/>
          <w:color w:val="000000"/>
          <w:sz w:val="20"/>
        </w:rPr>
        <w:t>GTSPublicClient provides client APIs to find trusted authorities, trust levels and authority GTS instances. It also provides API to validate X.509 certificate with given trusted authorities.</w:t>
      </w:r>
    </w:p>
    <w:p w:rsidR="00793575" w:rsidRPr="00D2238A" w:rsidRDefault="00793575" w:rsidP="00793575">
      <w:pPr>
        <w:spacing w:line="240" w:lineRule="atLeast"/>
        <w:rPr>
          <w:rFonts w:ascii="Arial" w:hAnsi="Arial" w:cs="Arial"/>
          <w:color w:val="000000"/>
          <w:sz w:val="20"/>
        </w:rPr>
      </w:pPr>
    </w:p>
    <w:p w:rsidR="00793575" w:rsidRPr="00D2238A" w:rsidRDefault="00793575" w:rsidP="00793575">
      <w:pPr>
        <w:spacing w:line="240" w:lineRule="atLeast"/>
        <w:rPr>
          <w:rFonts w:ascii="Arial" w:hAnsi="Arial" w:cs="Arial"/>
          <w:color w:val="000000"/>
          <w:sz w:val="20"/>
        </w:rPr>
      </w:pPr>
      <w:r w:rsidRPr="00D2238A">
        <w:rPr>
          <w:rFonts w:ascii="Arial" w:hAnsi="Arial" w:cs="Arial"/>
          <w:color w:val="000000"/>
          <w:sz w:val="20"/>
        </w:rPr>
        <w:t>GTSAdminClient provides client API to maintain trusted authorities, permissions, trust levels and to update CRL.</w:t>
      </w:r>
    </w:p>
    <w:p w:rsidR="003E140D" w:rsidRPr="00C31C01" w:rsidRDefault="008A54FA" w:rsidP="003E140D">
      <w:pPr>
        <w:spacing w:line="240" w:lineRule="atLeast"/>
        <w:rPr>
          <w:rFonts w:ascii="Verdana" w:hAnsi="Verdana"/>
          <w:color w:val="000000"/>
          <w:sz w:val="17"/>
          <w:szCs w:val="17"/>
        </w:rPr>
      </w:pPr>
      <w:r>
        <w:rPr>
          <w:rFonts w:ascii="Verdana" w:hAnsi="Verdana"/>
          <w:noProof/>
          <w:color w:val="000000"/>
          <w:sz w:val="17"/>
          <w:szCs w:val="17"/>
        </w:rPr>
        <w:drawing>
          <wp:inline distT="0" distB="0" distL="0" distR="0">
            <wp:extent cx="5867400" cy="5857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cstate="print"/>
                    <a:srcRect/>
                    <a:stretch>
                      <a:fillRect/>
                    </a:stretch>
                  </pic:blipFill>
                  <pic:spPr bwMode="auto">
                    <a:xfrm>
                      <a:off x="0" y="0"/>
                      <a:ext cx="5867400" cy="5857875"/>
                    </a:xfrm>
                    <a:prstGeom prst="rect">
                      <a:avLst/>
                    </a:prstGeom>
                    <a:noFill/>
                    <a:ln w="9525">
                      <a:noFill/>
                      <a:miter lim="800000"/>
                      <a:headEnd/>
                      <a:tailEnd/>
                    </a:ln>
                  </pic:spPr>
                </pic:pic>
              </a:graphicData>
            </a:graphic>
          </wp:inline>
        </w:drawing>
      </w:r>
    </w:p>
    <w:p w:rsidR="003E140D" w:rsidRPr="004E0E23" w:rsidRDefault="003E140D" w:rsidP="003E140D">
      <w:pPr>
        <w:pStyle w:val="Caption"/>
        <w:jc w:val="center"/>
        <w:rPr>
          <w:rFonts w:ascii="Verdana" w:hAnsi="Verdana"/>
          <w:i/>
          <w:color w:val="000000"/>
          <w:sz w:val="17"/>
          <w:szCs w:val="17"/>
        </w:rPr>
      </w:pPr>
      <w:bookmarkStart w:id="180" w:name="_Toc247950457"/>
      <w:r w:rsidRPr="004E0E23">
        <w:rPr>
          <w:i/>
          <w:color w:val="000000"/>
        </w:rPr>
        <w:t xml:space="preserve">Figure </w:t>
      </w:r>
      <w:r w:rsidR="00754D31" w:rsidRPr="004E0E23">
        <w:rPr>
          <w:i/>
          <w:color w:val="000000"/>
        </w:rPr>
        <w:fldChar w:fldCharType="begin"/>
      </w:r>
      <w:r w:rsidRPr="004E0E23">
        <w:rPr>
          <w:i/>
          <w:color w:val="000000"/>
        </w:rPr>
        <w:instrText xml:space="preserve"> SEQ Figure \* ARABIC </w:instrText>
      </w:r>
      <w:r w:rsidR="00754D31" w:rsidRPr="004E0E23">
        <w:rPr>
          <w:i/>
          <w:color w:val="000000"/>
        </w:rPr>
        <w:fldChar w:fldCharType="separate"/>
      </w:r>
      <w:r w:rsidR="000934A8">
        <w:rPr>
          <w:i/>
          <w:noProof/>
          <w:color w:val="000000"/>
        </w:rPr>
        <w:t>60</w:t>
      </w:r>
      <w:r w:rsidR="00754D31" w:rsidRPr="004E0E23">
        <w:rPr>
          <w:i/>
          <w:color w:val="000000"/>
        </w:rPr>
        <w:fldChar w:fldCharType="end"/>
      </w:r>
      <w:r>
        <w:rPr>
          <w:i/>
          <w:color w:val="000000"/>
        </w:rPr>
        <w:t xml:space="preserve"> </w:t>
      </w:r>
      <w:r w:rsidRPr="004E0E23">
        <w:rPr>
          <w:i/>
          <w:color w:val="000000"/>
        </w:rPr>
        <w:t xml:space="preserve">GTS </w:t>
      </w:r>
      <w:r>
        <w:rPr>
          <w:i/>
          <w:color w:val="000000"/>
        </w:rPr>
        <w:t xml:space="preserve">client </w:t>
      </w:r>
      <w:r w:rsidRPr="004E0E23">
        <w:rPr>
          <w:i/>
          <w:color w:val="000000"/>
        </w:rPr>
        <w:t>class diagram</w:t>
      </w:r>
      <w:bookmarkEnd w:id="180"/>
    </w:p>
    <w:p w:rsidR="00F3628F" w:rsidRDefault="00F3628F" w:rsidP="003E140D">
      <w:pPr>
        <w:spacing w:line="240" w:lineRule="atLeast"/>
        <w:rPr>
          <w:rFonts w:ascii="Verdana" w:hAnsi="Verdana"/>
          <w:color w:val="000000"/>
          <w:sz w:val="17"/>
          <w:szCs w:val="17"/>
        </w:rPr>
      </w:pPr>
    </w:p>
    <w:p w:rsidR="003C1074" w:rsidRDefault="003C1074" w:rsidP="003E140D">
      <w:pPr>
        <w:spacing w:line="240" w:lineRule="atLeast"/>
        <w:rPr>
          <w:rFonts w:ascii="Verdana" w:hAnsi="Verdana"/>
          <w:color w:val="000000"/>
          <w:sz w:val="17"/>
          <w:szCs w:val="17"/>
        </w:rPr>
      </w:pPr>
    </w:p>
    <w:p w:rsidR="003E140D" w:rsidRDefault="003E140D" w:rsidP="003E140D">
      <w:pPr>
        <w:pStyle w:val="Heading3"/>
      </w:pPr>
      <w:bookmarkStart w:id="181" w:name="_Toc248115691"/>
      <w:r>
        <w:t>Federation</w:t>
      </w:r>
      <w:bookmarkEnd w:id="181"/>
    </w:p>
    <w:p w:rsidR="003E140D" w:rsidRPr="00444B5D" w:rsidRDefault="003E140D" w:rsidP="003E140D">
      <w:pPr>
        <w:spacing w:before="240" w:after="240" w:line="240" w:lineRule="atLeast"/>
        <w:rPr>
          <w:rFonts w:ascii="Arial" w:hAnsi="Arial" w:cs="Arial"/>
          <w:color w:val="000000"/>
          <w:sz w:val="20"/>
        </w:rPr>
      </w:pPr>
      <w:r w:rsidRPr="00444B5D">
        <w:rPr>
          <w:rFonts w:ascii="Arial" w:hAnsi="Arial" w:cs="Arial"/>
          <w:color w:val="000000"/>
          <w:sz w:val="20"/>
        </w:rPr>
        <w:t xml:space="preserve">Redundancy and scalability are critical properties of a federated trust fabric. Serious performance implications will occur if all entities in the </w:t>
      </w:r>
      <w:r w:rsidR="00092A9A">
        <w:rPr>
          <w:rFonts w:ascii="Arial" w:hAnsi="Arial" w:cs="Arial"/>
          <w:color w:val="000000"/>
          <w:sz w:val="20"/>
        </w:rPr>
        <w:t>federation</w:t>
      </w:r>
      <w:r w:rsidR="00092A9A" w:rsidRPr="00444B5D">
        <w:rPr>
          <w:rFonts w:ascii="Arial" w:hAnsi="Arial" w:cs="Arial"/>
          <w:color w:val="000000"/>
          <w:sz w:val="20"/>
        </w:rPr>
        <w:t xml:space="preserve"> </w:t>
      </w:r>
      <w:r w:rsidRPr="00444B5D">
        <w:rPr>
          <w:rFonts w:ascii="Arial" w:hAnsi="Arial" w:cs="Arial"/>
          <w:color w:val="000000"/>
          <w:sz w:val="20"/>
        </w:rPr>
        <w:t>are discovering and performing validation against a trust fabric maintained in a central GTS. In order to enable a federated trust fabric, each GTS can be administered to synchronize with a set of authoritative GTSs. GTSs can inherit both trust levels and trusted certificate authorities from its authority GTSs. Registering an authority GTS requires the specification of the following properties: service's uniform resource identifier (URI), priority, whether or not to synchronize the trust levels, time to live, whether or not to perform authorization, and the authority service's identity. The priority property is used for resolving conflicts between authority GTSs, for example if two authority GTSs have a listing for the same certificate authority, the authority GTS with the highest priority will be used for obtaining that certificate authority, and its corresponding information (e.g. its CRL). If contact to an authoritative GTS is lost for a significant amount of time, the trust fabric within the subordinate GTS may become significantly out of date; this could be a potential security risk. The time to live property specifies how long certificate authorities obtained from authoritative GTSs will be valid for in the subordinate GTS. The time to live on a given certificate authority record is reset after each synchronization with the authority GTS. If contact with an authority GTS is lost, the time to live will expire and the certificate authority will be removed from the subordinate's trust fabric.</w:t>
      </w:r>
    </w:p>
    <w:p w:rsidR="003E140D" w:rsidRDefault="008A54FA" w:rsidP="003E140D">
      <w:pPr>
        <w:spacing w:before="240" w:after="240" w:line="240" w:lineRule="atLeast"/>
        <w:rPr>
          <w:rFonts w:ascii="Verdana" w:hAnsi="Verdana"/>
          <w:color w:val="000000"/>
          <w:sz w:val="17"/>
          <w:szCs w:val="17"/>
        </w:rPr>
      </w:pPr>
      <w:r>
        <w:rPr>
          <w:rFonts w:ascii="Verdana" w:hAnsi="Verdana"/>
          <w:noProof/>
          <w:color w:val="000000"/>
          <w:sz w:val="17"/>
          <w:szCs w:val="17"/>
        </w:rPr>
        <w:drawing>
          <wp:inline distT="0" distB="0" distL="0" distR="0">
            <wp:extent cx="6086475" cy="41148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cstate="print"/>
                    <a:srcRect/>
                    <a:stretch>
                      <a:fillRect/>
                    </a:stretch>
                  </pic:blipFill>
                  <pic:spPr bwMode="auto">
                    <a:xfrm>
                      <a:off x="0" y="0"/>
                      <a:ext cx="6086475" cy="4114800"/>
                    </a:xfrm>
                    <a:prstGeom prst="rect">
                      <a:avLst/>
                    </a:prstGeom>
                    <a:noFill/>
                    <a:ln w="9525">
                      <a:noFill/>
                      <a:miter lim="800000"/>
                      <a:headEnd/>
                      <a:tailEnd/>
                    </a:ln>
                  </pic:spPr>
                </pic:pic>
              </a:graphicData>
            </a:graphic>
          </wp:inline>
        </w:drawing>
      </w:r>
    </w:p>
    <w:p w:rsidR="003E140D" w:rsidRPr="0007084E" w:rsidRDefault="003E140D" w:rsidP="003E140D">
      <w:pPr>
        <w:pStyle w:val="Caption"/>
        <w:jc w:val="center"/>
        <w:rPr>
          <w:rFonts w:ascii="Verdana" w:hAnsi="Verdana"/>
          <w:i/>
          <w:color w:val="000000"/>
          <w:sz w:val="17"/>
          <w:szCs w:val="17"/>
        </w:rPr>
      </w:pPr>
      <w:bookmarkStart w:id="182" w:name="_Toc247950458"/>
      <w:r w:rsidRPr="0007084E">
        <w:rPr>
          <w:i/>
          <w:color w:val="000000"/>
        </w:rPr>
        <w:t xml:space="preserve">Figure </w:t>
      </w:r>
      <w:r w:rsidR="00754D31" w:rsidRPr="0007084E">
        <w:rPr>
          <w:i/>
          <w:color w:val="000000"/>
        </w:rPr>
        <w:fldChar w:fldCharType="begin"/>
      </w:r>
      <w:r w:rsidRPr="0007084E">
        <w:rPr>
          <w:i/>
          <w:color w:val="000000"/>
        </w:rPr>
        <w:instrText xml:space="preserve"> SEQ Figure \* ARABIC </w:instrText>
      </w:r>
      <w:r w:rsidR="00754D31" w:rsidRPr="0007084E">
        <w:rPr>
          <w:i/>
          <w:color w:val="000000"/>
        </w:rPr>
        <w:fldChar w:fldCharType="separate"/>
      </w:r>
      <w:r w:rsidR="000934A8">
        <w:rPr>
          <w:i/>
          <w:noProof/>
          <w:color w:val="000000"/>
        </w:rPr>
        <w:t>61</w:t>
      </w:r>
      <w:r w:rsidR="00754D31" w:rsidRPr="0007084E">
        <w:rPr>
          <w:i/>
          <w:color w:val="000000"/>
        </w:rPr>
        <w:fldChar w:fldCharType="end"/>
      </w:r>
      <w:r w:rsidRPr="0007084E">
        <w:rPr>
          <w:i/>
          <w:color w:val="000000"/>
        </w:rPr>
        <w:t xml:space="preserve"> GTS Federation</w:t>
      </w:r>
      <w:bookmarkEnd w:id="182"/>
    </w:p>
    <w:p w:rsidR="003E140D" w:rsidRPr="00444B5D" w:rsidRDefault="003E140D" w:rsidP="003E140D">
      <w:pPr>
        <w:spacing w:before="240" w:after="240" w:line="240" w:lineRule="atLeast"/>
        <w:rPr>
          <w:rFonts w:ascii="Arial" w:hAnsi="Arial" w:cs="Arial"/>
          <w:color w:val="000000"/>
          <w:sz w:val="20"/>
        </w:rPr>
      </w:pPr>
      <w:r w:rsidRPr="00444B5D">
        <w:rPr>
          <w:rFonts w:ascii="Arial" w:hAnsi="Arial" w:cs="Arial"/>
          <w:i/>
          <w:iCs/>
          <w:color w:val="000000"/>
          <w:spacing w:val="15"/>
          <w:sz w:val="20"/>
        </w:rPr>
        <w:t>Figure</w:t>
      </w:r>
      <w:r w:rsidRPr="00444B5D">
        <w:rPr>
          <w:rFonts w:ascii="Arial" w:hAnsi="Arial" w:cs="Arial"/>
          <w:color w:val="000000"/>
          <w:sz w:val="20"/>
        </w:rPr>
        <w:t xml:space="preserve"> </w:t>
      </w:r>
      <w:r w:rsidR="00F000EA">
        <w:rPr>
          <w:rFonts w:ascii="Arial" w:hAnsi="Arial" w:cs="Arial"/>
          <w:color w:val="000000"/>
          <w:sz w:val="20"/>
        </w:rPr>
        <w:t>61</w:t>
      </w:r>
      <w:r w:rsidRPr="00444B5D">
        <w:rPr>
          <w:rFonts w:ascii="Arial" w:hAnsi="Arial" w:cs="Arial"/>
          <w:color w:val="000000"/>
          <w:sz w:val="20"/>
        </w:rPr>
        <w:t xml:space="preserve"> illustrates an example of how multiple GTSs can be deployed to create and manage a federated trust fabric. In the example there are five GTSs: caGrid GTS, TeraGrid GTS, OSU GTS, caGrid/TeraGrid GTS, and UT GTS. The caGrid GTS has no authority GTSs, it manages the certificate authorities A and S. </w:t>
      </w:r>
      <w:r w:rsidRPr="00444B5D">
        <w:rPr>
          <w:rFonts w:ascii="Arial" w:hAnsi="Arial" w:cs="Arial"/>
          <w:color w:val="000000"/>
          <w:sz w:val="20"/>
        </w:rPr>
        <w:lastRenderedPageBreak/>
        <w:t>The TeraGrid GTS has no authority GTSs, and it manages the certificate authorities X and S. The OSU GTS has one authority GTS, the caGrid GTS. The OSU GTS inherits the certificate authorities A and S from its authority the caGrid GTS. The OSU GTS manages an additional certificate authority B. The OSU GTS is an example of how the global trust fabric can be extended to include local trusted certificate authorities, in this case and the additional certificate authority CA B, which is trusted by OSU. The caGrid/TeraGrid GTS has two authority GTSs, the caGrid GTS and the TeraGrid GTS. The TeraGrid GTS inherits CA A from the caGrid GTS and CA X from the TeraGrid GTS, since the caGrid GTS has a higher priority than the TeraGrid GTS, it inherits CA S from the caGrid GTS. The caGrid/TeraGrid GTS is an example of how two existing trust fabrics from two different Grids can be joined together. Finally the UT GTS has one authority GTS, the TeraGrid GTS. The UT GTS inherits CA X and CA S from the TeraGrid GTS. The UT GTS is an example of standing up a GTS for better redundancy and scalability.</w:t>
      </w:r>
    </w:p>
    <w:p w:rsidR="003E140D" w:rsidRPr="00444B5D" w:rsidRDefault="003E140D" w:rsidP="003E140D">
      <w:pPr>
        <w:spacing w:before="240" w:after="240" w:line="240" w:lineRule="atLeast"/>
        <w:rPr>
          <w:rFonts w:ascii="Arial" w:hAnsi="Arial" w:cs="Arial"/>
          <w:color w:val="000000"/>
          <w:sz w:val="20"/>
        </w:rPr>
      </w:pPr>
      <w:r w:rsidRPr="00444B5D">
        <w:rPr>
          <w:rFonts w:ascii="Arial" w:hAnsi="Arial" w:cs="Arial"/>
          <w:color w:val="000000"/>
          <w:sz w:val="20"/>
        </w:rPr>
        <w:t> Supporting a federated trust fabric across GTSs introduces additional metadata to be associated with trust levels and certificate authorities. This metadata includes the "Source GTS", "Authority GTS", and "Time to Live". The "Source GTS" specifies the service URI of the GTS in which the trust level or certificate authority was inherited from. The "Authority GTS" specifies the service URI of the GTS that is the authority of trust level or certificate authority. "Time to Live" specifies the date until which the certificate authority entry is valid.</w:t>
      </w:r>
    </w:p>
    <w:p w:rsidR="003E140D" w:rsidRPr="00D05003" w:rsidRDefault="003E140D" w:rsidP="003E140D">
      <w:pPr>
        <w:pStyle w:val="Heading3"/>
      </w:pPr>
      <w:r w:rsidRPr="00D05003">
        <w:t> </w:t>
      </w:r>
      <w:bookmarkStart w:id="183" w:name="_Toc248115692"/>
      <w:r w:rsidRPr="00D05003">
        <w:t>Configuration</w:t>
      </w:r>
      <w:bookmarkEnd w:id="183"/>
    </w:p>
    <w:p w:rsidR="003E140D" w:rsidRPr="00CC3FD4" w:rsidRDefault="003E140D" w:rsidP="003E140D">
      <w:pPr>
        <w:spacing w:line="240" w:lineRule="atLeast"/>
        <w:rPr>
          <w:rFonts w:ascii="Arial" w:hAnsi="Arial" w:cs="Arial"/>
          <w:color w:val="000000"/>
          <w:sz w:val="20"/>
        </w:rPr>
      </w:pPr>
      <w:r w:rsidRPr="00CC3FD4">
        <w:rPr>
          <w:rFonts w:ascii="Arial" w:hAnsi="Arial" w:cs="Arial"/>
          <w:color w:val="000000"/>
          <w:sz w:val="20"/>
        </w:rPr>
        <w:t xml:space="preserve">The GTS is configured through a configuration file which is located at GTS_HOME/etc/gts-conf.xml. The GTS uses a Mysql Database as its backend data store; you must provide the GTS with the connection details for your Mysql database. The </w:t>
      </w:r>
      <w:r w:rsidRPr="00CC3FD4">
        <w:rPr>
          <w:rFonts w:ascii="Arial" w:hAnsi="Arial" w:cs="Arial"/>
          <w:b/>
          <w:bCs/>
          <w:i/>
          <w:iCs/>
          <w:color w:val="000000"/>
          <w:spacing w:val="15"/>
          <w:sz w:val="20"/>
        </w:rPr>
        <w:t>database</w:t>
      </w:r>
      <w:r w:rsidRPr="00CC3FD4">
        <w:rPr>
          <w:rFonts w:ascii="Arial" w:hAnsi="Arial" w:cs="Arial"/>
          <w:color w:val="000000"/>
          <w:sz w:val="20"/>
        </w:rPr>
        <w:t xml:space="preserve"> element in the GTS configuration is used to specify the connection information for your Mysql database</w:t>
      </w:r>
      <w:r>
        <w:rPr>
          <w:rFonts w:ascii="Arial" w:hAnsi="Arial" w:cs="Arial"/>
          <w:color w:val="000000"/>
          <w:sz w:val="20"/>
        </w:rPr>
        <w:t>.</w:t>
      </w:r>
      <w:r w:rsidRPr="00CC3FD4">
        <w:rPr>
          <w:rFonts w:ascii="Arial" w:hAnsi="Arial" w:cs="Arial"/>
          <w:color w:val="000000"/>
          <w:sz w:val="20"/>
        </w:rPr>
        <w:t xml:space="preserve"> When the GTS is first initialized it will create a database, named with the value of the </w:t>
      </w:r>
      <w:r w:rsidRPr="00CC3FD4">
        <w:rPr>
          <w:rFonts w:ascii="Arial" w:hAnsi="Arial" w:cs="Arial"/>
          <w:b/>
          <w:bCs/>
          <w:i/>
          <w:iCs/>
          <w:color w:val="000000"/>
          <w:spacing w:val="15"/>
          <w:sz w:val="20"/>
        </w:rPr>
        <w:t>gts-internal-id</w:t>
      </w:r>
      <w:r w:rsidRPr="00CC3FD4">
        <w:rPr>
          <w:rFonts w:ascii="Arial" w:hAnsi="Arial" w:cs="Arial"/>
          <w:color w:val="000000"/>
          <w:sz w:val="20"/>
        </w:rPr>
        <w:t xml:space="preserve"> element. The GTS will also proceed to setup its database schema in the database it created. In order to do so the GTS needs to be configured with a database user that has the appropriate permissions. If you do not wish to provide the GTS with such a user you may create the database manually and provide the GTS with a user whom has the permission to modify the database schema. In this scenario the GTS will not create the database but will proceed to setup its database schema in the database that was manually created.  Finally the </w:t>
      </w:r>
      <w:r w:rsidRPr="00CC3FD4">
        <w:rPr>
          <w:rFonts w:ascii="Arial" w:hAnsi="Arial" w:cs="Arial"/>
          <w:b/>
          <w:bCs/>
          <w:i/>
          <w:iCs/>
          <w:color w:val="000000"/>
          <w:spacing w:val="15"/>
          <w:sz w:val="20"/>
        </w:rPr>
        <w:t>sync-authorities</w:t>
      </w:r>
      <w:r w:rsidRPr="00CC3FD4">
        <w:rPr>
          <w:rFonts w:ascii="Arial" w:hAnsi="Arial" w:cs="Arial"/>
          <w:color w:val="000000"/>
          <w:sz w:val="20"/>
        </w:rPr>
        <w:t xml:space="preserve"> </w:t>
      </w:r>
      <w:r w:rsidR="00D1711A" w:rsidRPr="00CC3FD4">
        <w:rPr>
          <w:rFonts w:ascii="Arial" w:hAnsi="Arial" w:cs="Arial"/>
          <w:color w:val="000000"/>
          <w:sz w:val="20"/>
        </w:rPr>
        <w:t>element</w:t>
      </w:r>
      <w:r w:rsidRPr="00CC3FD4">
        <w:rPr>
          <w:rFonts w:ascii="Arial" w:hAnsi="Arial" w:cs="Arial"/>
          <w:color w:val="000000"/>
          <w:sz w:val="20"/>
        </w:rPr>
        <w:t xml:space="preserve"> specifies how often the GTS should sync with its authorities.</w:t>
      </w:r>
    </w:p>
    <w:p w:rsidR="003E140D" w:rsidRDefault="003E140D" w:rsidP="003E140D">
      <w:pPr>
        <w:spacing w:line="240" w:lineRule="atLeast"/>
        <w:rPr>
          <w:rFonts w:ascii="Verdana" w:hAnsi="Verdana"/>
          <w:color w:val="000000"/>
          <w:sz w:val="17"/>
          <w:szCs w:val="17"/>
        </w:rPr>
      </w:pPr>
    </w:p>
    <w:p w:rsidR="003E140D" w:rsidRDefault="003E140D" w:rsidP="003E140D">
      <w:pPr>
        <w:pStyle w:val="Heading3"/>
      </w:pPr>
      <w:bookmarkStart w:id="184" w:name="_Toc248115693"/>
      <w:r>
        <w:t>SyncGTS</w:t>
      </w:r>
      <w:bookmarkEnd w:id="184"/>
    </w:p>
    <w:p w:rsidR="003E140D" w:rsidRPr="00870DEA" w:rsidRDefault="003E140D" w:rsidP="003E140D">
      <w:pPr>
        <w:rPr>
          <w:rFonts w:ascii="Arial" w:hAnsi="Arial" w:cs="Arial"/>
          <w:sz w:val="20"/>
        </w:rPr>
      </w:pPr>
      <w:r w:rsidRPr="00870DEA">
        <w:rPr>
          <w:rFonts w:ascii="Arial" w:hAnsi="Arial" w:cs="Arial"/>
          <w:sz w:val="20"/>
        </w:rPr>
        <w:t xml:space="preserve">Many clients and services (including caGrid) leverage the </w:t>
      </w:r>
      <w:r w:rsidRPr="002D1086">
        <w:rPr>
          <w:rFonts w:ascii="Arial" w:hAnsi="Arial" w:cs="Arial"/>
          <w:sz w:val="20"/>
        </w:rPr>
        <w:t>Globus Toolkit</w:t>
      </w:r>
      <w:r w:rsidRPr="00870DEA">
        <w:rPr>
          <w:rFonts w:ascii="Arial" w:hAnsi="Arial" w:cs="Arial"/>
          <w:sz w:val="20"/>
        </w:rPr>
        <w:t xml:space="preserve"> as their underlying framework.  Globus requires the use of PKI credentials for authentication.   A PKI credential consists of a X.509 certificate and private key, the X.509 certificate is signed by a certificate authority.   In authenticating parties Globus ensure that the party authenticating is the holder of the private key that is bound to the X.509 certificate that they present and that the X.509 certificate presented is signed by a trusted certificate authority.  Globus maintains a list of certificate authority's that it trusts in a local trust store on the local file system.   Although this it is effective it is very limiting and difficult to manage because </w:t>
      </w:r>
      <w:r w:rsidR="009F5123" w:rsidRPr="00870DEA">
        <w:rPr>
          <w:rFonts w:ascii="Arial" w:hAnsi="Arial" w:cs="Arial"/>
          <w:sz w:val="20"/>
        </w:rPr>
        <w:t>every time</w:t>
      </w:r>
      <w:r w:rsidRPr="00870DEA">
        <w:rPr>
          <w:rFonts w:ascii="Arial" w:hAnsi="Arial" w:cs="Arial"/>
          <w:sz w:val="20"/>
        </w:rPr>
        <w:t xml:space="preserve"> (1) a new certificate authority is trusted, (2) a existing certificate authority is no longer trusted, or (3) a certificate authority updates is CRL, the local trust store of all clients and services need to be updated.  Under the core Globus release this is a manual process which is not scalable in large distributed Grids.  The Grid Trust Service (GTS) is a grid service for managing certificate authorities (and CRLS) that are trust by a community.  The GTS provides a tool called SyncGTS which keeps all clients and services local trust stores in sync with the certificate authorities that are trusted by the GTS.  With SyncGTS, the local trust store for each client and service is updated each time a new certificate authority is added to the GTS or each time a certificate authority is removed from the GTS or each time the CRL for a certificate authority is updated.</w:t>
      </w:r>
    </w:p>
    <w:p w:rsidR="003E140D" w:rsidRPr="00BF5B20" w:rsidRDefault="003E140D" w:rsidP="003E140D">
      <w:pPr>
        <w:spacing w:before="240" w:after="240" w:line="240" w:lineRule="atLeast"/>
        <w:rPr>
          <w:rFonts w:ascii="Arial" w:hAnsi="Arial" w:cs="Arial"/>
          <w:color w:val="000000"/>
          <w:sz w:val="20"/>
        </w:rPr>
      </w:pPr>
      <w:r w:rsidRPr="00930D46">
        <w:rPr>
          <w:rFonts w:ascii="Arial" w:hAnsi="Arial" w:cs="Arial"/>
          <w:color w:val="000000"/>
          <w:sz w:val="20"/>
        </w:rPr>
        <w:t xml:space="preserve">SyncGTS provides </w:t>
      </w:r>
      <w:r>
        <w:rPr>
          <w:rFonts w:ascii="Arial" w:hAnsi="Arial" w:cs="Arial"/>
          <w:color w:val="000000"/>
          <w:sz w:val="20"/>
        </w:rPr>
        <w:t>several</w:t>
      </w:r>
      <w:r w:rsidRPr="00930D46">
        <w:rPr>
          <w:rFonts w:ascii="Arial" w:hAnsi="Arial" w:cs="Arial"/>
          <w:color w:val="000000"/>
          <w:sz w:val="20"/>
        </w:rPr>
        <w:t xml:space="preserve"> </w:t>
      </w:r>
      <w:r w:rsidRPr="00930D46">
        <w:rPr>
          <w:rFonts w:ascii="Arial" w:hAnsi="Arial" w:cs="Arial"/>
          <w:bCs/>
          <w:color w:val="000000"/>
          <w:sz w:val="20"/>
        </w:rPr>
        <w:t>configuration</w:t>
      </w:r>
      <w:r w:rsidRPr="00930D46">
        <w:rPr>
          <w:rFonts w:ascii="Arial" w:hAnsi="Arial" w:cs="Arial"/>
          <w:color w:val="000000"/>
          <w:sz w:val="20"/>
        </w:rPr>
        <w:t xml:space="preserve"> options to clients and services.  These include syncing with multiple GTS(s) and specifying </w:t>
      </w:r>
      <w:r w:rsidRPr="00930D46">
        <w:rPr>
          <w:rFonts w:ascii="Arial" w:hAnsi="Arial" w:cs="Arial"/>
          <w:bCs/>
          <w:color w:val="000000"/>
          <w:sz w:val="20"/>
        </w:rPr>
        <w:t>level of assurance</w:t>
      </w:r>
      <w:r w:rsidRPr="00BF5B20">
        <w:rPr>
          <w:rFonts w:ascii="Arial" w:hAnsi="Arial" w:cs="Arial"/>
          <w:color w:val="000000"/>
          <w:sz w:val="20"/>
        </w:rPr>
        <w:t xml:space="preserve"> requirements.  SyncGTS also provides several deployment options making it adaptable and easy to integrate with many types of systems.  These deployment options include:</w:t>
      </w:r>
    </w:p>
    <w:p w:rsidR="003E140D" w:rsidRPr="00BF5B20" w:rsidRDefault="00754D31" w:rsidP="003E140D">
      <w:pPr>
        <w:numPr>
          <w:ilvl w:val="0"/>
          <w:numId w:val="16"/>
        </w:numPr>
        <w:spacing w:line="240" w:lineRule="atLeast"/>
        <w:rPr>
          <w:rFonts w:ascii="Arial" w:hAnsi="Arial" w:cs="Arial"/>
          <w:color w:val="000000"/>
          <w:sz w:val="20"/>
        </w:rPr>
      </w:pPr>
      <w:hyperlink r:id="rId155" w:tooltip="SyncGTS Globus Runtime" w:history="1">
        <w:r w:rsidR="003E140D" w:rsidRPr="00BF5B20">
          <w:rPr>
            <w:rFonts w:ascii="Arial" w:hAnsi="Arial" w:cs="Arial"/>
            <w:b/>
            <w:bCs/>
            <w:i/>
            <w:iCs/>
            <w:color w:val="2E3257"/>
            <w:spacing w:val="15"/>
            <w:sz w:val="20"/>
          </w:rPr>
          <w:t>Globus Runtime</w:t>
        </w:r>
      </w:hyperlink>
      <w:r w:rsidR="003E140D" w:rsidRPr="00BF5B20">
        <w:rPr>
          <w:rFonts w:ascii="Arial" w:hAnsi="Arial" w:cs="Arial"/>
          <w:color w:val="000000"/>
          <w:sz w:val="20"/>
        </w:rPr>
        <w:t xml:space="preserve"> </w:t>
      </w:r>
      <w:r w:rsidR="003E140D" w:rsidRPr="00BF5B20">
        <w:rPr>
          <w:rFonts w:ascii="Arial" w:hAnsi="Arial" w:cs="Arial"/>
          <w:b/>
          <w:bCs/>
          <w:i/>
          <w:iCs/>
          <w:color w:val="000000"/>
          <w:spacing w:val="15"/>
          <w:sz w:val="20"/>
        </w:rPr>
        <w:t>-</w:t>
      </w:r>
      <w:r w:rsidR="003E140D" w:rsidRPr="00BF5B20">
        <w:rPr>
          <w:rFonts w:ascii="Arial" w:hAnsi="Arial" w:cs="Arial"/>
          <w:color w:val="000000"/>
          <w:sz w:val="20"/>
        </w:rPr>
        <w:t xml:space="preserve"> SyncGTS is deployed directly into a container hosting Web/Grid services, keeping the entire container and services operating in it in sync with the trust fabric.</w:t>
      </w:r>
    </w:p>
    <w:p w:rsidR="003E140D" w:rsidRPr="00BF5B20" w:rsidRDefault="00754D31" w:rsidP="003E140D">
      <w:pPr>
        <w:numPr>
          <w:ilvl w:val="0"/>
          <w:numId w:val="16"/>
        </w:numPr>
        <w:spacing w:line="240" w:lineRule="atLeast"/>
        <w:rPr>
          <w:rFonts w:ascii="Arial" w:hAnsi="Arial" w:cs="Arial"/>
          <w:color w:val="000000"/>
          <w:sz w:val="20"/>
        </w:rPr>
      </w:pPr>
      <w:hyperlink r:id="rId156" w:tooltip="SyncGTS Command Line" w:history="1">
        <w:r w:rsidR="003E140D" w:rsidRPr="00BF5B20">
          <w:rPr>
            <w:rFonts w:ascii="Arial" w:hAnsi="Arial" w:cs="Arial"/>
            <w:b/>
            <w:bCs/>
            <w:i/>
            <w:iCs/>
            <w:color w:val="2E3257"/>
            <w:spacing w:val="15"/>
            <w:sz w:val="20"/>
          </w:rPr>
          <w:t>Command Line</w:t>
        </w:r>
      </w:hyperlink>
      <w:r w:rsidR="003E140D" w:rsidRPr="00BF5B20">
        <w:rPr>
          <w:rFonts w:ascii="Arial" w:hAnsi="Arial" w:cs="Arial"/>
          <w:color w:val="000000"/>
          <w:sz w:val="20"/>
        </w:rPr>
        <w:t xml:space="preserve"> </w:t>
      </w:r>
      <w:r w:rsidR="003E140D" w:rsidRPr="00BF5B20">
        <w:rPr>
          <w:rFonts w:ascii="Arial" w:hAnsi="Arial" w:cs="Arial"/>
          <w:b/>
          <w:bCs/>
          <w:i/>
          <w:iCs/>
          <w:color w:val="000000"/>
          <w:spacing w:val="15"/>
          <w:sz w:val="20"/>
        </w:rPr>
        <w:t>-</w:t>
      </w:r>
      <w:r w:rsidR="003E140D" w:rsidRPr="00BF5B20">
        <w:rPr>
          <w:rFonts w:ascii="Arial" w:hAnsi="Arial" w:cs="Arial"/>
          <w:color w:val="000000"/>
          <w:sz w:val="20"/>
        </w:rPr>
        <w:t xml:space="preserve"> The command line approach is intended to be used to sync client environments with the trust fabric.</w:t>
      </w:r>
    </w:p>
    <w:p w:rsidR="003E140D" w:rsidRPr="00BF5B20" w:rsidRDefault="00754D31" w:rsidP="003E140D">
      <w:pPr>
        <w:numPr>
          <w:ilvl w:val="0"/>
          <w:numId w:val="16"/>
        </w:numPr>
        <w:spacing w:line="240" w:lineRule="atLeast"/>
        <w:rPr>
          <w:rFonts w:ascii="Arial" w:hAnsi="Arial" w:cs="Arial"/>
          <w:color w:val="000000"/>
          <w:sz w:val="20"/>
        </w:rPr>
      </w:pPr>
      <w:hyperlink r:id="rId157" w:tooltip="SyncGTS Client API" w:history="1">
        <w:r w:rsidR="003E140D" w:rsidRPr="00BF5B20">
          <w:rPr>
            <w:rFonts w:ascii="Arial" w:hAnsi="Arial" w:cs="Arial"/>
            <w:b/>
            <w:bCs/>
            <w:i/>
            <w:iCs/>
            <w:color w:val="2E3257"/>
            <w:spacing w:val="15"/>
            <w:sz w:val="20"/>
          </w:rPr>
          <w:t>Programmatically</w:t>
        </w:r>
      </w:hyperlink>
      <w:r w:rsidR="003E140D" w:rsidRPr="00BF5B20">
        <w:rPr>
          <w:rFonts w:ascii="Arial" w:hAnsi="Arial" w:cs="Arial"/>
          <w:color w:val="000000"/>
          <w:sz w:val="20"/>
        </w:rPr>
        <w:t xml:space="preserve"> </w:t>
      </w:r>
      <w:r w:rsidR="003E140D" w:rsidRPr="00BF5B20">
        <w:rPr>
          <w:rFonts w:ascii="Arial" w:hAnsi="Arial" w:cs="Arial"/>
          <w:b/>
          <w:bCs/>
          <w:i/>
          <w:iCs/>
          <w:color w:val="000000"/>
          <w:spacing w:val="15"/>
          <w:sz w:val="20"/>
        </w:rPr>
        <w:t>-</w:t>
      </w:r>
      <w:r w:rsidR="003E140D" w:rsidRPr="00BF5B20">
        <w:rPr>
          <w:rFonts w:ascii="Arial" w:hAnsi="Arial" w:cs="Arial"/>
          <w:color w:val="000000"/>
          <w:sz w:val="20"/>
        </w:rPr>
        <w:t xml:space="preserve"> SyncGTS provides a client API, that allows developers to integrate SyncGTS into applications and other software projects.</w:t>
      </w: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Arial" w:hAnsi="Arial" w:cs="Arial"/>
          <w:color w:val="000000"/>
          <w:sz w:val="18"/>
          <w:szCs w:val="18"/>
        </w:rPr>
      </w:pPr>
    </w:p>
    <w:p w:rsidR="003E140D" w:rsidRDefault="008A54FA" w:rsidP="003E140D">
      <w:pPr>
        <w:spacing w:line="240" w:lineRule="atLeast"/>
        <w:rPr>
          <w:rFonts w:ascii="Arial" w:hAnsi="Arial" w:cs="Arial"/>
          <w:color w:val="000000"/>
          <w:sz w:val="18"/>
          <w:szCs w:val="18"/>
        </w:rPr>
      </w:pPr>
      <w:r>
        <w:rPr>
          <w:noProof/>
        </w:rPr>
        <w:drawing>
          <wp:anchor distT="0" distB="0" distL="114300" distR="114300" simplePos="0" relativeHeight="251673088" behindDoc="1" locked="0" layoutInCell="1" allowOverlap="1">
            <wp:simplePos x="0" y="0"/>
            <wp:positionH relativeFrom="column">
              <wp:align>center</wp:align>
            </wp:positionH>
            <wp:positionV relativeFrom="paragraph">
              <wp:posOffset>8890</wp:posOffset>
            </wp:positionV>
            <wp:extent cx="2695575" cy="3819525"/>
            <wp:effectExtent l="19050" t="0" r="9525" b="0"/>
            <wp:wrapTight wrapText="bothSides">
              <wp:wrapPolygon edited="0">
                <wp:start x="-153" y="0"/>
                <wp:lineTo x="-153" y="21546"/>
                <wp:lineTo x="21676" y="21546"/>
                <wp:lineTo x="21676" y="0"/>
                <wp:lineTo x="-153" y="0"/>
              </wp:wrapPolygon>
            </wp:wrapTight>
            <wp:docPr id="905" name="fancy_img" descr="http://cagrid.org/download/attachments/4491709/syncg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_img" descr="http://cagrid.org/download/attachments/4491709/syncgts.jpg"/>
                    <pic:cNvPicPr>
                      <a:picLocks noChangeAspect="1" noChangeArrowheads="1"/>
                    </pic:cNvPicPr>
                  </pic:nvPicPr>
                  <pic:blipFill>
                    <a:blip r:embed="rId158" r:link="rId159" cstate="print"/>
                    <a:srcRect/>
                    <a:stretch>
                      <a:fillRect/>
                    </a:stretch>
                  </pic:blipFill>
                  <pic:spPr bwMode="auto">
                    <a:xfrm>
                      <a:off x="0" y="0"/>
                      <a:ext cx="2695575" cy="3819525"/>
                    </a:xfrm>
                    <a:prstGeom prst="rect">
                      <a:avLst/>
                    </a:prstGeom>
                    <a:noFill/>
                    <a:ln w="9525">
                      <a:noFill/>
                      <a:miter lim="800000"/>
                      <a:headEnd/>
                      <a:tailEnd/>
                    </a:ln>
                  </pic:spPr>
                </pic:pic>
              </a:graphicData>
            </a:graphic>
          </wp:anchor>
        </w:drawing>
      </w: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Pr="00A41BB9" w:rsidRDefault="003E140D" w:rsidP="003E140D">
      <w:pPr>
        <w:pStyle w:val="Caption"/>
        <w:jc w:val="center"/>
        <w:rPr>
          <w:rFonts w:ascii="Arial" w:hAnsi="Arial" w:cs="Arial"/>
          <w:i/>
          <w:color w:val="000000"/>
        </w:rPr>
      </w:pPr>
      <w:bookmarkStart w:id="185" w:name="_Toc247950459"/>
      <w:r w:rsidRPr="00A41BB9">
        <w:rPr>
          <w:i/>
          <w:color w:val="000000"/>
        </w:rPr>
        <w:t xml:space="preserve">Figure </w:t>
      </w:r>
      <w:r w:rsidR="00754D31" w:rsidRPr="00A41BB9">
        <w:rPr>
          <w:i/>
          <w:color w:val="000000"/>
        </w:rPr>
        <w:fldChar w:fldCharType="begin"/>
      </w:r>
      <w:r w:rsidRPr="00A41BB9">
        <w:rPr>
          <w:i/>
          <w:color w:val="000000"/>
        </w:rPr>
        <w:instrText xml:space="preserve"> SEQ Figure \* ARABIC </w:instrText>
      </w:r>
      <w:r w:rsidR="00754D31" w:rsidRPr="00A41BB9">
        <w:rPr>
          <w:i/>
          <w:color w:val="000000"/>
        </w:rPr>
        <w:fldChar w:fldCharType="separate"/>
      </w:r>
      <w:r w:rsidR="000934A8">
        <w:rPr>
          <w:i/>
          <w:noProof/>
          <w:color w:val="000000"/>
        </w:rPr>
        <w:t>62</w:t>
      </w:r>
      <w:r w:rsidR="00754D31" w:rsidRPr="00A41BB9">
        <w:rPr>
          <w:i/>
          <w:color w:val="000000"/>
        </w:rPr>
        <w:fldChar w:fldCharType="end"/>
      </w:r>
      <w:r w:rsidRPr="00A41BB9">
        <w:rPr>
          <w:i/>
          <w:color w:val="000000"/>
        </w:rPr>
        <w:t xml:space="preserve"> SyncGTS</w:t>
      </w:r>
      <w:bookmarkEnd w:id="185"/>
    </w:p>
    <w:p w:rsidR="003E140D" w:rsidRPr="00627B4E" w:rsidRDefault="003E140D" w:rsidP="003E140D">
      <w:pPr>
        <w:spacing w:line="240" w:lineRule="atLeast"/>
        <w:rPr>
          <w:rFonts w:ascii="Arial" w:hAnsi="Arial" w:cs="Arial"/>
          <w:color w:val="000000"/>
          <w:sz w:val="20"/>
        </w:rPr>
      </w:pPr>
      <w:r w:rsidRPr="00627B4E">
        <w:rPr>
          <w:rFonts w:ascii="Arial" w:hAnsi="Arial" w:cs="Arial"/>
          <w:color w:val="000000"/>
          <w:sz w:val="20"/>
        </w:rPr>
        <w:t xml:space="preserve">SyncGTS uses an XML file to describe what and how to synchronize the local environment with the trust fabric. This XML file is referred to as the sync description and is located at: </w:t>
      </w:r>
      <w:r w:rsidRPr="00DC21D6">
        <w:rPr>
          <w:rFonts w:ascii="Arial" w:hAnsi="Arial" w:cs="Arial"/>
          <w:bCs/>
          <w:iCs/>
          <w:color w:val="000000"/>
          <w:sz w:val="20"/>
        </w:rPr>
        <w:t>SYNC_GTS_HOME/ext/resources/sync-description.xml</w:t>
      </w:r>
      <w:r w:rsidRPr="00DC21D6">
        <w:rPr>
          <w:rFonts w:ascii="Arial" w:hAnsi="Arial" w:cs="Arial"/>
          <w:color w:val="000000"/>
          <w:sz w:val="20"/>
        </w:rPr>
        <w:t>.</w:t>
      </w: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Arial" w:hAnsi="Arial" w:cs="Arial"/>
          <w:color w:val="000000"/>
          <w:sz w:val="20"/>
        </w:rPr>
      </w:pPr>
      <w:r w:rsidRPr="00DC21D6">
        <w:rPr>
          <w:rFonts w:ascii="Arial" w:hAnsi="Arial" w:cs="Arial"/>
          <w:color w:val="000000"/>
          <w:sz w:val="20"/>
        </w:rPr>
        <w:t>SyncGTS reads following configuration information from Sync description:</w:t>
      </w:r>
    </w:p>
    <w:p w:rsidR="003E140D" w:rsidRPr="00DC21D6" w:rsidRDefault="003E140D" w:rsidP="003E140D">
      <w:pPr>
        <w:spacing w:line="240" w:lineRule="atLeast"/>
        <w:rPr>
          <w:rFonts w:ascii="Arial" w:hAnsi="Arial" w:cs="Arial"/>
          <w:color w:val="000000"/>
          <w:sz w:val="20"/>
        </w:rPr>
      </w:pPr>
    </w:p>
    <w:p w:rsidR="003E140D" w:rsidRPr="00DC21D6" w:rsidRDefault="003E140D" w:rsidP="003E140D">
      <w:pPr>
        <w:spacing w:line="240" w:lineRule="atLeast"/>
        <w:rPr>
          <w:rFonts w:ascii="Arial" w:hAnsi="Arial" w:cs="Arial"/>
          <w:color w:val="000000"/>
          <w:sz w:val="20"/>
        </w:rPr>
      </w:pPr>
      <w:r w:rsidRPr="00DC21D6">
        <w:rPr>
          <w:rFonts w:ascii="Arial" w:hAnsi="Arial" w:cs="Arial"/>
          <w:color w:val="000000"/>
          <w:sz w:val="20"/>
        </w:rPr>
        <w:t>GTS Service URI: This URI is used to connect to GTS service to synchronize trusted authorities.</w:t>
      </w:r>
    </w:p>
    <w:p w:rsidR="003E140D" w:rsidRPr="00DC21D6" w:rsidRDefault="003E140D" w:rsidP="003E140D">
      <w:pPr>
        <w:spacing w:line="240" w:lineRule="atLeast"/>
        <w:rPr>
          <w:rFonts w:ascii="Arial" w:hAnsi="Arial" w:cs="Arial"/>
          <w:color w:val="000000"/>
          <w:sz w:val="20"/>
        </w:rPr>
      </w:pPr>
      <w:r w:rsidRPr="00DC21D6">
        <w:rPr>
          <w:rFonts w:ascii="Arial" w:hAnsi="Arial" w:cs="Arial"/>
          <w:color w:val="000000"/>
          <w:sz w:val="20"/>
        </w:rPr>
        <w:t>Perform Authorization: Flag to force authorization while connecting to GTS.</w:t>
      </w:r>
    </w:p>
    <w:p w:rsidR="003E140D" w:rsidRPr="00DC21D6" w:rsidRDefault="003E140D" w:rsidP="003E140D">
      <w:pPr>
        <w:spacing w:line="240" w:lineRule="atLeast"/>
        <w:rPr>
          <w:rFonts w:ascii="Arial" w:hAnsi="Arial" w:cs="Arial"/>
          <w:color w:val="000000"/>
          <w:sz w:val="20"/>
        </w:rPr>
      </w:pPr>
      <w:r w:rsidRPr="00DC21D6">
        <w:rPr>
          <w:rFonts w:ascii="Arial" w:hAnsi="Arial" w:cs="Arial"/>
          <w:color w:val="000000"/>
          <w:sz w:val="20"/>
        </w:rPr>
        <w:t>Excluded CAs: CAs excluded from the list of trusted authorities</w:t>
      </w:r>
    </w:p>
    <w:p w:rsidR="003E140D" w:rsidRPr="00DC21D6" w:rsidRDefault="003E140D" w:rsidP="003E140D">
      <w:pPr>
        <w:spacing w:line="240" w:lineRule="atLeast"/>
        <w:rPr>
          <w:rFonts w:ascii="Arial" w:hAnsi="Arial" w:cs="Arial"/>
          <w:color w:val="000000"/>
          <w:sz w:val="20"/>
        </w:rPr>
      </w:pPr>
      <w:r w:rsidRPr="00DC21D6">
        <w:rPr>
          <w:rFonts w:ascii="Arial" w:hAnsi="Arial" w:cs="Arial"/>
          <w:color w:val="000000"/>
          <w:sz w:val="20"/>
        </w:rPr>
        <w:t>NextSync: Synchronization interval</w:t>
      </w:r>
    </w:p>
    <w:p w:rsidR="003E140D" w:rsidRDefault="003E140D" w:rsidP="003E140D">
      <w:pPr>
        <w:spacing w:line="240" w:lineRule="atLeast"/>
        <w:rPr>
          <w:rFonts w:ascii="Verdana" w:hAnsi="Verdana"/>
          <w:color w:val="000000"/>
          <w:sz w:val="17"/>
          <w:szCs w:val="17"/>
        </w:rPr>
      </w:pPr>
    </w:p>
    <w:p w:rsidR="003E140D" w:rsidRPr="00F31963" w:rsidRDefault="003E140D" w:rsidP="003E140D">
      <w:pPr>
        <w:spacing w:line="240" w:lineRule="atLeast"/>
        <w:rPr>
          <w:rFonts w:ascii="Arial" w:hAnsi="Arial" w:cs="Arial"/>
          <w:color w:val="000000"/>
          <w:sz w:val="20"/>
        </w:rPr>
      </w:pPr>
      <w:r w:rsidRPr="00F31963">
        <w:rPr>
          <w:rFonts w:ascii="Arial" w:hAnsi="Arial" w:cs="Arial"/>
          <w:color w:val="000000"/>
          <w:sz w:val="20"/>
        </w:rPr>
        <w:t xml:space="preserve">Following activity diagram shows SyncGTS internal activities synchronizing a GTS with an authority GTS. As mentioned above, SyncGTS can be started manually, programmatically or through deployment </w:t>
      </w:r>
      <w:r>
        <w:rPr>
          <w:rFonts w:ascii="Arial" w:hAnsi="Arial" w:cs="Arial"/>
          <w:color w:val="000000"/>
          <w:sz w:val="20"/>
        </w:rPr>
        <w:t xml:space="preserve">of SyncGTSServlet </w:t>
      </w:r>
      <w:r w:rsidRPr="00F31963">
        <w:rPr>
          <w:rFonts w:ascii="Arial" w:hAnsi="Arial" w:cs="Arial"/>
          <w:color w:val="000000"/>
          <w:sz w:val="20"/>
        </w:rPr>
        <w:t xml:space="preserve">in a web container. When SyncGTS starts its process, it connects to an authority GTS and gets all trusted authorities and synchronizes the list with </w:t>
      </w:r>
      <w:r>
        <w:rPr>
          <w:rFonts w:ascii="Arial" w:hAnsi="Arial" w:cs="Arial"/>
          <w:color w:val="000000"/>
          <w:sz w:val="20"/>
        </w:rPr>
        <w:t>Globus local trust store</w:t>
      </w:r>
      <w:r w:rsidRPr="00F31963">
        <w:rPr>
          <w:rFonts w:ascii="Arial" w:hAnsi="Arial" w:cs="Arial"/>
          <w:color w:val="000000"/>
          <w:sz w:val="20"/>
        </w:rPr>
        <w:t>.</w:t>
      </w:r>
    </w:p>
    <w:p w:rsidR="003E140D" w:rsidRDefault="003E140D" w:rsidP="003E140D">
      <w:pPr>
        <w:spacing w:line="240" w:lineRule="atLeast"/>
        <w:rPr>
          <w:rFonts w:ascii="Verdana" w:hAnsi="Verdana"/>
          <w:color w:val="000000"/>
          <w:sz w:val="17"/>
          <w:szCs w:val="17"/>
        </w:rPr>
      </w:pPr>
    </w:p>
    <w:p w:rsidR="003E140D" w:rsidRDefault="008A54FA" w:rsidP="003E140D">
      <w:pPr>
        <w:spacing w:line="240" w:lineRule="atLeast"/>
        <w:rPr>
          <w:rFonts w:ascii="Verdana" w:hAnsi="Verdana"/>
          <w:color w:val="000000"/>
          <w:sz w:val="17"/>
          <w:szCs w:val="17"/>
        </w:rPr>
      </w:pPr>
      <w:r>
        <w:rPr>
          <w:rFonts w:ascii="Verdana" w:hAnsi="Verdana"/>
          <w:noProof/>
          <w:color w:val="000000"/>
          <w:sz w:val="17"/>
          <w:szCs w:val="17"/>
        </w:rPr>
        <w:lastRenderedPageBreak/>
        <w:drawing>
          <wp:inline distT="0" distB="0" distL="0" distR="0">
            <wp:extent cx="4838700" cy="4391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0" cstate="print"/>
                    <a:srcRect/>
                    <a:stretch>
                      <a:fillRect/>
                    </a:stretch>
                  </pic:blipFill>
                  <pic:spPr bwMode="auto">
                    <a:xfrm>
                      <a:off x="0" y="0"/>
                      <a:ext cx="4838700" cy="4391025"/>
                    </a:xfrm>
                    <a:prstGeom prst="rect">
                      <a:avLst/>
                    </a:prstGeom>
                    <a:noFill/>
                    <a:ln w="9525">
                      <a:noFill/>
                      <a:miter lim="800000"/>
                      <a:headEnd/>
                      <a:tailEnd/>
                    </a:ln>
                  </pic:spPr>
                </pic:pic>
              </a:graphicData>
            </a:graphic>
          </wp:inline>
        </w:drawing>
      </w:r>
    </w:p>
    <w:p w:rsidR="003E140D" w:rsidRPr="001B678F" w:rsidRDefault="003E140D" w:rsidP="003E140D">
      <w:pPr>
        <w:pStyle w:val="Caption"/>
        <w:jc w:val="center"/>
        <w:rPr>
          <w:rFonts w:ascii="Verdana" w:hAnsi="Verdana"/>
          <w:i/>
          <w:color w:val="000000"/>
          <w:sz w:val="17"/>
          <w:szCs w:val="17"/>
        </w:rPr>
      </w:pPr>
      <w:bookmarkStart w:id="186" w:name="_Toc247950460"/>
      <w:r w:rsidRPr="001B678F">
        <w:rPr>
          <w:i/>
          <w:color w:val="000000"/>
        </w:rPr>
        <w:t xml:space="preserve">Figure </w:t>
      </w:r>
      <w:r w:rsidR="00754D31" w:rsidRPr="001B678F">
        <w:rPr>
          <w:i/>
          <w:color w:val="000000"/>
        </w:rPr>
        <w:fldChar w:fldCharType="begin"/>
      </w:r>
      <w:r w:rsidRPr="001B678F">
        <w:rPr>
          <w:i/>
          <w:color w:val="000000"/>
        </w:rPr>
        <w:instrText xml:space="preserve"> SEQ Figure \* ARABIC </w:instrText>
      </w:r>
      <w:r w:rsidR="00754D31" w:rsidRPr="001B678F">
        <w:rPr>
          <w:i/>
          <w:color w:val="000000"/>
        </w:rPr>
        <w:fldChar w:fldCharType="separate"/>
      </w:r>
      <w:r w:rsidR="000934A8">
        <w:rPr>
          <w:i/>
          <w:noProof/>
          <w:color w:val="000000"/>
        </w:rPr>
        <w:t>63</w:t>
      </w:r>
      <w:r w:rsidR="00754D31" w:rsidRPr="001B678F">
        <w:rPr>
          <w:i/>
          <w:color w:val="000000"/>
        </w:rPr>
        <w:fldChar w:fldCharType="end"/>
      </w:r>
      <w:r w:rsidRPr="001B678F">
        <w:rPr>
          <w:i/>
          <w:color w:val="000000"/>
        </w:rPr>
        <w:t xml:space="preserve"> SyncGTS activity diagram</w:t>
      </w:r>
      <w:bookmarkEnd w:id="186"/>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rPr>
          <w:rFonts w:ascii="Verdana" w:hAnsi="Verdana"/>
          <w:color w:val="000000"/>
          <w:sz w:val="17"/>
          <w:szCs w:val="17"/>
        </w:rPr>
      </w:pPr>
    </w:p>
    <w:p w:rsidR="003E140D" w:rsidRDefault="003E140D" w:rsidP="003E140D">
      <w:pPr>
        <w:spacing w:line="240" w:lineRule="atLeast"/>
        <w:jc w:val="center"/>
        <w:rPr>
          <w:rFonts w:ascii="Verdana" w:hAnsi="Verdana"/>
          <w:i/>
          <w:color w:val="000000"/>
          <w:sz w:val="17"/>
          <w:szCs w:val="17"/>
        </w:rPr>
      </w:pPr>
    </w:p>
    <w:p w:rsidR="003E140D" w:rsidRDefault="003E140D" w:rsidP="003E140D">
      <w:pPr>
        <w:spacing w:line="240" w:lineRule="atLeast"/>
        <w:rPr>
          <w:rFonts w:ascii="Arial" w:hAnsi="Arial" w:cs="Arial"/>
          <w:color w:val="000000"/>
          <w:sz w:val="20"/>
        </w:rPr>
      </w:pPr>
      <w:r w:rsidRPr="007B1CC7">
        <w:rPr>
          <w:rFonts w:ascii="Arial" w:hAnsi="Arial" w:cs="Arial"/>
          <w:color w:val="000000"/>
          <w:sz w:val="20"/>
        </w:rPr>
        <w:t>Following class diagram shows class hierarchy and relations of SyncGTS API.</w:t>
      </w:r>
    </w:p>
    <w:p w:rsidR="003E140D" w:rsidRDefault="003E140D" w:rsidP="003E140D">
      <w:pPr>
        <w:spacing w:line="240" w:lineRule="atLeast"/>
        <w:rPr>
          <w:rFonts w:ascii="Arial" w:hAnsi="Arial" w:cs="Arial"/>
          <w:color w:val="000000"/>
          <w:sz w:val="20"/>
        </w:rPr>
      </w:pPr>
    </w:p>
    <w:p w:rsidR="003E140D" w:rsidRDefault="003E140D" w:rsidP="003E140D">
      <w:pPr>
        <w:spacing w:line="240" w:lineRule="atLeast"/>
        <w:rPr>
          <w:rFonts w:ascii="Arial" w:hAnsi="Arial" w:cs="Arial"/>
          <w:bCs/>
          <w:iCs/>
          <w:color w:val="000000"/>
          <w:sz w:val="20"/>
        </w:rPr>
      </w:pPr>
      <w:r w:rsidRPr="008827AE">
        <w:rPr>
          <w:rFonts w:ascii="Arial" w:hAnsi="Arial" w:cs="Arial"/>
          <w:color w:val="000000"/>
          <w:sz w:val="20"/>
        </w:rPr>
        <w:t xml:space="preserve">HistoryManager provides API to access synchronization history report that can be filtered by date. SyncGTSConfiguration reads configuration information from </w:t>
      </w:r>
      <w:r w:rsidRPr="008827AE">
        <w:rPr>
          <w:rFonts w:ascii="Arial" w:hAnsi="Arial" w:cs="Arial"/>
          <w:bCs/>
          <w:iCs/>
          <w:color w:val="000000"/>
          <w:sz w:val="20"/>
        </w:rPr>
        <w:t>SYNC_GTS_HOME/ext/resources/sync-description.xml and make it available to SyncGTSImpl.</w:t>
      </w:r>
    </w:p>
    <w:p w:rsidR="003E140D" w:rsidRDefault="003E140D" w:rsidP="003E140D">
      <w:pPr>
        <w:spacing w:line="240" w:lineRule="atLeast"/>
        <w:rPr>
          <w:rFonts w:ascii="Arial" w:hAnsi="Arial" w:cs="Arial"/>
          <w:bCs/>
          <w:iCs/>
          <w:color w:val="000000"/>
          <w:sz w:val="20"/>
        </w:rPr>
      </w:pPr>
    </w:p>
    <w:p w:rsidR="003E140D" w:rsidRDefault="003E140D" w:rsidP="003E140D">
      <w:pPr>
        <w:spacing w:line="240" w:lineRule="atLeast"/>
        <w:rPr>
          <w:rFonts w:ascii="Arial" w:hAnsi="Arial" w:cs="Arial"/>
          <w:bCs/>
          <w:iCs/>
          <w:color w:val="000000"/>
          <w:sz w:val="20"/>
        </w:rPr>
      </w:pPr>
      <w:r>
        <w:rPr>
          <w:rFonts w:ascii="Arial" w:hAnsi="Arial" w:cs="Arial"/>
          <w:bCs/>
          <w:iCs/>
          <w:color w:val="000000"/>
          <w:sz w:val="20"/>
        </w:rPr>
        <w:t xml:space="preserve">SyncGTS is a singleton gets loaded into JVM memory on initial call and supports following methods to invoke synchronization. </w:t>
      </w:r>
    </w:p>
    <w:p w:rsidR="003E140D" w:rsidRDefault="003E140D" w:rsidP="003E140D">
      <w:pPr>
        <w:spacing w:line="240" w:lineRule="atLeast"/>
        <w:rPr>
          <w:rFonts w:ascii="Arial" w:hAnsi="Arial" w:cs="Arial"/>
          <w:bCs/>
          <w:iCs/>
          <w:color w:val="000000"/>
          <w:sz w:val="20"/>
        </w:rPr>
      </w:pPr>
    </w:p>
    <w:p w:rsidR="003E140D" w:rsidRPr="00691B3C" w:rsidRDefault="003E140D" w:rsidP="003E140D">
      <w:pPr>
        <w:spacing w:line="240" w:lineRule="atLeast"/>
        <w:rPr>
          <w:rFonts w:ascii="Arial" w:hAnsi="Arial" w:cs="Arial"/>
          <w:color w:val="000000"/>
          <w:sz w:val="20"/>
        </w:rPr>
      </w:pPr>
      <w:r w:rsidRPr="00EF16DE">
        <w:rPr>
          <w:rFonts w:ascii="Arial" w:hAnsi="Arial" w:cs="Arial"/>
          <w:b/>
          <w:color w:val="000000"/>
          <w:sz w:val="20"/>
        </w:rPr>
        <w:t>syncAndResync</w:t>
      </w:r>
      <w:r>
        <w:rPr>
          <w:rFonts w:ascii="Arial" w:hAnsi="Arial" w:cs="Arial"/>
          <w:b/>
          <w:color w:val="000000"/>
          <w:sz w:val="20"/>
        </w:rPr>
        <w:t xml:space="preserve">(): </w:t>
      </w:r>
      <w:r>
        <w:rPr>
          <w:rFonts w:ascii="Arial" w:hAnsi="Arial" w:cs="Arial"/>
          <w:color w:val="000000"/>
          <w:sz w:val="20"/>
        </w:rPr>
        <w:t>This synchronized method would start synchronization process and keep running the process  at given intervals.</w:t>
      </w:r>
    </w:p>
    <w:p w:rsidR="003E140D" w:rsidRPr="00691B3C" w:rsidRDefault="003E140D" w:rsidP="003E140D">
      <w:pPr>
        <w:spacing w:line="240" w:lineRule="atLeast"/>
        <w:rPr>
          <w:rFonts w:ascii="Arial" w:hAnsi="Arial" w:cs="Arial"/>
          <w:color w:val="000000"/>
          <w:sz w:val="20"/>
        </w:rPr>
      </w:pPr>
      <w:r w:rsidRPr="00EF16DE">
        <w:rPr>
          <w:rFonts w:ascii="Arial" w:hAnsi="Arial" w:cs="Arial"/>
          <w:b/>
          <w:color w:val="000000"/>
          <w:sz w:val="20"/>
        </w:rPr>
        <w:t>syncAndResyncInBackground</w:t>
      </w:r>
      <w:r>
        <w:rPr>
          <w:rFonts w:ascii="Arial" w:hAnsi="Arial" w:cs="Arial"/>
          <w:b/>
          <w:color w:val="000000"/>
          <w:sz w:val="20"/>
        </w:rPr>
        <w:t xml:space="preserve">(): </w:t>
      </w:r>
      <w:r>
        <w:rPr>
          <w:rFonts w:ascii="Arial" w:hAnsi="Arial" w:cs="Arial"/>
          <w:color w:val="000000"/>
          <w:sz w:val="20"/>
        </w:rPr>
        <w:t>This asynchronous method would kick off a new thread and start synchronization process and keep running the process  in the background at given intervals.</w:t>
      </w:r>
    </w:p>
    <w:p w:rsidR="003E140D" w:rsidRDefault="003E140D" w:rsidP="003E140D">
      <w:pPr>
        <w:spacing w:line="240" w:lineRule="atLeast"/>
        <w:rPr>
          <w:rFonts w:ascii="Arial" w:hAnsi="Arial" w:cs="Arial"/>
          <w:color w:val="000000"/>
          <w:sz w:val="20"/>
        </w:rPr>
      </w:pPr>
      <w:r w:rsidRPr="00EF16DE">
        <w:rPr>
          <w:rFonts w:ascii="Arial" w:hAnsi="Arial" w:cs="Arial"/>
          <w:b/>
          <w:color w:val="000000"/>
          <w:sz w:val="20"/>
        </w:rPr>
        <w:t>syncOnce</w:t>
      </w:r>
      <w:r>
        <w:rPr>
          <w:rFonts w:ascii="Arial" w:hAnsi="Arial" w:cs="Arial"/>
          <w:b/>
          <w:color w:val="000000"/>
          <w:sz w:val="20"/>
        </w:rPr>
        <w:t xml:space="preserve">(): </w:t>
      </w:r>
      <w:r>
        <w:rPr>
          <w:rFonts w:ascii="Arial" w:hAnsi="Arial" w:cs="Arial"/>
          <w:color w:val="000000"/>
          <w:sz w:val="20"/>
        </w:rPr>
        <w:t>This method would run synchronization process one time.</w:t>
      </w:r>
    </w:p>
    <w:p w:rsidR="003E140D" w:rsidRDefault="003E140D" w:rsidP="003E140D">
      <w:pPr>
        <w:spacing w:line="240" w:lineRule="atLeast"/>
        <w:rPr>
          <w:rFonts w:ascii="Arial" w:hAnsi="Arial" w:cs="Arial"/>
          <w:color w:val="000000"/>
          <w:sz w:val="20"/>
        </w:rPr>
      </w:pPr>
    </w:p>
    <w:p w:rsidR="003E140D" w:rsidRPr="00691B3C" w:rsidRDefault="003E140D" w:rsidP="003E140D">
      <w:pPr>
        <w:spacing w:line="240" w:lineRule="atLeast"/>
        <w:rPr>
          <w:rFonts w:ascii="Arial" w:hAnsi="Arial" w:cs="Arial"/>
          <w:color w:val="000000"/>
          <w:sz w:val="20"/>
        </w:rPr>
      </w:pPr>
      <w:r>
        <w:rPr>
          <w:rFonts w:ascii="Arial" w:hAnsi="Arial" w:cs="Arial"/>
          <w:color w:val="000000"/>
          <w:sz w:val="20"/>
        </w:rPr>
        <w:t>To protect accuracy of trusted authorities list, SyncGTS implements locking mechanism to avoid racing condition with multiple invocations of its process. Only one synchronization process can run at a time.</w:t>
      </w:r>
    </w:p>
    <w:p w:rsidR="003E140D" w:rsidRPr="001E2413" w:rsidRDefault="003E140D" w:rsidP="003E140D">
      <w:pPr>
        <w:spacing w:line="240" w:lineRule="atLeast"/>
        <w:rPr>
          <w:rFonts w:ascii="Verdana" w:hAnsi="Verdana"/>
          <w:color w:val="000000"/>
          <w:sz w:val="17"/>
          <w:szCs w:val="17"/>
        </w:rPr>
      </w:pPr>
    </w:p>
    <w:p w:rsidR="003E140D" w:rsidRDefault="008A54FA" w:rsidP="003E140D">
      <w:pPr>
        <w:pStyle w:val="Caption"/>
        <w:jc w:val="center"/>
        <w:rPr>
          <w:i/>
          <w:color w:val="000000"/>
        </w:rPr>
      </w:pPr>
      <w:r>
        <w:rPr>
          <w:rFonts w:ascii="Verdana" w:hAnsi="Verdana"/>
          <w:noProof/>
          <w:color w:val="000000"/>
          <w:sz w:val="17"/>
          <w:szCs w:val="17"/>
        </w:rPr>
        <w:lastRenderedPageBreak/>
        <w:drawing>
          <wp:inline distT="0" distB="0" distL="0" distR="0">
            <wp:extent cx="6124575" cy="52006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1" cstate="print"/>
                    <a:srcRect/>
                    <a:stretch>
                      <a:fillRect/>
                    </a:stretch>
                  </pic:blipFill>
                  <pic:spPr bwMode="auto">
                    <a:xfrm>
                      <a:off x="0" y="0"/>
                      <a:ext cx="6124575" cy="5200650"/>
                    </a:xfrm>
                    <a:prstGeom prst="rect">
                      <a:avLst/>
                    </a:prstGeom>
                    <a:noFill/>
                    <a:ln w="9525">
                      <a:noFill/>
                      <a:miter lim="800000"/>
                      <a:headEnd/>
                      <a:tailEnd/>
                    </a:ln>
                  </pic:spPr>
                </pic:pic>
              </a:graphicData>
            </a:graphic>
          </wp:inline>
        </w:drawing>
      </w:r>
      <w:bookmarkStart w:id="187" w:name="_Toc247950461"/>
      <w:r w:rsidR="003E140D" w:rsidRPr="00A12922">
        <w:rPr>
          <w:i/>
          <w:color w:val="000000"/>
        </w:rPr>
        <w:t xml:space="preserve">Figure </w:t>
      </w:r>
      <w:r w:rsidR="00754D31" w:rsidRPr="00A12922">
        <w:rPr>
          <w:i/>
          <w:color w:val="000000"/>
        </w:rPr>
        <w:fldChar w:fldCharType="begin"/>
      </w:r>
      <w:r w:rsidR="003E140D" w:rsidRPr="00A12922">
        <w:rPr>
          <w:i/>
          <w:color w:val="000000"/>
        </w:rPr>
        <w:instrText xml:space="preserve"> SEQ Figure \* ARABIC </w:instrText>
      </w:r>
      <w:r w:rsidR="00754D31" w:rsidRPr="00A12922">
        <w:rPr>
          <w:i/>
          <w:color w:val="000000"/>
        </w:rPr>
        <w:fldChar w:fldCharType="separate"/>
      </w:r>
      <w:r w:rsidR="000934A8">
        <w:rPr>
          <w:i/>
          <w:noProof/>
          <w:color w:val="000000"/>
        </w:rPr>
        <w:t>64</w:t>
      </w:r>
      <w:r w:rsidR="00754D31" w:rsidRPr="00A12922">
        <w:rPr>
          <w:i/>
          <w:color w:val="000000"/>
        </w:rPr>
        <w:fldChar w:fldCharType="end"/>
      </w:r>
      <w:r w:rsidR="003E140D" w:rsidRPr="00A12922">
        <w:rPr>
          <w:i/>
          <w:color w:val="000000"/>
        </w:rPr>
        <w:t xml:space="preserve"> SyncGTS class diagram</w:t>
      </w:r>
      <w:bookmarkEnd w:id="187"/>
    </w:p>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Default="00C515B6" w:rsidP="00C515B6"/>
    <w:p w:rsidR="00C515B6" w:rsidRPr="00C515B6" w:rsidRDefault="00C515B6" w:rsidP="00C515B6"/>
    <w:p w:rsidR="003E140D" w:rsidRDefault="003E140D" w:rsidP="003E140D">
      <w:pPr>
        <w:pStyle w:val="Heading2"/>
      </w:pPr>
      <w:bookmarkStart w:id="188" w:name="_Toc248115694"/>
      <w:r>
        <w:lastRenderedPageBreak/>
        <w:t>Credential Delegation Service</w:t>
      </w:r>
      <w:bookmarkEnd w:id="188"/>
    </w:p>
    <w:p w:rsidR="003E140D" w:rsidRDefault="003E140D" w:rsidP="003E140D">
      <w:pPr>
        <w:spacing w:line="240" w:lineRule="atLeast"/>
        <w:rPr>
          <w:rFonts w:ascii="Arial" w:hAnsi="Arial" w:cs="Arial"/>
          <w:color w:val="000000"/>
          <w:sz w:val="20"/>
        </w:rPr>
      </w:pPr>
      <w:r w:rsidRPr="007C4A07">
        <w:rPr>
          <w:rFonts w:ascii="Arial" w:hAnsi="Arial" w:cs="Arial"/>
          <w:color w:val="000000"/>
          <w:sz w:val="20"/>
        </w:rPr>
        <w:t xml:space="preserve">The CDS is used by a </w:t>
      </w:r>
      <w:r w:rsidR="00D25AEB">
        <w:rPr>
          <w:rFonts w:ascii="Arial" w:hAnsi="Arial" w:cs="Arial"/>
          <w:color w:val="000000"/>
          <w:sz w:val="20"/>
        </w:rPr>
        <w:t>ca</w:t>
      </w:r>
      <w:r w:rsidRPr="007C4A07">
        <w:rPr>
          <w:rFonts w:ascii="Arial" w:hAnsi="Arial" w:cs="Arial"/>
          <w:color w:val="000000"/>
          <w:sz w:val="20"/>
        </w:rPr>
        <w:t xml:space="preserve">Grid user to securely and temporarily hand their credentials to a target service (or another user) to allow the service to perform work on their behalf. A primary use case for credential delegation is workflow. The brief explanation of how this works is as follows. A user logs on to the </w:t>
      </w:r>
      <w:r w:rsidR="009926C4">
        <w:rPr>
          <w:rFonts w:ascii="Arial" w:hAnsi="Arial" w:cs="Arial"/>
          <w:color w:val="000000"/>
          <w:sz w:val="20"/>
        </w:rPr>
        <w:t>ca</w:t>
      </w:r>
      <w:r w:rsidRPr="007C4A07">
        <w:rPr>
          <w:rFonts w:ascii="Arial" w:hAnsi="Arial" w:cs="Arial"/>
          <w:color w:val="000000"/>
          <w:sz w:val="20"/>
        </w:rPr>
        <w:t>Grid to retrieve their credentials. The user then wants to execute an analysis workflow which requires access to two data services and a chain of analytical services to process the data from the two data services. The user composes the workflow and submits it to the workflow management service of caGrid. In this scenario, the user needs the workflow management service to have his Grid credential to perform work on his behalf. For example, the workflow management service needs to submit a query to the two data services and invoke the first service in the processing chain with the results of the query, and then invoke the second service in the chain with the output from the first service, and so on. The workflow management service will need to be handed the user's credentials to access these services. The user delegates his credentials to the CDS, specifying that the workflow management service (identified by using the service's Grid identity) can retrieve the user's credentials for a limited period of time. Once the delegation is complete, the user hands a reference to the delegated credential to the workflow service. The workflow service uses the reference to actually retrieve the user's Grid credential and run the analysis.</w:t>
      </w:r>
    </w:p>
    <w:p w:rsidR="003E140D" w:rsidRDefault="003E140D" w:rsidP="003E140D">
      <w:pPr>
        <w:spacing w:line="240" w:lineRule="atLeast"/>
        <w:rPr>
          <w:rFonts w:ascii="Arial" w:hAnsi="Arial" w:cs="Arial"/>
          <w:color w:val="000000"/>
          <w:sz w:val="18"/>
          <w:szCs w:val="18"/>
        </w:rPr>
      </w:pPr>
      <w:r w:rsidRPr="007C4A07">
        <w:rPr>
          <w:rFonts w:ascii="Arial" w:hAnsi="Arial" w:cs="Arial"/>
          <w:color w:val="000000"/>
          <w:sz w:val="20"/>
        </w:rPr>
        <w:br/>
      </w:r>
      <w:r w:rsidR="008A54FA">
        <w:rPr>
          <w:rFonts w:ascii="Arial" w:hAnsi="Arial" w:cs="Arial"/>
          <w:noProof/>
          <w:color w:val="000000"/>
          <w:sz w:val="18"/>
          <w:szCs w:val="18"/>
        </w:rPr>
        <w:drawing>
          <wp:inline distT="0" distB="0" distL="0" distR="0">
            <wp:extent cx="5686425" cy="4629150"/>
            <wp:effectExtent l="19050" t="0" r="9525" b="0"/>
            <wp:docPr id="22" name="fancy_img" descr="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_img" descr="cds"/>
                    <pic:cNvPicPr>
                      <a:picLocks noChangeAspect="1" noChangeArrowheads="1"/>
                    </pic:cNvPicPr>
                  </pic:nvPicPr>
                  <pic:blipFill>
                    <a:blip r:embed="rId162" cstate="print"/>
                    <a:srcRect/>
                    <a:stretch>
                      <a:fillRect/>
                    </a:stretch>
                  </pic:blipFill>
                  <pic:spPr bwMode="auto">
                    <a:xfrm>
                      <a:off x="0" y="0"/>
                      <a:ext cx="5686425" cy="4629150"/>
                    </a:xfrm>
                    <a:prstGeom prst="rect">
                      <a:avLst/>
                    </a:prstGeom>
                    <a:noFill/>
                    <a:ln w="9525">
                      <a:noFill/>
                      <a:miter lim="800000"/>
                      <a:headEnd/>
                      <a:tailEnd/>
                    </a:ln>
                  </pic:spPr>
                </pic:pic>
              </a:graphicData>
            </a:graphic>
          </wp:inline>
        </w:drawing>
      </w:r>
    </w:p>
    <w:p w:rsidR="003E140D" w:rsidRDefault="003E140D" w:rsidP="003E140D">
      <w:pPr>
        <w:spacing w:line="240" w:lineRule="atLeast"/>
        <w:rPr>
          <w:rFonts w:ascii="Arial" w:hAnsi="Arial" w:cs="Arial"/>
          <w:color w:val="000000"/>
          <w:sz w:val="18"/>
          <w:szCs w:val="18"/>
        </w:rPr>
      </w:pPr>
    </w:p>
    <w:p w:rsidR="003E140D" w:rsidRPr="00232DBF" w:rsidRDefault="003E140D" w:rsidP="003E140D">
      <w:pPr>
        <w:pStyle w:val="Caption"/>
        <w:jc w:val="center"/>
        <w:rPr>
          <w:rFonts w:ascii="Arial" w:hAnsi="Arial" w:cs="Arial"/>
          <w:i/>
          <w:color w:val="000000"/>
        </w:rPr>
      </w:pPr>
      <w:bookmarkStart w:id="189" w:name="_Toc247950462"/>
      <w:r w:rsidRPr="00232DBF">
        <w:rPr>
          <w:i/>
          <w:color w:val="000000"/>
        </w:rPr>
        <w:t xml:space="preserve">Figure </w:t>
      </w:r>
      <w:r w:rsidR="00754D31" w:rsidRPr="00232DBF">
        <w:rPr>
          <w:i/>
          <w:color w:val="000000"/>
        </w:rPr>
        <w:fldChar w:fldCharType="begin"/>
      </w:r>
      <w:r w:rsidRPr="00232DBF">
        <w:rPr>
          <w:i/>
          <w:color w:val="000000"/>
        </w:rPr>
        <w:instrText xml:space="preserve"> SEQ Figure \* ARABIC </w:instrText>
      </w:r>
      <w:r w:rsidR="00754D31" w:rsidRPr="00232DBF">
        <w:rPr>
          <w:i/>
          <w:color w:val="000000"/>
        </w:rPr>
        <w:fldChar w:fldCharType="separate"/>
      </w:r>
      <w:r w:rsidR="000934A8">
        <w:rPr>
          <w:i/>
          <w:noProof/>
          <w:color w:val="000000"/>
        </w:rPr>
        <w:t>65</w:t>
      </w:r>
      <w:r w:rsidR="00754D31" w:rsidRPr="00232DBF">
        <w:rPr>
          <w:i/>
          <w:color w:val="000000"/>
        </w:rPr>
        <w:fldChar w:fldCharType="end"/>
      </w:r>
      <w:r w:rsidRPr="00232DBF">
        <w:rPr>
          <w:i/>
          <w:color w:val="000000"/>
        </w:rPr>
        <w:t xml:space="preserve"> Credential Delegation service usage</w:t>
      </w:r>
      <w:bookmarkEnd w:id="189"/>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Pr="005344B2" w:rsidRDefault="003E140D" w:rsidP="003E140D">
      <w:pPr>
        <w:spacing w:line="240" w:lineRule="atLeast"/>
        <w:rPr>
          <w:rFonts w:ascii="Arial" w:hAnsi="Arial" w:cs="Arial"/>
          <w:color w:val="000000"/>
          <w:sz w:val="20"/>
        </w:rPr>
      </w:pPr>
      <w:r w:rsidRPr="005344B2">
        <w:rPr>
          <w:rFonts w:ascii="Arial" w:hAnsi="Arial" w:cs="Arial"/>
          <w:color w:val="000000"/>
          <w:sz w:val="20"/>
        </w:rPr>
        <w:t xml:space="preserve">The </w:t>
      </w:r>
      <w:r w:rsidRPr="00B91A9B">
        <w:rPr>
          <w:rFonts w:ascii="Arial" w:hAnsi="Arial" w:cs="Arial"/>
          <w:bCs/>
          <w:color w:val="000000"/>
          <w:sz w:val="20"/>
        </w:rPr>
        <w:t>CDS Grid Service Implementation</w:t>
      </w:r>
      <w:r w:rsidRPr="005344B2">
        <w:rPr>
          <w:rFonts w:ascii="Arial" w:hAnsi="Arial" w:cs="Arial"/>
          <w:color w:val="000000"/>
          <w:sz w:val="20"/>
        </w:rPr>
        <w:t xml:space="preserve"> component implements the </w:t>
      </w:r>
      <w:r w:rsidRPr="007173CD">
        <w:rPr>
          <w:rStyle w:val="nobr1"/>
          <w:rFonts w:ascii="Arial" w:hAnsi="Arial" w:cs="Arial"/>
          <w:bCs/>
          <w:color w:val="000000"/>
          <w:sz w:val="20"/>
        </w:rPr>
        <w:t>CDS web service interface</w:t>
      </w:r>
      <w:r>
        <w:rPr>
          <w:rFonts w:ascii="Arial" w:hAnsi="Arial" w:cs="Arial"/>
          <w:b/>
          <w:bCs/>
          <w:color w:val="2E3257"/>
          <w:sz w:val="20"/>
          <w:vertAlign w:val="superscript"/>
        </w:rPr>
        <w:t xml:space="preserve"> </w:t>
      </w:r>
      <w:r w:rsidRPr="005344B2">
        <w:rPr>
          <w:rFonts w:ascii="Arial" w:hAnsi="Arial" w:cs="Arial"/>
          <w:color w:val="000000"/>
          <w:sz w:val="20"/>
        </w:rPr>
        <w:t xml:space="preserve">and is responsible for handling invocations received by the underlying web service container. For each invocation received the CDS Grid Service Implementation together with the underlying Grid container authenticates each requestor and desterilizes requests into associated Java objects. The request and associated Java objects are then passed to the </w:t>
      </w:r>
      <w:r w:rsidRPr="00B91A9B">
        <w:rPr>
          <w:rFonts w:ascii="Arial" w:hAnsi="Arial" w:cs="Arial"/>
          <w:bCs/>
          <w:color w:val="000000"/>
          <w:sz w:val="20"/>
        </w:rPr>
        <w:t>Delegation Manager</w:t>
      </w:r>
      <w:r w:rsidRPr="005344B2">
        <w:rPr>
          <w:rFonts w:ascii="Arial" w:hAnsi="Arial" w:cs="Arial"/>
          <w:color w:val="000000"/>
          <w:sz w:val="20"/>
        </w:rPr>
        <w:t xml:space="preserve"> component.</w:t>
      </w:r>
    </w:p>
    <w:p w:rsidR="003E140D" w:rsidRDefault="003E140D" w:rsidP="003E140D">
      <w:pPr>
        <w:spacing w:line="240" w:lineRule="atLeast"/>
        <w:rPr>
          <w:rFonts w:ascii="Arial" w:hAnsi="Arial" w:cs="Arial"/>
          <w:color w:val="000000"/>
          <w:sz w:val="18"/>
          <w:szCs w:val="18"/>
        </w:rPr>
      </w:pPr>
    </w:p>
    <w:p w:rsidR="003E140D" w:rsidRDefault="003E140D" w:rsidP="003E140D">
      <w:pPr>
        <w:spacing w:line="240" w:lineRule="atLeast"/>
        <w:rPr>
          <w:rFonts w:ascii="Arial" w:hAnsi="Arial" w:cs="Arial"/>
          <w:color w:val="000000"/>
          <w:sz w:val="18"/>
          <w:szCs w:val="18"/>
        </w:rPr>
      </w:pPr>
    </w:p>
    <w:p w:rsidR="003E140D" w:rsidRDefault="008A54FA" w:rsidP="003E140D">
      <w:pPr>
        <w:spacing w:line="240" w:lineRule="atLeast"/>
        <w:rPr>
          <w:rFonts w:ascii="Verdana" w:hAnsi="Verdana"/>
          <w:color w:val="000000"/>
          <w:sz w:val="17"/>
          <w:szCs w:val="17"/>
        </w:rPr>
      </w:pPr>
      <w:r>
        <w:rPr>
          <w:rFonts w:ascii="Verdana" w:hAnsi="Verdana"/>
          <w:noProof/>
          <w:color w:val="000000"/>
          <w:sz w:val="17"/>
          <w:szCs w:val="17"/>
        </w:rPr>
        <w:drawing>
          <wp:inline distT="0" distB="0" distL="0" distR="0">
            <wp:extent cx="5219700" cy="2200275"/>
            <wp:effectExtent l="19050" t="0" r="0" b="0"/>
            <wp:docPr id="23" name="Picture 23" descr="cd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s-architecture"/>
                    <pic:cNvPicPr>
                      <a:picLocks noChangeAspect="1" noChangeArrowheads="1"/>
                    </pic:cNvPicPr>
                  </pic:nvPicPr>
                  <pic:blipFill>
                    <a:blip r:embed="rId163" cstate="print"/>
                    <a:srcRect/>
                    <a:stretch>
                      <a:fillRect/>
                    </a:stretch>
                  </pic:blipFill>
                  <pic:spPr bwMode="auto">
                    <a:xfrm>
                      <a:off x="0" y="0"/>
                      <a:ext cx="5219700" cy="2200275"/>
                    </a:xfrm>
                    <a:prstGeom prst="rect">
                      <a:avLst/>
                    </a:prstGeom>
                    <a:noFill/>
                    <a:ln w="9525">
                      <a:noFill/>
                      <a:miter lim="800000"/>
                      <a:headEnd/>
                      <a:tailEnd/>
                    </a:ln>
                  </pic:spPr>
                </pic:pic>
              </a:graphicData>
            </a:graphic>
          </wp:inline>
        </w:drawing>
      </w:r>
    </w:p>
    <w:p w:rsidR="003E140D" w:rsidRDefault="003E140D" w:rsidP="003E140D">
      <w:pPr>
        <w:pStyle w:val="Caption"/>
        <w:jc w:val="center"/>
        <w:rPr>
          <w:i/>
          <w:color w:val="000000"/>
        </w:rPr>
      </w:pPr>
      <w:bookmarkStart w:id="190" w:name="_Toc247950463"/>
      <w:r w:rsidRPr="00B915FB">
        <w:rPr>
          <w:i/>
          <w:color w:val="000000"/>
        </w:rPr>
        <w:t xml:space="preserve">Figure </w:t>
      </w:r>
      <w:r w:rsidR="00754D31" w:rsidRPr="00B915FB">
        <w:rPr>
          <w:i/>
          <w:color w:val="000000"/>
        </w:rPr>
        <w:fldChar w:fldCharType="begin"/>
      </w:r>
      <w:r w:rsidRPr="00B915FB">
        <w:rPr>
          <w:i/>
          <w:color w:val="000000"/>
        </w:rPr>
        <w:instrText xml:space="preserve"> SEQ Figure \* ARABIC </w:instrText>
      </w:r>
      <w:r w:rsidR="00754D31" w:rsidRPr="00B915FB">
        <w:rPr>
          <w:i/>
          <w:color w:val="000000"/>
        </w:rPr>
        <w:fldChar w:fldCharType="separate"/>
      </w:r>
      <w:r w:rsidR="000934A8">
        <w:rPr>
          <w:i/>
          <w:noProof/>
          <w:color w:val="000000"/>
        </w:rPr>
        <w:t>66</w:t>
      </w:r>
      <w:r w:rsidR="00754D31" w:rsidRPr="00B915FB">
        <w:rPr>
          <w:i/>
          <w:color w:val="000000"/>
        </w:rPr>
        <w:fldChar w:fldCharType="end"/>
      </w:r>
      <w:r w:rsidRPr="00B915FB">
        <w:rPr>
          <w:i/>
          <w:color w:val="000000"/>
        </w:rPr>
        <w:t xml:space="preserve"> Credential Delegation service architecture</w:t>
      </w:r>
      <w:bookmarkEnd w:id="190"/>
    </w:p>
    <w:p w:rsidR="003E140D" w:rsidRDefault="003E140D" w:rsidP="003E140D">
      <w:pPr>
        <w:rPr>
          <w:rFonts w:ascii="Arial" w:hAnsi="Arial" w:cs="Arial"/>
          <w:sz w:val="20"/>
        </w:rPr>
      </w:pPr>
      <w:r w:rsidRPr="00AD0112">
        <w:rPr>
          <w:rFonts w:ascii="Arial" w:hAnsi="Arial" w:cs="Arial"/>
          <w:sz w:val="20"/>
        </w:rPr>
        <w:t xml:space="preserve">The </w:t>
      </w:r>
      <w:r w:rsidRPr="00AD0112">
        <w:rPr>
          <w:rFonts w:ascii="Arial" w:hAnsi="Arial" w:cs="Arial"/>
          <w:bCs/>
          <w:sz w:val="20"/>
        </w:rPr>
        <w:t>Delegation Manager</w:t>
      </w:r>
      <w:r w:rsidRPr="00AD0112">
        <w:rPr>
          <w:rFonts w:ascii="Arial" w:hAnsi="Arial" w:cs="Arial"/>
          <w:sz w:val="20"/>
        </w:rPr>
        <w:t xml:space="preserve"> component is responsible on enforcing access control on all request, once it is determined that a client is allowed to perform the request, the </w:t>
      </w:r>
      <w:r w:rsidRPr="00AD0112">
        <w:rPr>
          <w:rFonts w:ascii="Arial" w:hAnsi="Arial" w:cs="Arial"/>
          <w:bCs/>
          <w:sz w:val="20"/>
        </w:rPr>
        <w:t>Delegation Manager</w:t>
      </w:r>
      <w:r w:rsidRPr="00AD0112">
        <w:rPr>
          <w:rFonts w:ascii="Arial" w:hAnsi="Arial" w:cs="Arial"/>
          <w:sz w:val="20"/>
        </w:rPr>
        <w:t xml:space="preserve"> passes the request onto the sub-component that specializes in the request. Requests associated with delegating credentials, obtaining delegated credentials, and monitoring delegated credentials are handled by the </w:t>
      </w:r>
      <w:r w:rsidRPr="00AD0112">
        <w:rPr>
          <w:rFonts w:ascii="Arial" w:hAnsi="Arial" w:cs="Arial"/>
          <w:bCs/>
          <w:sz w:val="20"/>
        </w:rPr>
        <w:t>Credential Delegation Manager</w:t>
      </w:r>
      <w:r w:rsidRPr="00AD0112">
        <w:rPr>
          <w:rFonts w:ascii="Arial" w:hAnsi="Arial" w:cs="Arial"/>
          <w:sz w:val="20"/>
        </w:rPr>
        <w:t xml:space="preserve"> component. </w:t>
      </w:r>
      <w:r w:rsidRPr="003B5D59">
        <w:rPr>
          <w:rFonts w:ascii="Arial" w:hAnsi="Arial" w:cs="Arial"/>
          <w:sz w:val="20"/>
        </w:rPr>
        <w:t>The Credential Delegation Manager</w:t>
      </w:r>
      <w:r w:rsidRPr="00AD0112">
        <w:rPr>
          <w:rFonts w:ascii="Arial" w:hAnsi="Arial" w:cs="Arial"/>
          <w:sz w:val="20"/>
        </w:rPr>
        <w:t xml:space="preserve"> component employs a set of </w:t>
      </w:r>
      <w:r w:rsidRPr="003B5D59">
        <w:rPr>
          <w:rFonts w:ascii="Arial" w:hAnsi="Arial" w:cs="Arial"/>
          <w:sz w:val="20"/>
        </w:rPr>
        <w:t>pluggable Policy Handler(s) e</w:t>
      </w:r>
      <w:r w:rsidRPr="00AD0112">
        <w:rPr>
          <w:rFonts w:ascii="Arial" w:hAnsi="Arial" w:cs="Arial"/>
          <w:sz w:val="20"/>
        </w:rPr>
        <w:t xml:space="preserve">ach of which manages and enforces the access control policy for delegated credentials. The ability to plug in Custom Policy Handler(s) to the CDS allows customized delegation policies to be used by clients when delegating their credentials to other clients. For example a client could delegated their credentials to (1) clients whom are a member of a specified </w:t>
      </w:r>
      <w:r w:rsidRPr="00AD0112">
        <w:rPr>
          <w:rFonts w:ascii="Arial" w:hAnsi="Arial" w:cs="Arial"/>
          <w:bCs/>
          <w:color w:val="000000"/>
          <w:sz w:val="20"/>
        </w:rPr>
        <w:t>Grid Grouper</w:t>
      </w:r>
      <w:r w:rsidRPr="00AD0112">
        <w:rPr>
          <w:rFonts w:ascii="Arial" w:hAnsi="Arial" w:cs="Arial"/>
          <w:color w:val="000000"/>
          <w:sz w:val="20"/>
        </w:rPr>
        <w:t xml:space="preserve"> </w:t>
      </w:r>
      <w:r w:rsidRPr="00AD0112">
        <w:rPr>
          <w:rFonts w:ascii="Arial" w:hAnsi="Arial" w:cs="Arial"/>
          <w:sz w:val="20"/>
        </w:rPr>
        <w:t>group or (2) or clients that are approved by a specified Common Security Module (CSM) policy or (3) clients that meet some other customized policy.</w:t>
      </w:r>
    </w:p>
    <w:p w:rsidR="003E140D" w:rsidRPr="00AD0112" w:rsidRDefault="003E140D" w:rsidP="003E140D">
      <w:pPr>
        <w:rPr>
          <w:rFonts w:ascii="Arial" w:hAnsi="Arial" w:cs="Arial"/>
          <w:sz w:val="20"/>
        </w:rPr>
      </w:pPr>
    </w:p>
    <w:p w:rsidR="003E140D" w:rsidRPr="00AD0112" w:rsidRDefault="003E140D" w:rsidP="003E140D">
      <w:pPr>
        <w:rPr>
          <w:rFonts w:ascii="Arial" w:hAnsi="Arial" w:cs="Arial"/>
          <w:sz w:val="20"/>
        </w:rPr>
      </w:pPr>
      <w:r w:rsidRPr="00AD0112">
        <w:rPr>
          <w:rFonts w:ascii="Arial" w:hAnsi="Arial" w:cs="Arial"/>
          <w:sz w:val="20"/>
        </w:rPr>
        <w:t>The Group Manager component is responsible for managing the administrators of the CDS. Request received by the DelegationManager for adding, removing, listing, and determining if a client is an administrator are handled by the Group Manager component.</w:t>
      </w:r>
    </w:p>
    <w:p w:rsidR="003E140D" w:rsidRDefault="003E140D" w:rsidP="003E140D">
      <w:pPr>
        <w:spacing w:before="240" w:after="240" w:line="240" w:lineRule="atLeast"/>
        <w:rPr>
          <w:rFonts w:ascii="Verdana" w:hAnsi="Verdana"/>
          <w:color w:val="000000"/>
          <w:sz w:val="17"/>
          <w:szCs w:val="17"/>
        </w:rPr>
      </w:pPr>
      <w:bookmarkStart w:id="191" w:name="Design-DelegatingaCredential"/>
      <w:bookmarkEnd w:id="191"/>
    </w:p>
    <w:p w:rsidR="003E140D" w:rsidRDefault="003E140D" w:rsidP="003E140D">
      <w:pPr>
        <w:pStyle w:val="Heading3"/>
        <w:numPr>
          <w:ilvl w:val="0"/>
          <w:numId w:val="0"/>
        </w:num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A07DB9" w:rsidRDefault="00A07DB9" w:rsidP="003E140D"/>
    <w:p w:rsidR="00A07DB9" w:rsidRDefault="00A07DB9" w:rsidP="003E140D"/>
    <w:p w:rsidR="003E140D" w:rsidRDefault="003E140D" w:rsidP="003E140D">
      <w:pPr>
        <w:pStyle w:val="Heading3"/>
      </w:pPr>
      <w:bookmarkStart w:id="192" w:name="_Toc248115695"/>
      <w:r>
        <w:lastRenderedPageBreak/>
        <w:t>Use cases</w:t>
      </w:r>
      <w:bookmarkEnd w:id="192"/>
    </w:p>
    <w:p w:rsidR="003E140D" w:rsidRPr="00BF6C98" w:rsidRDefault="003E140D" w:rsidP="003E140D"/>
    <w:p w:rsidR="003E140D" w:rsidRDefault="003E140D" w:rsidP="003E140D">
      <w:r>
        <w:t>Following diagram shows actors and use cases for Credential delegation.</w:t>
      </w:r>
    </w:p>
    <w:p w:rsidR="003E140D" w:rsidRPr="00015909" w:rsidRDefault="003E140D" w:rsidP="003E140D"/>
    <w:p w:rsidR="003E140D" w:rsidRDefault="00C57970" w:rsidP="003E140D">
      <w:pPr>
        <w:pStyle w:val="Heading4"/>
        <w:numPr>
          <w:ilvl w:val="0"/>
          <w:numId w:val="0"/>
        </w:numPr>
        <w:rPr>
          <w:rFonts w:ascii="Times" w:hAnsi="Times"/>
          <w:b w:val="0"/>
          <w:i w:val="0"/>
          <w:sz w:val="24"/>
        </w:rPr>
      </w:pPr>
      <w:r>
        <w:rPr>
          <w:rFonts w:ascii="Times" w:hAnsi="Times"/>
          <w:b w:val="0"/>
          <w:i w:val="0"/>
          <w:noProof/>
          <w:sz w:val="24"/>
        </w:rPr>
        <w:drawing>
          <wp:anchor distT="0" distB="0" distL="114300" distR="114300" simplePos="0" relativeHeight="251653632" behindDoc="1" locked="0" layoutInCell="1" allowOverlap="1">
            <wp:simplePos x="0" y="0"/>
            <wp:positionH relativeFrom="column">
              <wp:posOffset>424815</wp:posOffset>
            </wp:positionH>
            <wp:positionV relativeFrom="paragraph">
              <wp:posOffset>295275</wp:posOffset>
            </wp:positionV>
            <wp:extent cx="4857750" cy="6267450"/>
            <wp:effectExtent l="19050" t="0" r="0" b="0"/>
            <wp:wrapTight wrapText="bothSides">
              <wp:wrapPolygon edited="0">
                <wp:start x="0" y="66"/>
                <wp:lineTo x="-85" y="21403"/>
                <wp:lineTo x="21515" y="21403"/>
                <wp:lineTo x="21515" y="66"/>
                <wp:lineTo x="0" y="66"/>
              </wp:wrapPolygon>
            </wp:wrapTight>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64" cstate="print"/>
                    <a:srcRect/>
                    <a:stretch>
                      <a:fillRect/>
                    </a:stretch>
                  </pic:blipFill>
                  <pic:spPr bwMode="auto">
                    <a:xfrm>
                      <a:off x="0" y="0"/>
                      <a:ext cx="4857750" cy="6267450"/>
                    </a:xfrm>
                    <a:prstGeom prst="rect">
                      <a:avLst/>
                    </a:prstGeom>
                    <a:noFill/>
                    <a:ln w="9525">
                      <a:noFill/>
                      <a:miter lim="800000"/>
                      <a:headEnd/>
                      <a:tailEnd/>
                    </a:ln>
                  </pic:spPr>
                </pic:pic>
              </a:graphicData>
            </a:graphic>
          </wp:anchor>
        </w:drawing>
      </w:r>
    </w:p>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Default="00C57970" w:rsidP="00C57970"/>
    <w:p w:rsidR="00C57970" w:rsidRPr="00C57970" w:rsidRDefault="00C57970" w:rsidP="00C57970"/>
    <w:p w:rsidR="003E140D" w:rsidRDefault="003E140D" w:rsidP="003E140D">
      <w:pPr>
        <w:pStyle w:val="Heading4"/>
        <w:numPr>
          <w:ilvl w:val="0"/>
          <w:numId w:val="0"/>
        </w:numPr>
        <w:rPr>
          <w:rFonts w:ascii="Times" w:hAnsi="Times"/>
          <w:b w:val="0"/>
          <w:i w:val="0"/>
          <w:sz w:val="24"/>
        </w:rPr>
      </w:pPr>
    </w:p>
    <w:p w:rsidR="003E140D" w:rsidRPr="00597D08" w:rsidRDefault="003E140D" w:rsidP="003E140D">
      <w:pPr>
        <w:pStyle w:val="Heading4"/>
        <w:numPr>
          <w:ilvl w:val="0"/>
          <w:numId w:val="0"/>
        </w:numPr>
        <w:rPr>
          <w:rFonts w:ascii="Times" w:hAnsi="Times"/>
          <w:b w:val="0"/>
          <w:i w:val="0"/>
          <w:sz w:val="24"/>
        </w:rPr>
      </w:pP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D1675A" w:rsidRDefault="003E140D" w:rsidP="003E140D">
      <w:pPr>
        <w:jc w:val="center"/>
        <w:rPr>
          <w:i/>
          <w:color w:val="000000"/>
        </w:rPr>
      </w:pPr>
    </w:p>
    <w:p w:rsidR="003E140D" w:rsidRPr="00D1675A" w:rsidRDefault="003E140D" w:rsidP="003E140D">
      <w:pPr>
        <w:pStyle w:val="Caption"/>
        <w:jc w:val="center"/>
        <w:rPr>
          <w:i/>
          <w:color w:val="000000"/>
        </w:rPr>
      </w:pPr>
      <w:bookmarkStart w:id="193" w:name="_Toc247950464"/>
      <w:r w:rsidRPr="00D1675A">
        <w:rPr>
          <w:i/>
          <w:color w:val="000000"/>
        </w:rPr>
        <w:t xml:space="preserve">Figure </w:t>
      </w:r>
      <w:r w:rsidR="00754D31" w:rsidRPr="00D1675A">
        <w:rPr>
          <w:i/>
          <w:color w:val="000000"/>
        </w:rPr>
        <w:fldChar w:fldCharType="begin"/>
      </w:r>
      <w:r w:rsidRPr="00D1675A">
        <w:rPr>
          <w:i/>
          <w:color w:val="000000"/>
        </w:rPr>
        <w:instrText xml:space="preserve"> SEQ Figure \* ARABIC </w:instrText>
      </w:r>
      <w:r w:rsidR="00754D31" w:rsidRPr="00D1675A">
        <w:rPr>
          <w:i/>
          <w:color w:val="000000"/>
        </w:rPr>
        <w:fldChar w:fldCharType="separate"/>
      </w:r>
      <w:r w:rsidR="000934A8">
        <w:rPr>
          <w:i/>
          <w:noProof/>
          <w:color w:val="000000"/>
        </w:rPr>
        <w:t>67</w:t>
      </w:r>
      <w:r w:rsidR="00754D31" w:rsidRPr="00D1675A">
        <w:rPr>
          <w:i/>
          <w:color w:val="000000"/>
        </w:rPr>
        <w:fldChar w:fldCharType="end"/>
      </w:r>
      <w:r w:rsidRPr="00D1675A">
        <w:rPr>
          <w:i/>
          <w:color w:val="000000"/>
        </w:rPr>
        <w:t xml:space="preserve"> Credential delegation use case</w:t>
      </w:r>
      <w:bookmarkEnd w:id="193"/>
    </w:p>
    <w:p w:rsidR="003E140D" w:rsidRDefault="003E140D" w:rsidP="003E140D"/>
    <w:p w:rsidR="003E140D" w:rsidRDefault="003E140D" w:rsidP="003E140D"/>
    <w:p w:rsidR="003E140D" w:rsidRDefault="003E140D" w:rsidP="003E140D"/>
    <w:p w:rsidR="003E140D" w:rsidRPr="00597D08" w:rsidRDefault="003E140D" w:rsidP="003E140D"/>
    <w:p w:rsidR="003E140D" w:rsidRDefault="003E140D" w:rsidP="003E140D">
      <w:pPr>
        <w:pStyle w:val="Heading3"/>
      </w:pPr>
      <w:bookmarkStart w:id="194" w:name="_Toc248115696"/>
      <w:r>
        <w:lastRenderedPageBreak/>
        <w:t>Interfaces</w:t>
      </w:r>
      <w:bookmarkEnd w:id="194"/>
    </w:p>
    <w:p w:rsidR="003E140D" w:rsidRDefault="003E140D" w:rsidP="003E140D">
      <w:r>
        <w:t>Following class diagram shows different interfaces serving CredentialDelegationService.</w:t>
      </w:r>
      <w:r w:rsidR="0094121D">
        <w:t xml:space="preserve"> </w:t>
      </w:r>
      <w:r w:rsidR="0084636F">
        <w:t>Each of these interface are detailed below.</w:t>
      </w:r>
    </w:p>
    <w:p w:rsidR="003E140D" w:rsidRPr="00E637FC" w:rsidRDefault="003E140D" w:rsidP="003E140D"/>
    <w:p w:rsidR="003E140D" w:rsidRDefault="008A54FA" w:rsidP="003E140D">
      <w:pPr>
        <w:pStyle w:val="Caption"/>
        <w:jc w:val="center"/>
        <w:rPr>
          <w:i/>
          <w:color w:val="000000"/>
        </w:rPr>
      </w:pPr>
      <w:r>
        <w:rPr>
          <w:i/>
          <w:noProof/>
          <w:color w:val="000000"/>
        </w:rPr>
        <w:drawing>
          <wp:inline distT="0" distB="0" distL="0" distR="0">
            <wp:extent cx="6124575" cy="401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5" cstate="print"/>
                    <a:srcRect/>
                    <a:stretch>
                      <a:fillRect/>
                    </a:stretch>
                  </pic:blipFill>
                  <pic:spPr bwMode="auto">
                    <a:xfrm>
                      <a:off x="0" y="0"/>
                      <a:ext cx="6124575" cy="4019550"/>
                    </a:xfrm>
                    <a:prstGeom prst="rect">
                      <a:avLst/>
                    </a:prstGeom>
                    <a:noFill/>
                    <a:ln w="9525">
                      <a:noFill/>
                      <a:miter lim="800000"/>
                      <a:headEnd/>
                      <a:tailEnd/>
                    </a:ln>
                  </pic:spPr>
                </pic:pic>
              </a:graphicData>
            </a:graphic>
          </wp:inline>
        </w:drawing>
      </w:r>
    </w:p>
    <w:p w:rsidR="003E140D" w:rsidRDefault="003E140D" w:rsidP="003E140D">
      <w:pPr>
        <w:pStyle w:val="Caption"/>
        <w:jc w:val="center"/>
        <w:rPr>
          <w:i/>
          <w:color w:val="000000"/>
        </w:rPr>
      </w:pPr>
      <w:bookmarkStart w:id="195" w:name="_Toc247950465"/>
      <w:r w:rsidRPr="00855F7C">
        <w:rPr>
          <w:i/>
          <w:color w:val="000000"/>
        </w:rPr>
        <w:t xml:space="preserve">Figure </w:t>
      </w:r>
      <w:r w:rsidR="00754D31" w:rsidRPr="00855F7C">
        <w:rPr>
          <w:i/>
          <w:color w:val="000000"/>
        </w:rPr>
        <w:fldChar w:fldCharType="begin"/>
      </w:r>
      <w:r w:rsidRPr="00855F7C">
        <w:rPr>
          <w:i/>
          <w:color w:val="000000"/>
        </w:rPr>
        <w:instrText xml:space="preserve"> SEQ Figure \* ARABIC </w:instrText>
      </w:r>
      <w:r w:rsidR="00754D31" w:rsidRPr="00855F7C">
        <w:rPr>
          <w:i/>
          <w:color w:val="000000"/>
        </w:rPr>
        <w:fldChar w:fldCharType="separate"/>
      </w:r>
      <w:r w:rsidR="000934A8">
        <w:rPr>
          <w:i/>
          <w:noProof/>
          <w:color w:val="000000"/>
        </w:rPr>
        <w:t>68</w:t>
      </w:r>
      <w:r w:rsidR="00754D31" w:rsidRPr="00855F7C">
        <w:rPr>
          <w:i/>
          <w:color w:val="000000"/>
        </w:rPr>
        <w:fldChar w:fldCharType="end"/>
      </w:r>
      <w:r w:rsidRPr="00855F7C">
        <w:rPr>
          <w:i/>
          <w:color w:val="000000"/>
        </w:rPr>
        <w:t xml:space="preserve"> CDS Interfaces</w:t>
      </w:r>
      <w:bookmarkEnd w:id="195"/>
    </w:p>
    <w:p w:rsidR="00284B37" w:rsidRDefault="00284B37" w:rsidP="00284B37"/>
    <w:p w:rsidR="00284B37" w:rsidRDefault="00284B37" w:rsidP="00284B37"/>
    <w:p w:rsidR="00284B37" w:rsidRDefault="00284B37" w:rsidP="00284B37"/>
    <w:p w:rsidR="00FB27F0" w:rsidRDefault="00FB27F0"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8E43D4" w:rsidRPr="000318E5" w:rsidRDefault="008E43D4" w:rsidP="008E43D4">
      <w:pPr>
        <w:rPr>
          <w:rFonts w:ascii="Arial" w:hAnsi="Arial" w:cs="Arial"/>
          <w:b/>
          <w:sz w:val="20"/>
        </w:rPr>
      </w:pPr>
      <w:r w:rsidRPr="000318E5">
        <w:rPr>
          <w:rFonts w:ascii="Arial" w:hAnsi="Arial" w:cs="Arial"/>
          <w:b/>
          <w:sz w:val="20"/>
        </w:rPr>
        <w:lastRenderedPageBreak/>
        <w:t>DelegationManager</w:t>
      </w:r>
    </w:p>
    <w:p w:rsidR="00284B37" w:rsidRPr="000318E5" w:rsidRDefault="00284B37" w:rsidP="00284B37">
      <w:pPr>
        <w:rPr>
          <w:rFonts w:ascii="Arial" w:hAnsi="Arial" w:cs="Arial"/>
          <w:sz w:val="20"/>
        </w:rPr>
      </w:pPr>
    </w:p>
    <w:p w:rsidR="008E43D4" w:rsidRPr="000318E5" w:rsidRDefault="008E43D4" w:rsidP="00284B37">
      <w:pPr>
        <w:rPr>
          <w:rFonts w:ascii="Arial" w:hAnsi="Arial" w:cs="Arial"/>
          <w:sz w:val="20"/>
        </w:rPr>
      </w:pPr>
    </w:p>
    <w:p w:rsidR="00394847" w:rsidRPr="000318E5" w:rsidRDefault="00394847" w:rsidP="00284B37">
      <w:pPr>
        <w:rPr>
          <w:rFonts w:ascii="Arial" w:hAnsi="Arial" w:cs="Arial"/>
          <w:sz w:val="20"/>
        </w:rPr>
      </w:pPr>
      <w:r w:rsidRPr="000318E5">
        <w:rPr>
          <w:rFonts w:ascii="Arial" w:hAnsi="Arial" w:cs="Arial"/>
          <w:sz w:val="20"/>
        </w:rPr>
        <w:t xml:space="preserve">DelegationManager is responsible for </w:t>
      </w:r>
      <w:r w:rsidR="000318E5" w:rsidRPr="000318E5">
        <w:rPr>
          <w:rFonts w:ascii="Arial" w:hAnsi="Arial" w:cs="Arial"/>
          <w:sz w:val="20"/>
        </w:rPr>
        <w:t>all operations facilitating credential delegation. It is also responsible for Admin operations.</w:t>
      </w:r>
      <w:r w:rsidR="00D641FF">
        <w:rPr>
          <w:rFonts w:ascii="Arial" w:hAnsi="Arial" w:cs="Arial"/>
          <w:sz w:val="20"/>
        </w:rPr>
        <w:t xml:space="preserve"> </w:t>
      </w:r>
      <w:r w:rsidR="00D641FF">
        <w:rPr>
          <w:rFonts w:ascii="Arial" w:hAnsi="Arial" w:cs="Arial"/>
          <w:color w:val="000000"/>
          <w:sz w:val="20"/>
        </w:rPr>
        <w:t xml:space="preserve">Following is the class diagram of </w:t>
      </w:r>
      <w:r w:rsidR="00D641FF" w:rsidRPr="000318E5">
        <w:rPr>
          <w:rFonts w:ascii="Arial" w:hAnsi="Arial" w:cs="Arial"/>
          <w:sz w:val="20"/>
        </w:rPr>
        <w:t xml:space="preserve">DelegationManager </w:t>
      </w:r>
      <w:r w:rsidR="00D641FF">
        <w:rPr>
          <w:rFonts w:ascii="Arial" w:hAnsi="Arial" w:cs="Arial"/>
          <w:color w:val="000000"/>
          <w:sz w:val="20"/>
        </w:rPr>
        <w:t>showing attributes and operations.</w:t>
      </w:r>
    </w:p>
    <w:p w:rsidR="000318E5" w:rsidRDefault="000318E5"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r>
        <w:rPr>
          <w:noProof/>
        </w:rPr>
        <w:drawing>
          <wp:anchor distT="0" distB="0" distL="114300" distR="114300" simplePos="0" relativeHeight="251697664" behindDoc="0" locked="0" layoutInCell="1" allowOverlap="1">
            <wp:simplePos x="0" y="0"/>
            <wp:positionH relativeFrom="column">
              <wp:align>center</wp:align>
            </wp:positionH>
            <wp:positionV relativeFrom="paragraph">
              <wp:posOffset>-3971925</wp:posOffset>
            </wp:positionV>
            <wp:extent cx="5638800" cy="4095750"/>
            <wp:effectExtent l="19050" t="0" r="0" b="0"/>
            <wp:wrapNone/>
            <wp:docPr id="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cstate="print"/>
                    <a:srcRect/>
                    <a:stretch>
                      <a:fillRect/>
                    </a:stretch>
                  </pic:blipFill>
                  <pic:spPr bwMode="auto">
                    <a:xfrm>
                      <a:off x="0" y="0"/>
                      <a:ext cx="5638800" cy="4095750"/>
                    </a:xfrm>
                    <a:prstGeom prst="rect">
                      <a:avLst/>
                    </a:prstGeom>
                    <a:noFill/>
                    <a:ln w="9525">
                      <a:noFill/>
                      <a:miter lim="800000"/>
                      <a:headEnd/>
                      <a:tailEnd/>
                    </a:ln>
                  </pic:spPr>
                </pic:pic>
              </a:graphicData>
            </a:graphic>
          </wp:anchor>
        </w:drawing>
      </w:r>
    </w:p>
    <w:p w:rsidR="00284B37" w:rsidRDefault="00284B37" w:rsidP="00284B37"/>
    <w:p w:rsidR="000318E5" w:rsidRDefault="000318E5" w:rsidP="00284B37"/>
    <w:p w:rsidR="00284B37" w:rsidRPr="000318E5" w:rsidRDefault="00C21D08" w:rsidP="00284B37">
      <w:pPr>
        <w:rPr>
          <w:b/>
        </w:rPr>
      </w:pPr>
      <w:r w:rsidRPr="000318E5">
        <w:rPr>
          <w:b/>
        </w:rPr>
        <w:t>DBKeyManager</w:t>
      </w:r>
    </w:p>
    <w:p w:rsidR="00284B37" w:rsidRDefault="00284B37" w:rsidP="00284B37"/>
    <w:p w:rsidR="000318E5" w:rsidRPr="000318E5" w:rsidRDefault="000318E5" w:rsidP="00284B37">
      <w:pPr>
        <w:rPr>
          <w:rFonts w:ascii="Arial" w:hAnsi="Arial" w:cs="Arial"/>
          <w:sz w:val="20"/>
        </w:rPr>
      </w:pPr>
      <w:r w:rsidRPr="000318E5">
        <w:rPr>
          <w:rFonts w:ascii="Arial" w:hAnsi="Arial" w:cs="Arial"/>
          <w:sz w:val="20"/>
        </w:rPr>
        <w:t>DBKeyManager is responsible to</w:t>
      </w:r>
      <w:r w:rsidRPr="000318E5">
        <w:rPr>
          <w:rFonts w:ascii="Arial" w:hAnsi="Arial" w:cs="Arial"/>
          <w:color w:val="000000"/>
          <w:sz w:val="20"/>
        </w:rPr>
        <w:t xml:space="preserve"> encrypt private keys stored in the database with the password set in the configuration.</w:t>
      </w:r>
      <w:r w:rsidR="00D641FF">
        <w:rPr>
          <w:rFonts w:ascii="Arial" w:hAnsi="Arial" w:cs="Arial"/>
          <w:color w:val="000000"/>
          <w:sz w:val="20"/>
        </w:rPr>
        <w:t xml:space="preserve"> Following is the class diagram of DBKeyManager showing attributes and operations.</w:t>
      </w:r>
    </w:p>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592A6D" w:rsidP="00284B37">
      <w:pPr>
        <w:pStyle w:val="Heading3"/>
        <w:numPr>
          <w:ilvl w:val="0"/>
          <w:numId w:val="0"/>
        </w:numPr>
      </w:pPr>
      <w:r>
        <w:rPr>
          <w:noProof/>
        </w:rPr>
        <w:drawing>
          <wp:anchor distT="0" distB="0" distL="114300" distR="114300" simplePos="0" relativeHeight="251699712" behindDoc="0" locked="0" layoutInCell="1" allowOverlap="1">
            <wp:simplePos x="0" y="0"/>
            <wp:positionH relativeFrom="column">
              <wp:align>center</wp:align>
            </wp:positionH>
            <wp:positionV relativeFrom="paragraph">
              <wp:posOffset>-1562100</wp:posOffset>
            </wp:positionV>
            <wp:extent cx="2733675" cy="1838325"/>
            <wp:effectExtent l="19050" t="0" r="9525" b="0"/>
            <wp:wrapNone/>
            <wp:docPr id="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cstate="print"/>
                    <a:srcRect/>
                    <a:stretch>
                      <a:fillRect/>
                    </a:stretch>
                  </pic:blipFill>
                  <pic:spPr bwMode="auto">
                    <a:xfrm>
                      <a:off x="0" y="0"/>
                      <a:ext cx="2733675" cy="1838325"/>
                    </a:xfrm>
                    <a:prstGeom prst="rect">
                      <a:avLst/>
                    </a:prstGeom>
                    <a:noFill/>
                    <a:ln w="9525">
                      <a:noFill/>
                      <a:miter lim="800000"/>
                      <a:headEnd/>
                      <a:tailEnd/>
                    </a:ln>
                  </pic:spPr>
                </pic:pic>
              </a:graphicData>
            </a:graphic>
          </wp:anchor>
        </w:drawing>
      </w:r>
    </w:p>
    <w:p w:rsidR="00A96DBC" w:rsidRDefault="00A96DBC" w:rsidP="00284B37">
      <w:pPr>
        <w:rPr>
          <w:rFonts w:ascii="Arial" w:hAnsi="Arial" w:cs="Arial"/>
          <w:sz w:val="20"/>
        </w:rPr>
      </w:pPr>
    </w:p>
    <w:p w:rsidR="00284B37" w:rsidRPr="000318E5" w:rsidRDefault="000318E5" w:rsidP="00284B37">
      <w:pPr>
        <w:rPr>
          <w:rFonts w:ascii="Arial" w:hAnsi="Arial" w:cs="Arial"/>
          <w:sz w:val="20"/>
        </w:rPr>
      </w:pPr>
      <w:r w:rsidRPr="000318E5">
        <w:rPr>
          <w:rFonts w:ascii="Arial" w:hAnsi="Arial" w:cs="Arial"/>
          <w:sz w:val="20"/>
        </w:rPr>
        <w:lastRenderedPageBreak/>
        <w:t xml:space="preserve">DelegatedCredentialManager is responsible for managing delegated credential. </w:t>
      </w:r>
      <w:r w:rsidR="00A66CE8">
        <w:rPr>
          <w:rFonts w:ascii="Arial" w:hAnsi="Arial" w:cs="Arial"/>
          <w:sz w:val="20"/>
        </w:rPr>
        <w:t xml:space="preserve">Following is the class diagram of </w:t>
      </w:r>
      <w:r w:rsidR="00A66CE8" w:rsidRPr="000318E5">
        <w:rPr>
          <w:rFonts w:ascii="Arial" w:hAnsi="Arial" w:cs="Arial"/>
          <w:sz w:val="20"/>
        </w:rPr>
        <w:t>DelegatedCredentialManager</w:t>
      </w:r>
      <w:r w:rsidR="00A66CE8">
        <w:rPr>
          <w:rFonts w:ascii="Arial" w:hAnsi="Arial" w:cs="Arial"/>
          <w:sz w:val="20"/>
        </w:rPr>
        <w:t xml:space="preserve"> showing attributes and operations.</w:t>
      </w:r>
    </w:p>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p w:rsidR="00284B37" w:rsidRDefault="00284B37" w:rsidP="00284B37">
      <w:r>
        <w:rPr>
          <w:noProof/>
        </w:rPr>
        <w:drawing>
          <wp:anchor distT="0" distB="0" distL="114300" distR="114300" simplePos="0" relativeHeight="251698688" behindDoc="0" locked="0" layoutInCell="1" allowOverlap="1">
            <wp:simplePos x="0" y="0"/>
            <wp:positionH relativeFrom="column">
              <wp:posOffset>15240</wp:posOffset>
            </wp:positionH>
            <wp:positionV relativeFrom="paragraph">
              <wp:posOffset>-5934075</wp:posOffset>
            </wp:positionV>
            <wp:extent cx="6124575" cy="6057900"/>
            <wp:effectExtent l="19050" t="0" r="0" b="0"/>
            <wp:wrapNone/>
            <wp:docPr id="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cstate="print"/>
                    <a:srcRect/>
                    <a:stretch>
                      <a:fillRect/>
                    </a:stretch>
                  </pic:blipFill>
                  <pic:spPr bwMode="auto">
                    <a:xfrm>
                      <a:off x="0" y="0"/>
                      <a:ext cx="6124575" cy="6057900"/>
                    </a:xfrm>
                    <a:prstGeom prst="rect">
                      <a:avLst/>
                    </a:prstGeom>
                    <a:noFill/>
                    <a:ln w="9525">
                      <a:noFill/>
                      <a:miter lim="800000"/>
                      <a:headEnd/>
                      <a:tailEnd/>
                    </a:ln>
                  </pic:spPr>
                </pic:pic>
              </a:graphicData>
            </a:graphic>
          </wp:anchor>
        </w:drawing>
      </w:r>
    </w:p>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5D05C9" w:rsidRDefault="005D05C9" w:rsidP="00284B37"/>
    <w:p w:rsidR="003E140D" w:rsidRDefault="003E140D" w:rsidP="003E140D">
      <w:pPr>
        <w:pStyle w:val="Heading3"/>
      </w:pPr>
      <w:bookmarkStart w:id="196" w:name="_Toc248115697"/>
      <w:r>
        <w:lastRenderedPageBreak/>
        <w:t>Operations</w:t>
      </w:r>
      <w:bookmarkEnd w:id="196"/>
    </w:p>
    <w:p w:rsidR="005D05C9" w:rsidRPr="005D05C9" w:rsidRDefault="005D05C9" w:rsidP="005D05C9">
      <w:pPr>
        <w:rPr>
          <w:rFonts w:ascii="Arial" w:hAnsi="Arial" w:cs="Arial"/>
          <w:sz w:val="20"/>
        </w:rPr>
      </w:pPr>
      <w:r w:rsidRPr="005D05C9">
        <w:rPr>
          <w:rFonts w:ascii="Arial" w:hAnsi="Arial" w:cs="Arial"/>
          <w:sz w:val="20"/>
        </w:rPr>
        <w:t>Following class diagram shows different operations supported CredentialDelegationService. Each of these operations is described below.</w:t>
      </w:r>
    </w:p>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p w:rsidR="005D05C9" w:rsidRDefault="005D05C9" w:rsidP="005D05C9">
      <w:r>
        <w:rPr>
          <w:noProof/>
        </w:rPr>
        <w:drawing>
          <wp:anchor distT="0" distB="0" distL="114300" distR="114300" simplePos="0" relativeHeight="251706880" behindDoc="0" locked="0" layoutInCell="1" allowOverlap="1">
            <wp:simplePos x="0" y="0"/>
            <wp:positionH relativeFrom="column">
              <wp:align>center</wp:align>
            </wp:positionH>
            <wp:positionV relativeFrom="paragraph">
              <wp:posOffset>-2212975</wp:posOffset>
            </wp:positionV>
            <wp:extent cx="6124575" cy="2333625"/>
            <wp:effectExtent l="19050" t="0" r="9525" b="0"/>
            <wp:wrapNone/>
            <wp:docPr id="10"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169" cstate="print"/>
                    <a:srcRect/>
                    <a:stretch>
                      <a:fillRect/>
                    </a:stretch>
                  </pic:blipFill>
                  <pic:spPr bwMode="auto">
                    <a:xfrm>
                      <a:off x="0" y="0"/>
                      <a:ext cx="6124575" cy="2333625"/>
                    </a:xfrm>
                    <a:prstGeom prst="rect">
                      <a:avLst/>
                    </a:prstGeom>
                    <a:noFill/>
                    <a:ln w="9525">
                      <a:noFill/>
                      <a:miter lim="800000"/>
                      <a:headEnd/>
                      <a:tailEnd/>
                    </a:ln>
                  </pic:spPr>
                </pic:pic>
              </a:graphicData>
            </a:graphic>
          </wp:anchor>
        </w:drawing>
      </w:r>
    </w:p>
    <w:p w:rsidR="005D05C9" w:rsidRDefault="005D05C9" w:rsidP="005D05C9">
      <w:pPr>
        <w:pStyle w:val="Caption"/>
        <w:jc w:val="center"/>
        <w:rPr>
          <w:i/>
          <w:color w:val="000000"/>
        </w:rPr>
      </w:pPr>
      <w:bookmarkStart w:id="197" w:name="_Toc247950466"/>
      <w:r w:rsidRPr="00573AA0">
        <w:rPr>
          <w:i/>
          <w:color w:val="000000"/>
        </w:rPr>
        <w:t xml:space="preserve">Figure </w:t>
      </w:r>
      <w:r w:rsidR="00754D31" w:rsidRPr="00573AA0">
        <w:rPr>
          <w:i/>
          <w:color w:val="000000"/>
        </w:rPr>
        <w:fldChar w:fldCharType="begin"/>
      </w:r>
      <w:r w:rsidRPr="00573AA0">
        <w:rPr>
          <w:i/>
          <w:color w:val="000000"/>
        </w:rPr>
        <w:instrText xml:space="preserve"> SEQ Figure \* ARABIC </w:instrText>
      </w:r>
      <w:r w:rsidR="00754D31" w:rsidRPr="00573AA0">
        <w:rPr>
          <w:i/>
          <w:color w:val="000000"/>
        </w:rPr>
        <w:fldChar w:fldCharType="separate"/>
      </w:r>
      <w:r w:rsidR="000934A8">
        <w:rPr>
          <w:i/>
          <w:noProof/>
          <w:color w:val="000000"/>
        </w:rPr>
        <w:t>69</w:t>
      </w:r>
      <w:r w:rsidR="00754D31" w:rsidRPr="00573AA0">
        <w:rPr>
          <w:i/>
          <w:color w:val="000000"/>
        </w:rPr>
        <w:fldChar w:fldCharType="end"/>
      </w:r>
      <w:r w:rsidRPr="00573AA0">
        <w:rPr>
          <w:i/>
          <w:color w:val="000000"/>
        </w:rPr>
        <w:t xml:space="preserve"> CredentialDelegationService class diagram</w:t>
      </w:r>
      <w:bookmarkEnd w:id="197"/>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initiateDelegation()</w:t>
      </w:r>
    </w:p>
    <w:p w:rsidR="003E140D" w:rsidRPr="000E200B" w:rsidRDefault="003E140D" w:rsidP="003E140D">
      <w:pPr>
        <w:ind w:left="720"/>
        <w:rPr>
          <w:rFonts w:ascii="Arial" w:hAnsi="Arial" w:cs="Arial"/>
          <w:sz w:val="20"/>
        </w:rPr>
      </w:pPr>
      <w:r w:rsidRPr="000E200B">
        <w:rPr>
          <w:rFonts w:ascii="Arial" w:hAnsi="Arial" w:cs="Arial"/>
          <w:b/>
          <w:sz w:val="20"/>
        </w:rPr>
        <w:t xml:space="preserve">Description: </w:t>
      </w:r>
      <w:r w:rsidRPr="000E200B">
        <w:rPr>
          <w:rFonts w:ascii="Arial" w:hAnsi="Arial" w:cs="Arial"/>
          <w:sz w:val="20"/>
        </w:rPr>
        <w:t>This initial step of delegation</w:t>
      </w:r>
      <w:r w:rsidRPr="000E200B">
        <w:rPr>
          <w:rFonts w:ascii="Arial" w:hAnsi="Arial" w:cs="Arial"/>
          <w:color w:val="000000"/>
          <w:sz w:val="20"/>
        </w:rPr>
        <w:t xml:space="preserve"> will generate a key pair and store the information provided and the key pair in its database. The key pair generated will be used to make up a delegated credential for the client making the request. This delegated credential will be used to further delegate credentials to clients that are allowed by the delegation policy provided. The delegated credential will be made up of the generated private key and a certificate containing the generated public key. The certificate will be signed by the client making the request.</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org.cagrid.gaards.cds.common.DelegationRequest</w:t>
      </w:r>
    </w:p>
    <w:p w:rsidR="009720CD" w:rsidRPr="000E200B" w:rsidRDefault="009720CD" w:rsidP="003E140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3E140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DelegationRequest</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org.cagrid.gaards.cds.common.DelegationSigningRequest</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DelegationRequest</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Delegator</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p>
    <w:p w:rsidR="003E140D" w:rsidRPr="000E200B" w:rsidRDefault="003E140D" w:rsidP="003E140D">
      <w:pPr>
        <w:ind w:left="1440" w:firstLine="720"/>
        <w:rPr>
          <w:rFonts w:ascii="Arial" w:hAnsi="Arial" w:cs="Arial"/>
          <w:sz w:val="20"/>
        </w:rPr>
      </w:pPr>
      <w:r w:rsidRPr="000E200B">
        <w:rPr>
          <w:rFonts w:ascii="Arial" w:hAnsi="Arial" w:cs="Arial"/>
          <w:sz w:val="20"/>
        </w:rPr>
        <w:t>InvalidPolicyFault,</w:t>
      </w:r>
    </w:p>
    <w:p w:rsidR="003E140D" w:rsidRPr="000E200B" w:rsidRDefault="003E140D" w:rsidP="003E140D">
      <w:pPr>
        <w:ind w:left="1440" w:firstLine="720"/>
        <w:rPr>
          <w:rFonts w:ascii="Arial" w:hAnsi="Arial" w:cs="Arial"/>
          <w:sz w:val="20"/>
        </w:rPr>
      </w:pPr>
      <w:r w:rsidRPr="000E200B">
        <w:rPr>
          <w:rFonts w:ascii="Arial" w:hAnsi="Arial" w:cs="Arial"/>
          <w:sz w:val="20"/>
        </w:rPr>
        <w:t>DelegationFault</w:t>
      </w:r>
      <w:r w:rsidRPr="000E200B">
        <w:rPr>
          <w:rFonts w:ascii="Arial" w:hAnsi="Arial" w:cs="Arial"/>
          <w:sz w:val="20"/>
        </w:rPr>
        <w:tab/>
      </w:r>
    </w:p>
    <w:p w:rsidR="009B38F6" w:rsidRPr="000E200B" w:rsidRDefault="00F2559C" w:rsidP="003E140D">
      <w:pPr>
        <w:rPr>
          <w:rFonts w:ascii="Arial" w:hAnsi="Arial" w:cs="Arial"/>
          <w:b/>
          <w:sz w:val="20"/>
        </w:rPr>
      </w:pPr>
      <w:r w:rsidRPr="000E200B">
        <w:rPr>
          <w:rFonts w:ascii="Arial" w:hAnsi="Arial" w:cs="Arial"/>
          <w:b/>
          <w:sz w:val="20"/>
        </w:rPr>
        <w:tab/>
        <w:t>Pre-condition:</w:t>
      </w:r>
    </w:p>
    <w:p w:rsidR="0069745A" w:rsidRDefault="0069745A" w:rsidP="008E72E8">
      <w:pPr>
        <w:pStyle w:val="ListParagraph"/>
        <w:numPr>
          <w:ilvl w:val="0"/>
          <w:numId w:val="57"/>
        </w:numPr>
        <w:rPr>
          <w:rFonts w:ascii="Arial" w:hAnsi="Arial" w:cs="Arial"/>
          <w:sz w:val="20"/>
          <w:szCs w:val="20"/>
        </w:rPr>
      </w:pPr>
      <w:r w:rsidRPr="000E200B">
        <w:rPr>
          <w:rFonts w:ascii="Arial" w:hAnsi="Arial" w:cs="Arial"/>
          <w:sz w:val="20"/>
          <w:szCs w:val="20"/>
        </w:rPr>
        <w:t>Call</w:t>
      </w:r>
      <w:r w:rsidR="00D85074" w:rsidRPr="000E200B">
        <w:rPr>
          <w:rFonts w:ascii="Arial" w:hAnsi="Arial" w:cs="Arial"/>
          <w:sz w:val="20"/>
          <w:szCs w:val="20"/>
        </w:rPr>
        <w:t>er has active grid user account</w:t>
      </w:r>
      <w:r w:rsidR="00887BB6" w:rsidRPr="000E200B">
        <w:rPr>
          <w:rFonts w:ascii="Arial" w:hAnsi="Arial" w:cs="Arial"/>
          <w:sz w:val="20"/>
          <w:szCs w:val="20"/>
        </w:rPr>
        <w:t xml:space="preserve"> and authenticated with CDS using the credential to delegate.</w:t>
      </w:r>
    </w:p>
    <w:p w:rsidR="00AC0D78" w:rsidRPr="000E200B" w:rsidRDefault="00AC0D78" w:rsidP="008E72E8">
      <w:pPr>
        <w:pStyle w:val="ListParagraph"/>
        <w:numPr>
          <w:ilvl w:val="0"/>
          <w:numId w:val="57"/>
        </w:numPr>
        <w:rPr>
          <w:rFonts w:ascii="Arial" w:hAnsi="Arial" w:cs="Arial"/>
          <w:sz w:val="20"/>
          <w:szCs w:val="20"/>
        </w:rPr>
      </w:pPr>
      <w:r>
        <w:rPr>
          <w:rFonts w:ascii="Arial" w:hAnsi="Arial" w:cs="Arial"/>
          <w:sz w:val="20"/>
          <w:szCs w:val="20"/>
        </w:rPr>
        <w:t>Delegation policy is provided.</w:t>
      </w:r>
    </w:p>
    <w:p w:rsidR="00F2559C" w:rsidRPr="000E200B" w:rsidRDefault="00F2559C" w:rsidP="003E140D">
      <w:pPr>
        <w:rPr>
          <w:rFonts w:ascii="Arial" w:hAnsi="Arial" w:cs="Arial"/>
          <w:b/>
          <w:sz w:val="20"/>
        </w:rPr>
      </w:pPr>
      <w:r w:rsidRPr="000E200B">
        <w:rPr>
          <w:rFonts w:ascii="Arial" w:hAnsi="Arial" w:cs="Arial"/>
          <w:b/>
          <w:sz w:val="20"/>
        </w:rPr>
        <w:tab/>
        <w:t>Post-condition:</w:t>
      </w:r>
    </w:p>
    <w:p w:rsidR="00887BB6" w:rsidRPr="000E200B" w:rsidRDefault="00887BB6" w:rsidP="00887BB6">
      <w:pPr>
        <w:pStyle w:val="ListParagraph"/>
        <w:numPr>
          <w:ilvl w:val="0"/>
          <w:numId w:val="57"/>
        </w:numPr>
        <w:rPr>
          <w:rFonts w:ascii="Arial" w:hAnsi="Arial" w:cs="Arial"/>
          <w:sz w:val="20"/>
          <w:szCs w:val="20"/>
        </w:rPr>
      </w:pPr>
      <w:r w:rsidRPr="000E200B">
        <w:rPr>
          <w:rFonts w:ascii="Arial" w:hAnsi="Arial" w:cs="Arial"/>
          <w:sz w:val="20"/>
          <w:szCs w:val="20"/>
        </w:rPr>
        <w:t>Key pair is generated and store along with the request</w:t>
      </w:r>
    </w:p>
    <w:p w:rsidR="00D85074" w:rsidRPr="000E200B" w:rsidRDefault="00887BB6" w:rsidP="00887BB6">
      <w:pPr>
        <w:pStyle w:val="ListParagraph"/>
        <w:numPr>
          <w:ilvl w:val="0"/>
          <w:numId w:val="57"/>
        </w:numPr>
        <w:rPr>
          <w:rFonts w:ascii="Arial" w:hAnsi="Arial" w:cs="Arial"/>
          <w:sz w:val="20"/>
          <w:szCs w:val="20"/>
        </w:rPr>
      </w:pPr>
      <w:r w:rsidRPr="000E200B">
        <w:rPr>
          <w:rFonts w:ascii="Arial" w:hAnsi="Arial" w:cs="Arial"/>
          <w:sz w:val="20"/>
          <w:szCs w:val="20"/>
        </w:rPr>
        <w:t>Signing request is returned with the public key generated.</w:t>
      </w:r>
      <w:r w:rsidR="00D85074" w:rsidRPr="000E200B">
        <w:rPr>
          <w:rFonts w:ascii="Arial" w:hAnsi="Arial" w:cs="Arial"/>
          <w:sz w:val="20"/>
          <w:szCs w:val="20"/>
        </w:rPr>
        <w:t xml:space="preserve"> </w:t>
      </w:r>
    </w:p>
    <w:p w:rsidR="00887BB6" w:rsidRPr="000E200B" w:rsidRDefault="00887BB6" w:rsidP="00887BB6">
      <w:pPr>
        <w:pStyle w:val="ListParagraph"/>
        <w:numPr>
          <w:ilvl w:val="0"/>
          <w:numId w:val="57"/>
        </w:numPr>
        <w:rPr>
          <w:rFonts w:ascii="Arial" w:hAnsi="Arial" w:cs="Arial"/>
          <w:sz w:val="20"/>
          <w:szCs w:val="20"/>
        </w:rPr>
      </w:pPr>
      <w:r w:rsidRPr="000E200B">
        <w:rPr>
          <w:rFonts w:ascii="Arial" w:hAnsi="Arial" w:cs="Arial"/>
          <w:sz w:val="20"/>
          <w:szCs w:val="20"/>
        </w:rPr>
        <w:t>Delegation status is set to “pending”</w:t>
      </w:r>
    </w:p>
    <w:p w:rsidR="007E1210" w:rsidRDefault="007E1210" w:rsidP="007E1210">
      <w:pPr>
        <w:pStyle w:val="ListParagraph"/>
        <w:numPr>
          <w:ilvl w:val="0"/>
          <w:numId w:val="5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approveDelegation()</w:t>
      </w:r>
    </w:p>
    <w:p w:rsidR="003E140D" w:rsidRPr="000E200B" w:rsidRDefault="003E140D" w:rsidP="003E140D">
      <w:pPr>
        <w:ind w:left="720"/>
        <w:rPr>
          <w:rFonts w:ascii="Arial" w:hAnsi="Arial" w:cs="Arial"/>
          <w:b/>
          <w:sz w:val="20"/>
        </w:rPr>
      </w:pPr>
      <w:r w:rsidRPr="000E200B">
        <w:rPr>
          <w:rFonts w:ascii="Arial" w:hAnsi="Arial" w:cs="Arial"/>
          <w:b/>
          <w:sz w:val="20"/>
        </w:rPr>
        <w:lastRenderedPageBreak/>
        <w:t xml:space="preserve">Description: </w:t>
      </w:r>
      <w:r w:rsidRPr="000E200B">
        <w:rPr>
          <w:rFonts w:ascii="Arial" w:hAnsi="Arial" w:cs="Arial"/>
          <w:sz w:val="20"/>
        </w:rPr>
        <w:t>After successful initiateDelegation() execution, t</w:t>
      </w:r>
      <w:r w:rsidRPr="000E200B">
        <w:rPr>
          <w:rFonts w:ascii="Arial" w:hAnsi="Arial" w:cs="Arial"/>
          <w:color w:val="000000"/>
          <w:sz w:val="20"/>
        </w:rPr>
        <w:t>he client should sign</w:t>
      </w:r>
      <w:r w:rsidR="00887BB6" w:rsidRPr="000E200B">
        <w:rPr>
          <w:rFonts w:ascii="Arial" w:hAnsi="Arial" w:cs="Arial"/>
          <w:color w:val="000000"/>
          <w:sz w:val="20"/>
        </w:rPr>
        <w:t xml:space="preserve"> the certificate returned by CDS</w:t>
      </w:r>
      <w:r w:rsidRPr="000E200B">
        <w:rPr>
          <w:rFonts w:ascii="Arial" w:hAnsi="Arial" w:cs="Arial"/>
          <w:color w:val="000000"/>
          <w:sz w:val="20"/>
        </w:rPr>
        <w:t xml:space="preserve"> with the private key of the credential that it is delegated. The client re-authenticates with the CDS using the credential being delegated and returns the signed certificate to the CDS. Upon receiving the signed certificate the CDS stores the certificate with the delegated credential record created during the Initiation Step. The signed certificate along with the earlier generated private key make up a credential which can be delegated to other clients based on the delegation policy specified. Finally the CDS creates a web service resource for the delegated credential and returns a reference to the resource (</w:t>
      </w:r>
      <w:r w:rsidRPr="000E200B">
        <w:rPr>
          <w:rFonts w:ascii="Arial" w:hAnsi="Arial" w:cs="Arial"/>
          <w:bCs/>
          <w:color w:val="000000"/>
          <w:sz w:val="20"/>
        </w:rPr>
        <w:t>DelegatedCredentialReference</w:t>
      </w:r>
      <w:r w:rsidRPr="000E200B">
        <w:rPr>
          <w:rFonts w:ascii="Arial" w:hAnsi="Arial" w:cs="Arial"/>
          <w:color w:val="000000"/>
          <w:sz w:val="20"/>
        </w:rPr>
        <w:t xml:space="preserve">) to the client. Client wishing to obtain the delegator's credential can use the </w:t>
      </w:r>
      <w:r w:rsidRPr="000E200B">
        <w:rPr>
          <w:rFonts w:ascii="Arial" w:hAnsi="Arial" w:cs="Arial"/>
          <w:bCs/>
          <w:color w:val="000000"/>
          <w:sz w:val="20"/>
        </w:rPr>
        <w:t>DelegatedCredentialReference</w:t>
      </w:r>
      <w:r w:rsidRPr="000E200B">
        <w:rPr>
          <w:rFonts w:ascii="Arial" w:hAnsi="Arial" w:cs="Arial"/>
          <w:color w:val="000000"/>
          <w:sz w:val="20"/>
        </w:rPr>
        <w:t xml:space="preserve"> to request a credential from the CDS.</w:t>
      </w:r>
    </w:p>
    <w:p w:rsidR="003E140D" w:rsidRPr="000E200B" w:rsidRDefault="003E140D" w:rsidP="003E140D">
      <w:pPr>
        <w:ind w:left="720"/>
        <w:rPr>
          <w:rFonts w:ascii="Arial" w:hAnsi="Arial" w:cs="Arial"/>
          <w:b/>
          <w:sz w:val="20"/>
        </w:rPr>
      </w:pP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org.cagrid.gaards.cds.common.DelegationSigningResponse</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DelegationSigningResponse</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org.cagrid.gaards.cds.delegated.stubs.types.DelegatedCredentialReference</w:t>
      </w:r>
    </w:p>
    <w:p w:rsidR="009720CD" w:rsidRPr="000E200B" w:rsidRDefault="009720CD" w:rsidP="009720CD">
      <w:pPr>
        <w:ind w:left="1440"/>
        <w:rPr>
          <w:rFonts w:ascii="Arial" w:hAnsi="Arial" w:cs="Arial"/>
          <w:sz w:val="20"/>
        </w:rPr>
      </w:pPr>
      <w:r w:rsidRPr="000E200B">
        <w:rPr>
          <w:rFonts w:ascii="Arial" w:hAnsi="Arial" w:cs="Arial"/>
          <w:b/>
          <w:sz w:val="20"/>
        </w:rPr>
        <w:t>Namespace:</w:t>
      </w:r>
      <w:r w:rsidRPr="000E200B">
        <w:rPr>
          <w:rFonts w:ascii="Arial" w:hAnsi="Arial" w:cs="Arial"/>
          <w:sz w:val="20"/>
        </w:rPr>
        <w:t xml:space="preserve"> http://cds.gaards.cagrid.org/CredentialDelegationService/DelegatedCredential/types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DelegatedCredentialReference</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Delegator</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p>
    <w:p w:rsidR="003E140D" w:rsidRPr="000E200B" w:rsidRDefault="003E140D" w:rsidP="003E140D">
      <w:pPr>
        <w:ind w:left="1440" w:firstLine="720"/>
        <w:rPr>
          <w:rFonts w:ascii="Arial" w:hAnsi="Arial" w:cs="Arial"/>
          <w:sz w:val="20"/>
        </w:rPr>
      </w:pPr>
      <w:r w:rsidRPr="000E200B">
        <w:rPr>
          <w:rFonts w:ascii="Arial" w:hAnsi="Arial" w:cs="Arial"/>
          <w:sz w:val="20"/>
        </w:rPr>
        <w:t>DelegationFault</w:t>
      </w:r>
      <w:r w:rsidRPr="000E200B">
        <w:rPr>
          <w:rFonts w:ascii="Arial" w:hAnsi="Arial" w:cs="Arial"/>
          <w:sz w:val="20"/>
        </w:rPr>
        <w:tab/>
      </w:r>
    </w:p>
    <w:p w:rsidR="00887BB6" w:rsidRPr="000E200B" w:rsidRDefault="00887BB6" w:rsidP="00887BB6">
      <w:pPr>
        <w:rPr>
          <w:rFonts w:ascii="Arial" w:hAnsi="Arial" w:cs="Arial"/>
          <w:b/>
          <w:sz w:val="20"/>
        </w:rPr>
      </w:pPr>
      <w:r w:rsidRPr="000E200B">
        <w:rPr>
          <w:rFonts w:ascii="Arial" w:hAnsi="Arial" w:cs="Arial"/>
          <w:b/>
          <w:sz w:val="20"/>
        </w:rPr>
        <w:tab/>
        <w:t>Pre-condition:</w:t>
      </w:r>
    </w:p>
    <w:p w:rsidR="00887BB6" w:rsidRPr="000E200B" w:rsidRDefault="00887BB6" w:rsidP="00887BB6">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 using the credential to delegate.</w:t>
      </w:r>
    </w:p>
    <w:p w:rsidR="00887BB6" w:rsidRPr="000E200B" w:rsidRDefault="00887BB6" w:rsidP="00887BB6">
      <w:pPr>
        <w:pStyle w:val="ListParagraph"/>
        <w:numPr>
          <w:ilvl w:val="0"/>
          <w:numId w:val="57"/>
        </w:numPr>
        <w:rPr>
          <w:rFonts w:ascii="Arial" w:hAnsi="Arial" w:cs="Arial"/>
          <w:sz w:val="20"/>
          <w:szCs w:val="20"/>
        </w:rPr>
      </w:pPr>
      <w:r w:rsidRPr="000E200B">
        <w:rPr>
          <w:rFonts w:ascii="Arial" w:hAnsi="Arial" w:cs="Arial"/>
          <w:color w:val="000000"/>
          <w:sz w:val="20"/>
          <w:szCs w:val="20"/>
        </w:rPr>
        <w:t>Certificate returned by CDS is signed by the client with its private key of the credential that it is delegated.</w:t>
      </w:r>
    </w:p>
    <w:p w:rsidR="005A24E8" w:rsidRPr="000E200B" w:rsidRDefault="005A24E8" w:rsidP="00887BB6">
      <w:pPr>
        <w:pStyle w:val="ListParagraph"/>
        <w:numPr>
          <w:ilvl w:val="0"/>
          <w:numId w:val="57"/>
        </w:numPr>
        <w:rPr>
          <w:rFonts w:ascii="Arial" w:hAnsi="Arial" w:cs="Arial"/>
          <w:sz w:val="20"/>
          <w:szCs w:val="20"/>
        </w:rPr>
      </w:pPr>
      <w:r w:rsidRPr="000E200B">
        <w:rPr>
          <w:rFonts w:ascii="Arial" w:hAnsi="Arial" w:cs="Arial"/>
          <w:color w:val="000000"/>
          <w:sz w:val="20"/>
          <w:szCs w:val="20"/>
        </w:rPr>
        <w:t>Caller initiated the delegation.</w:t>
      </w:r>
    </w:p>
    <w:p w:rsidR="005A24E8" w:rsidRPr="000E200B" w:rsidRDefault="005A24E8" w:rsidP="005A24E8">
      <w:pPr>
        <w:pStyle w:val="ListParagraph"/>
        <w:numPr>
          <w:ilvl w:val="0"/>
          <w:numId w:val="57"/>
        </w:numPr>
        <w:rPr>
          <w:rFonts w:ascii="Arial" w:hAnsi="Arial" w:cs="Arial"/>
          <w:sz w:val="20"/>
          <w:szCs w:val="20"/>
        </w:rPr>
      </w:pPr>
      <w:r w:rsidRPr="000E200B">
        <w:rPr>
          <w:rFonts w:ascii="Arial" w:hAnsi="Arial" w:cs="Arial"/>
          <w:color w:val="000000"/>
          <w:sz w:val="20"/>
          <w:szCs w:val="20"/>
        </w:rPr>
        <w:t>Delegation status is “pending”.</w:t>
      </w:r>
    </w:p>
    <w:p w:rsidR="00887BB6" w:rsidRPr="000E200B" w:rsidRDefault="00887BB6" w:rsidP="00887BB6">
      <w:pPr>
        <w:rPr>
          <w:rFonts w:ascii="Arial" w:hAnsi="Arial" w:cs="Arial"/>
          <w:b/>
          <w:sz w:val="20"/>
        </w:rPr>
      </w:pPr>
      <w:r w:rsidRPr="000E200B">
        <w:rPr>
          <w:rFonts w:ascii="Arial" w:hAnsi="Arial" w:cs="Arial"/>
          <w:b/>
          <w:sz w:val="20"/>
        </w:rPr>
        <w:tab/>
        <w:t>Post-condition:</w:t>
      </w:r>
    </w:p>
    <w:p w:rsidR="00887BB6" w:rsidRPr="000E200B" w:rsidRDefault="00EC739F" w:rsidP="00887BB6">
      <w:pPr>
        <w:pStyle w:val="ListParagraph"/>
        <w:numPr>
          <w:ilvl w:val="0"/>
          <w:numId w:val="57"/>
        </w:numPr>
        <w:rPr>
          <w:rFonts w:ascii="Arial" w:hAnsi="Arial" w:cs="Arial"/>
          <w:sz w:val="20"/>
          <w:szCs w:val="20"/>
        </w:rPr>
      </w:pPr>
      <w:r w:rsidRPr="000E200B">
        <w:rPr>
          <w:rFonts w:ascii="Arial" w:hAnsi="Arial" w:cs="Arial"/>
          <w:sz w:val="20"/>
          <w:szCs w:val="20"/>
        </w:rPr>
        <w:t>Credential has been generated with the client signed certificate along with CDS generated private key.</w:t>
      </w:r>
    </w:p>
    <w:p w:rsidR="00887BB6" w:rsidRPr="000E200B" w:rsidRDefault="00EC739F" w:rsidP="00887BB6">
      <w:pPr>
        <w:pStyle w:val="ListParagraph"/>
        <w:numPr>
          <w:ilvl w:val="0"/>
          <w:numId w:val="57"/>
        </w:numPr>
        <w:rPr>
          <w:rFonts w:ascii="Arial" w:hAnsi="Arial" w:cs="Arial"/>
          <w:sz w:val="20"/>
          <w:szCs w:val="20"/>
        </w:rPr>
      </w:pPr>
      <w:r w:rsidRPr="000E200B">
        <w:rPr>
          <w:rFonts w:ascii="Arial" w:hAnsi="Arial" w:cs="Arial"/>
          <w:sz w:val="20"/>
          <w:szCs w:val="20"/>
        </w:rPr>
        <w:t xml:space="preserve">Credential is stored in the database. </w:t>
      </w:r>
    </w:p>
    <w:p w:rsidR="00EC739F" w:rsidRPr="000E200B" w:rsidRDefault="00EC739F" w:rsidP="00887BB6">
      <w:pPr>
        <w:pStyle w:val="ListParagraph"/>
        <w:numPr>
          <w:ilvl w:val="0"/>
          <w:numId w:val="57"/>
        </w:numPr>
        <w:rPr>
          <w:rFonts w:ascii="Arial" w:hAnsi="Arial" w:cs="Arial"/>
          <w:sz w:val="20"/>
          <w:szCs w:val="20"/>
        </w:rPr>
      </w:pPr>
      <w:r w:rsidRPr="000E200B">
        <w:rPr>
          <w:rFonts w:ascii="Arial" w:hAnsi="Arial" w:cs="Arial"/>
          <w:sz w:val="20"/>
          <w:szCs w:val="20"/>
        </w:rPr>
        <w:t>Credential reference is returned.</w:t>
      </w:r>
    </w:p>
    <w:p w:rsidR="007E1210" w:rsidRDefault="007E1210" w:rsidP="007E1210">
      <w:pPr>
        <w:pStyle w:val="ListParagraph"/>
        <w:numPr>
          <w:ilvl w:val="0"/>
          <w:numId w:val="5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findDelegatedCredentials()</w:t>
      </w:r>
    </w:p>
    <w:p w:rsidR="003E140D" w:rsidRPr="000E200B" w:rsidRDefault="003E140D" w:rsidP="003E140D">
      <w:pPr>
        <w:ind w:left="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 xml:space="preserve">Find delegated credentials for a given criteria. </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org.cagrid.gaards.cds.common.DelegationRecordFilter</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DelegationRecordFilter</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org.cagrid.gaards.cds.common.DelegationRecord[]</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DelegationRecord</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Delegatee</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69745A" w:rsidRPr="000E200B" w:rsidRDefault="0069745A" w:rsidP="0069745A">
      <w:pPr>
        <w:rPr>
          <w:rFonts w:ascii="Arial" w:hAnsi="Arial" w:cs="Arial"/>
          <w:b/>
          <w:sz w:val="20"/>
        </w:rPr>
      </w:pPr>
      <w:r w:rsidRPr="000E200B">
        <w:rPr>
          <w:rFonts w:ascii="Arial" w:hAnsi="Arial" w:cs="Arial"/>
          <w:b/>
          <w:sz w:val="20"/>
        </w:rPr>
        <w:tab/>
        <w:t>Pre-condition:</w:t>
      </w:r>
    </w:p>
    <w:p w:rsidR="0069745A" w:rsidRPr="000E200B" w:rsidRDefault="0069745A" w:rsidP="008E72E8">
      <w:pPr>
        <w:pStyle w:val="ListParagraph"/>
        <w:numPr>
          <w:ilvl w:val="0"/>
          <w:numId w:val="57"/>
        </w:numPr>
        <w:rPr>
          <w:rFonts w:ascii="Arial" w:hAnsi="Arial" w:cs="Arial"/>
          <w:sz w:val="20"/>
          <w:szCs w:val="20"/>
        </w:rPr>
      </w:pPr>
      <w:r w:rsidRPr="000E200B">
        <w:rPr>
          <w:rFonts w:ascii="Arial" w:hAnsi="Arial" w:cs="Arial"/>
          <w:sz w:val="20"/>
          <w:szCs w:val="20"/>
        </w:rPr>
        <w:t>Call</w:t>
      </w:r>
      <w:r w:rsidR="00407EFC" w:rsidRPr="000E200B">
        <w:rPr>
          <w:rFonts w:ascii="Arial" w:hAnsi="Arial" w:cs="Arial"/>
          <w:sz w:val="20"/>
          <w:szCs w:val="20"/>
        </w:rPr>
        <w:t>er has active grid user account and authenticated with CDS.</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8B188D" w:rsidRPr="000E200B" w:rsidRDefault="008B188D" w:rsidP="008B188D">
      <w:pPr>
        <w:pStyle w:val="ListParagraph"/>
        <w:numPr>
          <w:ilvl w:val="0"/>
          <w:numId w:val="57"/>
        </w:numPr>
        <w:rPr>
          <w:rFonts w:ascii="Arial" w:hAnsi="Arial" w:cs="Arial"/>
          <w:sz w:val="20"/>
          <w:szCs w:val="20"/>
        </w:rPr>
      </w:pPr>
      <w:r w:rsidRPr="000E200B">
        <w:rPr>
          <w:rFonts w:ascii="Arial" w:hAnsi="Arial" w:cs="Arial"/>
          <w:sz w:val="20"/>
          <w:szCs w:val="20"/>
        </w:rPr>
        <w:t>If caller is Administrator, all delegated credentials matched with filter criteria are returned.</w:t>
      </w:r>
    </w:p>
    <w:p w:rsidR="008B188D" w:rsidRPr="000E200B" w:rsidRDefault="008B188D" w:rsidP="008B188D">
      <w:pPr>
        <w:pStyle w:val="ListParagraph"/>
        <w:numPr>
          <w:ilvl w:val="0"/>
          <w:numId w:val="57"/>
        </w:numPr>
        <w:rPr>
          <w:rFonts w:ascii="Arial" w:hAnsi="Arial" w:cs="Arial"/>
          <w:sz w:val="20"/>
          <w:szCs w:val="20"/>
        </w:rPr>
      </w:pPr>
      <w:r w:rsidRPr="000E200B">
        <w:rPr>
          <w:rFonts w:ascii="Arial" w:hAnsi="Arial" w:cs="Arial"/>
          <w:sz w:val="20"/>
          <w:szCs w:val="20"/>
        </w:rPr>
        <w:lastRenderedPageBreak/>
        <w:t>If caller is not Administrator, caller issued delegation credentials matched with filter criteria are returned.</w:t>
      </w:r>
    </w:p>
    <w:p w:rsidR="007E1210" w:rsidRDefault="007E1210" w:rsidP="007E1210">
      <w:pPr>
        <w:pStyle w:val="ListParagraph"/>
        <w:numPr>
          <w:ilvl w:val="0"/>
          <w:numId w:val="5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updateDelegatedCredentialStatus()</w:t>
      </w:r>
    </w:p>
    <w:p w:rsidR="003E140D" w:rsidRPr="000E200B" w:rsidRDefault="003E140D" w:rsidP="003E140D">
      <w:pPr>
        <w:ind w:firstLine="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Update status on a delegated credentials</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b/>
          <w:sz w:val="20"/>
        </w:rPr>
        <w:tab/>
      </w:r>
      <w:r w:rsidRPr="000E200B">
        <w:rPr>
          <w:rFonts w:ascii="Arial" w:hAnsi="Arial" w:cs="Arial"/>
          <w:sz w:val="20"/>
        </w:rPr>
        <w:t>org.cagrid.gaards.cds.common.DelegationIdentifier,</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DelegationIdentifier</w:t>
      </w:r>
    </w:p>
    <w:p w:rsidR="003E140D" w:rsidRPr="000E200B" w:rsidRDefault="003E140D" w:rsidP="003E140D">
      <w:pPr>
        <w:rPr>
          <w:rFonts w:ascii="Arial" w:hAnsi="Arial" w:cs="Arial"/>
          <w:sz w:val="20"/>
        </w:rPr>
      </w:pPr>
      <w:r w:rsidRPr="000E200B">
        <w:rPr>
          <w:rFonts w:ascii="Arial" w:hAnsi="Arial" w:cs="Arial"/>
          <w:sz w:val="20"/>
        </w:rPr>
        <w:tab/>
      </w:r>
      <w:r w:rsidRPr="000E200B">
        <w:rPr>
          <w:rFonts w:ascii="Arial" w:hAnsi="Arial" w:cs="Arial"/>
          <w:sz w:val="20"/>
        </w:rPr>
        <w:tab/>
        <w:t>org.cagrid.gaards.cds.common.DelegationStatus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DelegationStatus</w:t>
      </w:r>
    </w:p>
    <w:p w:rsidR="003E140D" w:rsidRPr="000E200B" w:rsidRDefault="003E140D" w:rsidP="003E140D">
      <w:pPr>
        <w:rPr>
          <w:rFonts w:ascii="Arial" w:hAnsi="Arial" w:cs="Arial"/>
          <w:b/>
          <w:sz w:val="20"/>
        </w:rPr>
      </w:pPr>
      <w:r w:rsidRPr="000E200B">
        <w:rPr>
          <w:rFonts w:ascii="Arial" w:hAnsi="Arial" w:cs="Arial"/>
          <w:b/>
          <w:sz w:val="20"/>
        </w:rPr>
        <w:tab/>
        <w:t xml:space="preserve">Output: </w:t>
      </w:r>
    </w:p>
    <w:p w:rsidR="003E140D" w:rsidRPr="000E200B" w:rsidRDefault="003E140D" w:rsidP="003E140D">
      <w:pPr>
        <w:rPr>
          <w:rFonts w:ascii="Arial" w:hAnsi="Arial" w:cs="Arial"/>
          <w:b/>
          <w:sz w:val="20"/>
        </w:rPr>
      </w:pPr>
      <w:r w:rsidRPr="000E200B">
        <w:rPr>
          <w:rFonts w:ascii="Arial" w:hAnsi="Arial" w:cs="Arial"/>
          <w:b/>
          <w:sz w:val="20"/>
        </w:rPr>
        <w:tab/>
        <w:t xml:space="preserve">Actors: </w:t>
      </w:r>
      <w:r w:rsidRPr="000E200B">
        <w:rPr>
          <w:rFonts w:ascii="Arial" w:hAnsi="Arial" w:cs="Arial"/>
          <w:sz w:val="20"/>
        </w:rPr>
        <w:t>Delegator, 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69745A" w:rsidRPr="000E200B" w:rsidRDefault="0069745A" w:rsidP="0069745A">
      <w:pPr>
        <w:rPr>
          <w:rFonts w:ascii="Arial" w:hAnsi="Arial" w:cs="Arial"/>
          <w:b/>
          <w:sz w:val="20"/>
        </w:rPr>
      </w:pPr>
      <w:r w:rsidRPr="000E200B">
        <w:rPr>
          <w:rFonts w:ascii="Arial" w:hAnsi="Arial" w:cs="Arial"/>
          <w:b/>
          <w:sz w:val="20"/>
        </w:rPr>
        <w:tab/>
        <w:t>Pre-condition:</w:t>
      </w:r>
    </w:p>
    <w:p w:rsidR="008B188D" w:rsidRPr="000E200B" w:rsidRDefault="008B188D" w:rsidP="008B188D">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8B188D" w:rsidRPr="000E200B" w:rsidRDefault="008B188D" w:rsidP="008B188D">
      <w:pPr>
        <w:pStyle w:val="ListParagraph"/>
        <w:numPr>
          <w:ilvl w:val="0"/>
          <w:numId w:val="57"/>
        </w:numPr>
        <w:rPr>
          <w:rFonts w:ascii="Arial" w:hAnsi="Arial" w:cs="Arial"/>
          <w:sz w:val="20"/>
          <w:szCs w:val="20"/>
        </w:rPr>
      </w:pPr>
      <w:r w:rsidRPr="000E200B">
        <w:rPr>
          <w:rFonts w:ascii="Arial" w:hAnsi="Arial" w:cs="Arial"/>
          <w:sz w:val="20"/>
          <w:szCs w:val="20"/>
        </w:rPr>
        <w:t>If caller is administrator, requested delegated credential status is not in “Pending” status.</w:t>
      </w:r>
    </w:p>
    <w:p w:rsidR="008B188D" w:rsidRPr="000E200B" w:rsidRDefault="008B188D" w:rsidP="008B188D">
      <w:pPr>
        <w:pStyle w:val="ListParagraph"/>
        <w:numPr>
          <w:ilvl w:val="0"/>
          <w:numId w:val="57"/>
        </w:numPr>
        <w:rPr>
          <w:rFonts w:ascii="Arial" w:hAnsi="Arial" w:cs="Arial"/>
          <w:sz w:val="20"/>
          <w:szCs w:val="20"/>
        </w:rPr>
      </w:pPr>
      <w:r w:rsidRPr="000E200B">
        <w:rPr>
          <w:rFonts w:ascii="Arial" w:hAnsi="Arial" w:cs="Arial"/>
          <w:sz w:val="20"/>
          <w:szCs w:val="20"/>
        </w:rPr>
        <w:t xml:space="preserve">If caller is not administrator, </w:t>
      </w:r>
      <w:r w:rsidR="00DE7AF5" w:rsidRPr="000E200B">
        <w:rPr>
          <w:rFonts w:ascii="Arial" w:hAnsi="Arial" w:cs="Arial"/>
          <w:sz w:val="20"/>
          <w:szCs w:val="20"/>
        </w:rPr>
        <w:t>current delegated credential status is in “Approved” status and the request is to put in “Suspended” status.</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DE7AF5" w:rsidRPr="000E200B" w:rsidRDefault="00DE7AF5" w:rsidP="00DE7AF5">
      <w:pPr>
        <w:pStyle w:val="ListParagraph"/>
        <w:numPr>
          <w:ilvl w:val="0"/>
          <w:numId w:val="64"/>
        </w:numPr>
        <w:rPr>
          <w:rFonts w:ascii="Arial" w:hAnsi="Arial" w:cs="Arial"/>
          <w:sz w:val="20"/>
          <w:szCs w:val="20"/>
        </w:rPr>
      </w:pPr>
      <w:r w:rsidRPr="000E200B">
        <w:rPr>
          <w:rFonts w:ascii="Arial" w:hAnsi="Arial" w:cs="Arial"/>
          <w:sz w:val="20"/>
          <w:szCs w:val="20"/>
        </w:rPr>
        <w:t>Delegation record is updated with requested status.</w:t>
      </w:r>
    </w:p>
    <w:p w:rsidR="007E1210" w:rsidRDefault="007E1210" w:rsidP="007E1210">
      <w:pPr>
        <w:pStyle w:val="ListParagraph"/>
        <w:numPr>
          <w:ilvl w:val="0"/>
          <w:numId w:val="64"/>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6531D8" w:rsidRPr="000E200B" w:rsidRDefault="006531D8"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findCredentialsDelegatedToClient</w:t>
      </w:r>
    </w:p>
    <w:p w:rsidR="003E140D" w:rsidRPr="000E200B" w:rsidRDefault="003E140D" w:rsidP="003E140D">
      <w:pPr>
        <w:ind w:firstLine="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Find all credentials delegated to a client for a given criteria</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org.cagrid.gaards.cds.common.ClientDelegationFilter</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ClientDelegationFilter</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org.cagrid.gaards.cds.common.DelegationDescriptor[]</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DelegationDescriptor</w:t>
      </w:r>
    </w:p>
    <w:p w:rsidR="003E140D" w:rsidRPr="000E200B" w:rsidRDefault="003E140D" w:rsidP="003E140D">
      <w:pPr>
        <w:ind w:firstLine="720"/>
        <w:rPr>
          <w:rFonts w:ascii="Arial" w:hAnsi="Arial" w:cs="Arial"/>
          <w:b/>
          <w:sz w:val="20"/>
        </w:rPr>
      </w:pPr>
      <w:r w:rsidRPr="000E200B">
        <w:rPr>
          <w:rFonts w:ascii="Arial" w:hAnsi="Arial" w:cs="Arial"/>
          <w:b/>
          <w:sz w:val="20"/>
        </w:rPr>
        <w:t>Actors:</w:t>
      </w:r>
      <w:r w:rsidRPr="000E200B">
        <w:rPr>
          <w:rFonts w:ascii="Arial" w:hAnsi="Arial" w:cs="Arial"/>
          <w:sz w:val="20"/>
        </w:rPr>
        <w:t xml:space="preserve"> 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69745A" w:rsidRPr="000E200B" w:rsidRDefault="0069745A" w:rsidP="0069745A">
      <w:pPr>
        <w:rPr>
          <w:rFonts w:ascii="Arial" w:hAnsi="Arial" w:cs="Arial"/>
          <w:b/>
          <w:sz w:val="20"/>
        </w:rPr>
      </w:pPr>
      <w:r w:rsidRPr="000E200B">
        <w:rPr>
          <w:rFonts w:ascii="Arial" w:hAnsi="Arial" w:cs="Arial"/>
          <w:b/>
          <w:sz w:val="20"/>
        </w:rPr>
        <w:tab/>
        <w:t>Pre-condition:</w:t>
      </w:r>
    </w:p>
    <w:p w:rsidR="00955996" w:rsidRPr="000E200B" w:rsidRDefault="00955996" w:rsidP="00955996">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955996" w:rsidRPr="000E200B" w:rsidRDefault="00955996" w:rsidP="00955996">
      <w:pPr>
        <w:pStyle w:val="ListParagraph"/>
        <w:numPr>
          <w:ilvl w:val="0"/>
          <w:numId w:val="57"/>
        </w:numPr>
        <w:rPr>
          <w:rFonts w:ascii="Arial" w:hAnsi="Arial" w:cs="Arial"/>
          <w:sz w:val="20"/>
          <w:szCs w:val="20"/>
        </w:rPr>
      </w:pPr>
      <w:r w:rsidRPr="000E200B">
        <w:rPr>
          <w:rFonts w:ascii="Arial" w:hAnsi="Arial" w:cs="Arial"/>
          <w:sz w:val="20"/>
          <w:szCs w:val="20"/>
        </w:rPr>
        <w:t>Caller is authorized to access delegation records.</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3E140D" w:rsidRPr="000E200B" w:rsidRDefault="00955996" w:rsidP="006A1685">
      <w:pPr>
        <w:pStyle w:val="ListParagraph"/>
        <w:numPr>
          <w:ilvl w:val="0"/>
          <w:numId w:val="65"/>
        </w:numPr>
        <w:rPr>
          <w:rFonts w:ascii="Arial" w:hAnsi="Arial" w:cs="Arial"/>
          <w:sz w:val="20"/>
          <w:szCs w:val="20"/>
        </w:rPr>
      </w:pPr>
      <w:r w:rsidRPr="000E200B">
        <w:rPr>
          <w:rFonts w:ascii="Arial" w:hAnsi="Arial" w:cs="Arial"/>
          <w:sz w:val="20"/>
          <w:szCs w:val="20"/>
        </w:rPr>
        <w:t>All credential delegation records matched with the given filter and with “Approved” status, valid expiration are returned.</w:t>
      </w:r>
    </w:p>
    <w:p w:rsidR="007E1210" w:rsidRDefault="007E1210" w:rsidP="006A1685">
      <w:pPr>
        <w:pStyle w:val="ListParagraph"/>
        <w:numPr>
          <w:ilvl w:val="0"/>
          <w:numId w:val="65"/>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5D05C9" w:rsidRPr="000E200B" w:rsidRDefault="005D05C9" w:rsidP="00955996">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searchDelegatedCredentialAuditLog</w:t>
      </w:r>
    </w:p>
    <w:p w:rsidR="003E140D" w:rsidRPr="000E200B" w:rsidRDefault="003E140D" w:rsidP="003E140D">
      <w:pPr>
        <w:ind w:left="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Search audit logs for a given criteria. CDS captures delegation initiation, delegation approval, delegation status update, credentials issued, access denied to credentials audit log information.</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org.cagrid.gaards.cds.common.DelegatedCredentialAuditFilter</w:t>
      </w:r>
    </w:p>
    <w:p w:rsidR="009720CD" w:rsidRPr="000E200B" w:rsidRDefault="009720CD" w:rsidP="009720CD">
      <w:pPr>
        <w:rPr>
          <w:rFonts w:ascii="Arial" w:hAnsi="Arial" w:cs="Arial"/>
          <w:sz w:val="20"/>
        </w:rPr>
      </w:pPr>
      <w:r w:rsidRPr="000E200B">
        <w:rPr>
          <w:rFonts w:ascii="Arial" w:hAnsi="Arial" w:cs="Arial"/>
          <w:sz w:val="20"/>
        </w:rPr>
        <w:lastRenderedPageBreak/>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DelegatedCredentialAuditFilter</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org.cagrid.gaards.cds.common.DelegatedCredentialAuditRecord[]</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DelegatedCredentialAuditRecord</w:t>
      </w:r>
    </w:p>
    <w:p w:rsidR="003E140D" w:rsidRPr="000E200B" w:rsidRDefault="003E140D" w:rsidP="003E140D">
      <w:pPr>
        <w:ind w:firstLine="720"/>
        <w:rPr>
          <w:rFonts w:ascii="Arial" w:hAnsi="Arial" w:cs="Arial"/>
          <w:b/>
          <w:sz w:val="20"/>
        </w:rPr>
      </w:pPr>
      <w:r w:rsidRPr="000E200B">
        <w:rPr>
          <w:rFonts w:ascii="Arial" w:hAnsi="Arial" w:cs="Arial"/>
          <w:b/>
          <w:sz w:val="20"/>
        </w:rPr>
        <w:t>Actors:</w:t>
      </w:r>
      <w:r w:rsidRPr="000E200B">
        <w:rPr>
          <w:rFonts w:ascii="Arial" w:hAnsi="Arial" w:cs="Arial"/>
          <w:sz w:val="20"/>
        </w:rPr>
        <w:t xml:space="preserve"> 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p>
    <w:p w:rsidR="003E140D" w:rsidRPr="000E200B" w:rsidRDefault="003E140D" w:rsidP="003E140D">
      <w:pPr>
        <w:ind w:left="1440" w:firstLine="720"/>
        <w:rPr>
          <w:rFonts w:ascii="Arial" w:hAnsi="Arial" w:cs="Arial"/>
          <w:sz w:val="20"/>
        </w:rPr>
      </w:pPr>
      <w:r w:rsidRPr="000E200B">
        <w:rPr>
          <w:rFonts w:ascii="Arial" w:hAnsi="Arial" w:cs="Arial"/>
          <w:sz w:val="20"/>
        </w:rPr>
        <w:t>DelegationFault</w:t>
      </w:r>
      <w:r w:rsidRPr="000E200B">
        <w:rPr>
          <w:rFonts w:ascii="Arial" w:hAnsi="Arial" w:cs="Arial"/>
          <w:sz w:val="20"/>
        </w:rPr>
        <w:tab/>
      </w:r>
      <w:r w:rsidRPr="000E200B">
        <w:rPr>
          <w:rFonts w:ascii="Arial" w:hAnsi="Arial" w:cs="Arial"/>
          <w:sz w:val="20"/>
        </w:rPr>
        <w:tab/>
      </w:r>
    </w:p>
    <w:p w:rsidR="0069745A" w:rsidRPr="000E200B" w:rsidRDefault="0069745A" w:rsidP="0069745A">
      <w:pPr>
        <w:rPr>
          <w:rFonts w:ascii="Arial" w:hAnsi="Arial" w:cs="Arial"/>
          <w:b/>
          <w:sz w:val="20"/>
        </w:rPr>
      </w:pPr>
      <w:r w:rsidRPr="000E200B">
        <w:rPr>
          <w:rFonts w:ascii="Arial" w:hAnsi="Arial" w:cs="Arial"/>
          <w:b/>
          <w:sz w:val="20"/>
        </w:rPr>
        <w:tab/>
        <w:t>Pre-condition:</w:t>
      </w:r>
    </w:p>
    <w:p w:rsidR="00DB1276" w:rsidRPr="000E200B" w:rsidRDefault="00DB1276" w:rsidP="00DB1276">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DB1276" w:rsidRPr="000E200B" w:rsidRDefault="00DB1276" w:rsidP="00DB1276">
      <w:pPr>
        <w:pStyle w:val="ListParagraph"/>
        <w:numPr>
          <w:ilvl w:val="0"/>
          <w:numId w:val="57"/>
        </w:numPr>
        <w:rPr>
          <w:rFonts w:ascii="Arial" w:hAnsi="Arial" w:cs="Arial"/>
          <w:sz w:val="20"/>
          <w:szCs w:val="20"/>
        </w:rPr>
      </w:pPr>
      <w:r w:rsidRPr="000E200B">
        <w:rPr>
          <w:rFonts w:ascii="Arial" w:hAnsi="Arial" w:cs="Arial"/>
          <w:sz w:val="20"/>
          <w:szCs w:val="20"/>
        </w:rPr>
        <w:t xml:space="preserve">If caller is not admin, delegation record identifier is provided. </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DB1276" w:rsidRPr="000E200B" w:rsidRDefault="00DB1276" w:rsidP="006A1685">
      <w:pPr>
        <w:pStyle w:val="ListParagraph"/>
        <w:numPr>
          <w:ilvl w:val="0"/>
          <w:numId w:val="66"/>
        </w:numPr>
        <w:rPr>
          <w:rFonts w:ascii="Arial" w:hAnsi="Arial" w:cs="Arial"/>
          <w:sz w:val="20"/>
          <w:szCs w:val="20"/>
        </w:rPr>
      </w:pPr>
      <w:r w:rsidRPr="000E200B">
        <w:rPr>
          <w:rFonts w:ascii="Arial" w:hAnsi="Arial" w:cs="Arial"/>
          <w:sz w:val="20"/>
          <w:szCs w:val="20"/>
        </w:rPr>
        <w:t>If caller is admin, all credential delegation audit records are returned.</w:t>
      </w:r>
    </w:p>
    <w:p w:rsidR="00DB1276" w:rsidRPr="000E200B" w:rsidRDefault="00DB1276" w:rsidP="006A1685">
      <w:pPr>
        <w:pStyle w:val="ListParagraph"/>
        <w:numPr>
          <w:ilvl w:val="0"/>
          <w:numId w:val="66"/>
        </w:numPr>
        <w:rPr>
          <w:rFonts w:ascii="Arial" w:hAnsi="Arial" w:cs="Arial"/>
          <w:sz w:val="20"/>
          <w:szCs w:val="20"/>
        </w:rPr>
      </w:pPr>
      <w:r w:rsidRPr="000E200B">
        <w:rPr>
          <w:rFonts w:ascii="Arial" w:hAnsi="Arial" w:cs="Arial"/>
          <w:sz w:val="20"/>
          <w:szCs w:val="20"/>
        </w:rPr>
        <w:t>If caller is not admin, all credential delega</w:t>
      </w:r>
      <w:r w:rsidR="00FA2739" w:rsidRPr="000E200B">
        <w:rPr>
          <w:rFonts w:ascii="Arial" w:hAnsi="Arial" w:cs="Arial"/>
          <w:sz w:val="20"/>
          <w:szCs w:val="20"/>
        </w:rPr>
        <w:t xml:space="preserve">tion audit records matched with given identifier are returned. </w:t>
      </w:r>
    </w:p>
    <w:p w:rsidR="007E1210" w:rsidRDefault="007E1210" w:rsidP="006A1685">
      <w:pPr>
        <w:pStyle w:val="ListParagraph"/>
        <w:numPr>
          <w:ilvl w:val="0"/>
          <w:numId w:val="66"/>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deleteDelegatedCredential()</w:t>
      </w:r>
    </w:p>
    <w:p w:rsidR="003E140D" w:rsidRPr="000E200B" w:rsidRDefault="003E140D" w:rsidP="003E140D">
      <w:pPr>
        <w:ind w:firstLine="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Delete a delegated credential</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org.cagrid.gaards.cds.common.DelegationIdentifier</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Namespace:</w:t>
      </w:r>
      <w:r w:rsidRPr="000E200B">
        <w:rPr>
          <w:rFonts w:ascii="Arial" w:hAnsi="Arial" w:cs="Arial"/>
          <w:sz w:val="20"/>
        </w:rPr>
        <w:t xml:space="preserve"> http://gaards.cagrid.org/cds</w:t>
      </w:r>
    </w:p>
    <w:p w:rsidR="009720CD" w:rsidRPr="000E200B" w:rsidRDefault="009720CD" w:rsidP="009720CD">
      <w:pPr>
        <w:rPr>
          <w:rFonts w:ascii="Arial" w:hAnsi="Arial" w:cs="Arial"/>
          <w:sz w:val="20"/>
        </w:rPr>
      </w:pPr>
      <w:r w:rsidRPr="000E200B">
        <w:rPr>
          <w:rFonts w:ascii="Arial" w:hAnsi="Arial" w:cs="Arial"/>
          <w:sz w:val="20"/>
        </w:rPr>
        <w:tab/>
      </w:r>
      <w:r w:rsidRPr="000E200B">
        <w:rPr>
          <w:rFonts w:ascii="Arial" w:hAnsi="Arial" w:cs="Arial"/>
          <w:sz w:val="20"/>
        </w:rPr>
        <w:tab/>
      </w:r>
      <w:r w:rsidRPr="000E200B">
        <w:rPr>
          <w:rFonts w:ascii="Arial" w:hAnsi="Arial" w:cs="Arial"/>
          <w:b/>
          <w:sz w:val="20"/>
        </w:rPr>
        <w:t>Schema type:</w:t>
      </w:r>
      <w:r w:rsidRPr="000E200B">
        <w:rPr>
          <w:rFonts w:ascii="Arial" w:hAnsi="Arial" w:cs="Arial"/>
          <w:sz w:val="20"/>
        </w:rPr>
        <w:t xml:space="preserve"> DelegationIdentifier</w:t>
      </w:r>
    </w:p>
    <w:p w:rsidR="003E140D" w:rsidRPr="000E200B" w:rsidRDefault="003E140D" w:rsidP="003E140D">
      <w:pPr>
        <w:rPr>
          <w:rFonts w:ascii="Arial" w:hAnsi="Arial" w:cs="Arial"/>
          <w:b/>
          <w:sz w:val="20"/>
        </w:rPr>
      </w:pPr>
      <w:r w:rsidRPr="000E200B">
        <w:rPr>
          <w:rFonts w:ascii="Arial" w:hAnsi="Arial" w:cs="Arial"/>
          <w:b/>
          <w:sz w:val="20"/>
        </w:rPr>
        <w:tab/>
        <w:t xml:space="preserve">Output: </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Delegator, 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p>
    <w:p w:rsidR="003E140D" w:rsidRPr="000E200B" w:rsidRDefault="003E140D" w:rsidP="003E140D">
      <w:pPr>
        <w:ind w:left="1440" w:firstLine="720"/>
        <w:rPr>
          <w:rFonts w:ascii="Arial" w:hAnsi="Arial" w:cs="Arial"/>
          <w:sz w:val="20"/>
        </w:rPr>
      </w:pPr>
      <w:r w:rsidRPr="000E200B">
        <w:rPr>
          <w:rFonts w:ascii="Arial" w:hAnsi="Arial" w:cs="Arial"/>
          <w:sz w:val="20"/>
        </w:rPr>
        <w:t>DelegationFault</w:t>
      </w:r>
    </w:p>
    <w:p w:rsidR="0069745A" w:rsidRPr="000E200B" w:rsidRDefault="0069745A" w:rsidP="0069745A">
      <w:pPr>
        <w:rPr>
          <w:rFonts w:ascii="Arial" w:hAnsi="Arial" w:cs="Arial"/>
          <w:b/>
          <w:sz w:val="20"/>
        </w:rPr>
      </w:pPr>
      <w:r w:rsidRPr="000E200B">
        <w:rPr>
          <w:rFonts w:ascii="Arial" w:hAnsi="Arial" w:cs="Arial"/>
          <w:b/>
          <w:sz w:val="20"/>
        </w:rPr>
        <w:tab/>
        <w:t>Pre-condition:</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CDS administrator privileges</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FA2739" w:rsidRPr="000E200B" w:rsidRDefault="00FA2739" w:rsidP="006A1685">
      <w:pPr>
        <w:pStyle w:val="ListParagraph"/>
        <w:numPr>
          <w:ilvl w:val="0"/>
          <w:numId w:val="67"/>
        </w:numPr>
        <w:rPr>
          <w:rFonts w:ascii="Arial" w:hAnsi="Arial" w:cs="Arial"/>
          <w:sz w:val="20"/>
          <w:szCs w:val="20"/>
        </w:rPr>
      </w:pPr>
      <w:r w:rsidRPr="000E200B">
        <w:rPr>
          <w:rFonts w:ascii="Arial" w:hAnsi="Arial" w:cs="Arial"/>
          <w:sz w:val="20"/>
          <w:szCs w:val="20"/>
        </w:rPr>
        <w:t>Requested delegated credential record is deleted.</w:t>
      </w:r>
    </w:p>
    <w:p w:rsidR="007E1210" w:rsidRDefault="007E1210" w:rsidP="006A1685">
      <w:pPr>
        <w:pStyle w:val="ListParagraph"/>
        <w:numPr>
          <w:ilvl w:val="0"/>
          <w:numId w:val="67"/>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9B38F6" w:rsidRPr="000E200B" w:rsidRDefault="009B38F6"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addAdmin()</w:t>
      </w:r>
    </w:p>
    <w:p w:rsidR="003E140D" w:rsidRPr="000E200B" w:rsidRDefault="003E140D" w:rsidP="003E140D">
      <w:pPr>
        <w:ind w:firstLine="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Add administrator rights to a grid user</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java.lang.String gridIdentity</w:t>
      </w:r>
    </w:p>
    <w:p w:rsidR="003E140D" w:rsidRPr="000E200B" w:rsidRDefault="003E140D" w:rsidP="003E140D">
      <w:pPr>
        <w:rPr>
          <w:rFonts w:ascii="Arial" w:hAnsi="Arial" w:cs="Arial"/>
          <w:b/>
          <w:sz w:val="20"/>
        </w:rPr>
      </w:pPr>
      <w:r w:rsidRPr="000E200B">
        <w:rPr>
          <w:rFonts w:ascii="Arial" w:hAnsi="Arial" w:cs="Arial"/>
          <w:b/>
          <w:sz w:val="20"/>
        </w:rPr>
        <w:tab/>
        <w:t xml:space="preserve">Output: </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69745A" w:rsidRPr="000E200B" w:rsidRDefault="0069745A" w:rsidP="0069745A">
      <w:pPr>
        <w:rPr>
          <w:rFonts w:ascii="Arial" w:hAnsi="Arial" w:cs="Arial"/>
          <w:b/>
          <w:sz w:val="20"/>
        </w:rPr>
      </w:pPr>
      <w:r w:rsidRPr="000E200B">
        <w:rPr>
          <w:rFonts w:ascii="Arial" w:hAnsi="Arial" w:cs="Arial"/>
          <w:b/>
          <w:sz w:val="20"/>
        </w:rPr>
        <w:tab/>
        <w:t>Pre-condition:</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CDS administrator privileges</w:t>
      </w:r>
    </w:p>
    <w:p w:rsidR="0069745A" w:rsidRPr="000E200B" w:rsidRDefault="0069745A" w:rsidP="0069745A">
      <w:pPr>
        <w:rPr>
          <w:rFonts w:ascii="Arial" w:hAnsi="Arial" w:cs="Arial"/>
          <w:b/>
          <w:sz w:val="20"/>
        </w:rPr>
      </w:pPr>
      <w:r w:rsidRPr="000E200B">
        <w:rPr>
          <w:rFonts w:ascii="Arial" w:hAnsi="Arial" w:cs="Arial"/>
          <w:b/>
          <w:sz w:val="20"/>
        </w:rPr>
        <w:tab/>
        <w:t>Post-condition:</w:t>
      </w:r>
    </w:p>
    <w:p w:rsidR="00FA2739" w:rsidRPr="000E200B" w:rsidRDefault="00FA2739" w:rsidP="006A1685">
      <w:pPr>
        <w:pStyle w:val="ListParagraph"/>
        <w:numPr>
          <w:ilvl w:val="0"/>
          <w:numId w:val="68"/>
        </w:numPr>
        <w:rPr>
          <w:rFonts w:ascii="Arial" w:hAnsi="Arial" w:cs="Arial"/>
          <w:sz w:val="20"/>
          <w:szCs w:val="20"/>
        </w:rPr>
      </w:pPr>
      <w:r w:rsidRPr="000E200B">
        <w:rPr>
          <w:rFonts w:ascii="Arial" w:hAnsi="Arial" w:cs="Arial"/>
          <w:sz w:val="20"/>
          <w:szCs w:val="20"/>
        </w:rPr>
        <w:t>Given grid user identity is granted with administrator privileges.</w:t>
      </w:r>
    </w:p>
    <w:p w:rsidR="007E1210" w:rsidRDefault="007E1210" w:rsidP="006A1685">
      <w:pPr>
        <w:pStyle w:val="ListParagraph"/>
        <w:numPr>
          <w:ilvl w:val="0"/>
          <w:numId w:val="68"/>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removeAdmin()</w:t>
      </w:r>
    </w:p>
    <w:p w:rsidR="003E140D" w:rsidRPr="000E200B" w:rsidRDefault="003E140D" w:rsidP="003E140D">
      <w:pPr>
        <w:ind w:firstLine="720"/>
        <w:rPr>
          <w:rFonts w:ascii="Arial" w:hAnsi="Arial" w:cs="Arial"/>
          <w:b/>
          <w:sz w:val="20"/>
        </w:rPr>
      </w:pPr>
      <w:r w:rsidRPr="000E200B">
        <w:rPr>
          <w:rFonts w:ascii="Arial" w:hAnsi="Arial" w:cs="Arial"/>
          <w:b/>
          <w:sz w:val="20"/>
        </w:rPr>
        <w:t xml:space="preserve">Description: </w:t>
      </w:r>
      <w:r w:rsidRPr="000E200B">
        <w:rPr>
          <w:rFonts w:ascii="Arial" w:hAnsi="Arial" w:cs="Arial"/>
          <w:sz w:val="20"/>
        </w:rPr>
        <w:t>Remove CDS administrator rights to a grid user.</w:t>
      </w:r>
    </w:p>
    <w:p w:rsidR="003E140D" w:rsidRPr="000E200B" w:rsidRDefault="003E140D" w:rsidP="003E140D">
      <w:pPr>
        <w:rPr>
          <w:rFonts w:ascii="Arial" w:hAnsi="Arial" w:cs="Arial"/>
          <w:sz w:val="20"/>
        </w:rPr>
      </w:pPr>
      <w:r w:rsidRPr="000E200B">
        <w:rPr>
          <w:rFonts w:ascii="Arial" w:hAnsi="Arial" w:cs="Arial"/>
          <w:b/>
          <w:sz w:val="20"/>
        </w:rPr>
        <w:tab/>
        <w:t xml:space="preserve">Input: </w:t>
      </w:r>
      <w:r w:rsidRPr="000E200B">
        <w:rPr>
          <w:rFonts w:ascii="Arial" w:hAnsi="Arial" w:cs="Arial"/>
          <w:sz w:val="20"/>
        </w:rPr>
        <w:t>java.lang.String gridIdentity</w:t>
      </w:r>
    </w:p>
    <w:p w:rsidR="003E140D" w:rsidRPr="000E200B" w:rsidRDefault="003E140D" w:rsidP="003E140D">
      <w:pPr>
        <w:rPr>
          <w:rFonts w:ascii="Arial" w:hAnsi="Arial" w:cs="Arial"/>
          <w:b/>
          <w:sz w:val="20"/>
        </w:rPr>
      </w:pPr>
      <w:r w:rsidRPr="000E200B">
        <w:rPr>
          <w:rFonts w:ascii="Arial" w:hAnsi="Arial" w:cs="Arial"/>
          <w:b/>
          <w:sz w:val="20"/>
        </w:rPr>
        <w:tab/>
        <w:t xml:space="preserve">Output: </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FA2739" w:rsidRPr="000E200B" w:rsidRDefault="00FA2739" w:rsidP="00FA2739">
      <w:pPr>
        <w:rPr>
          <w:rFonts w:ascii="Arial" w:hAnsi="Arial" w:cs="Arial"/>
          <w:b/>
          <w:sz w:val="20"/>
        </w:rPr>
      </w:pPr>
      <w:r w:rsidRPr="000E200B">
        <w:rPr>
          <w:rFonts w:ascii="Arial" w:hAnsi="Arial" w:cs="Arial"/>
          <w:b/>
          <w:sz w:val="20"/>
        </w:rPr>
        <w:tab/>
        <w:t>Pre-condition:</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CDS administrator privileges</w:t>
      </w:r>
    </w:p>
    <w:p w:rsidR="00FA2739" w:rsidRPr="000E200B" w:rsidRDefault="00FA2739" w:rsidP="00FA2739">
      <w:pPr>
        <w:rPr>
          <w:rFonts w:ascii="Arial" w:hAnsi="Arial" w:cs="Arial"/>
          <w:b/>
          <w:sz w:val="20"/>
        </w:rPr>
      </w:pPr>
      <w:r w:rsidRPr="000E200B">
        <w:rPr>
          <w:rFonts w:ascii="Arial" w:hAnsi="Arial" w:cs="Arial"/>
          <w:b/>
          <w:sz w:val="20"/>
        </w:rPr>
        <w:tab/>
        <w:t>Post-condition:</w:t>
      </w:r>
    </w:p>
    <w:p w:rsidR="00FA2739" w:rsidRPr="000E200B" w:rsidRDefault="00FA2739" w:rsidP="006A1685">
      <w:pPr>
        <w:pStyle w:val="ListParagraph"/>
        <w:numPr>
          <w:ilvl w:val="0"/>
          <w:numId w:val="68"/>
        </w:numPr>
        <w:rPr>
          <w:rFonts w:ascii="Arial" w:hAnsi="Arial" w:cs="Arial"/>
          <w:sz w:val="20"/>
          <w:szCs w:val="20"/>
        </w:rPr>
      </w:pPr>
      <w:r w:rsidRPr="000E200B">
        <w:rPr>
          <w:rFonts w:ascii="Arial" w:hAnsi="Arial" w:cs="Arial"/>
          <w:sz w:val="20"/>
          <w:szCs w:val="20"/>
        </w:rPr>
        <w:t>Given grid user identity is revoked from administrator privileges.</w:t>
      </w:r>
    </w:p>
    <w:p w:rsidR="007E1210" w:rsidRDefault="007E1210" w:rsidP="006A1685">
      <w:pPr>
        <w:pStyle w:val="ListParagraph"/>
        <w:numPr>
          <w:ilvl w:val="0"/>
          <w:numId w:val="68"/>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Pr="000E200B" w:rsidRDefault="003E140D" w:rsidP="003E140D">
      <w:pPr>
        <w:rPr>
          <w:rFonts w:ascii="Arial" w:hAnsi="Arial" w:cs="Arial"/>
          <w:sz w:val="20"/>
        </w:rPr>
      </w:pPr>
    </w:p>
    <w:p w:rsidR="005D05C9" w:rsidRPr="000E200B" w:rsidRDefault="005D05C9" w:rsidP="003E140D">
      <w:pPr>
        <w:rPr>
          <w:rFonts w:ascii="Arial" w:hAnsi="Arial" w:cs="Arial"/>
          <w:sz w:val="20"/>
        </w:rPr>
      </w:pPr>
    </w:p>
    <w:p w:rsidR="003E140D" w:rsidRPr="000E200B" w:rsidRDefault="003E140D" w:rsidP="003E140D">
      <w:pPr>
        <w:rPr>
          <w:rFonts w:ascii="Arial" w:hAnsi="Arial" w:cs="Arial"/>
          <w:sz w:val="20"/>
        </w:rPr>
      </w:pPr>
      <w:r w:rsidRPr="000E200B">
        <w:rPr>
          <w:rFonts w:ascii="Arial" w:hAnsi="Arial" w:cs="Arial"/>
          <w:sz w:val="20"/>
        </w:rPr>
        <w:t>getAdmins()</w:t>
      </w:r>
    </w:p>
    <w:p w:rsidR="003E140D" w:rsidRPr="000E200B" w:rsidRDefault="003E140D" w:rsidP="003E140D">
      <w:pPr>
        <w:ind w:firstLine="720"/>
        <w:rPr>
          <w:rFonts w:ascii="Arial" w:hAnsi="Arial" w:cs="Arial"/>
          <w:sz w:val="20"/>
        </w:rPr>
      </w:pPr>
      <w:r w:rsidRPr="000E200B">
        <w:rPr>
          <w:rFonts w:ascii="Arial" w:hAnsi="Arial" w:cs="Arial"/>
          <w:b/>
          <w:sz w:val="20"/>
        </w:rPr>
        <w:t xml:space="preserve">Description: </w:t>
      </w:r>
      <w:r w:rsidRPr="000E200B">
        <w:rPr>
          <w:rFonts w:ascii="Arial" w:hAnsi="Arial" w:cs="Arial"/>
          <w:sz w:val="20"/>
        </w:rPr>
        <w:t>Get all grid users designated as CDS Administrators</w:t>
      </w:r>
    </w:p>
    <w:p w:rsidR="003E140D" w:rsidRPr="000E200B" w:rsidRDefault="003E140D" w:rsidP="003E140D">
      <w:pPr>
        <w:rPr>
          <w:rFonts w:ascii="Arial" w:hAnsi="Arial" w:cs="Arial"/>
          <w:sz w:val="20"/>
        </w:rPr>
      </w:pPr>
      <w:r w:rsidRPr="000E200B">
        <w:rPr>
          <w:rFonts w:ascii="Arial" w:hAnsi="Arial" w:cs="Arial"/>
          <w:b/>
          <w:sz w:val="20"/>
        </w:rPr>
        <w:tab/>
        <w:t xml:space="preserve">Input: </w:t>
      </w:r>
    </w:p>
    <w:p w:rsidR="003E140D" w:rsidRPr="000E200B" w:rsidRDefault="003E140D" w:rsidP="003E140D">
      <w:pPr>
        <w:rPr>
          <w:rFonts w:ascii="Arial" w:hAnsi="Arial" w:cs="Arial"/>
          <w:sz w:val="20"/>
        </w:rPr>
      </w:pPr>
      <w:r w:rsidRPr="000E200B">
        <w:rPr>
          <w:rFonts w:ascii="Arial" w:hAnsi="Arial" w:cs="Arial"/>
          <w:b/>
          <w:sz w:val="20"/>
        </w:rPr>
        <w:tab/>
        <w:t xml:space="preserve">Output: </w:t>
      </w:r>
      <w:r w:rsidRPr="000E200B">
        <w:rPr>
          <w:rFonts w:ascii="Arial" w:hAnsi="Arial" w:cs="Arial"/>
          <w:sz w:val="20"/>
        </w:rPr>
        <w:t>java.lang.String[]</w:t>
      </w:r>
    </w:p>
    <w:p w:rsidR="003E140D" w:rsidRPr="000E200B" w:rsidRDefault="003E140D" w:rsidP="003E140D">
      <w:pPr>
        <w:ind w:firstLine="720"/>
        <w:rPr>
          <w:rFonts w:ascii="Arial" w:hAnsi="Arial" w:cs="Arial"/>
          <w:b/>
          <w:sz w:val="20"/>
        </w:rPr>
      </w:pPr>
      <w:r w:rsidRPr="000E200B">
        <w:rPr>
          <w:rFonts w:ascii="Arial" w:hAnsi="Arial" w:cs="Arial"/>
          <w:b/>
          <w:sz w:val="20"/>
        </w:rPr>
        <w:t xml:space="preserve">Actors: </w:t>
      </w:r>
      <w:r w:rsidRPr="000E200B">
        <w:rPr>
          <w:rFonts w:ascii="Arial" w:hAnsi="Arial" w:cs="Arial"/>
          <w:sz w:val="20"/>
        </w:rPr>
        <w:t>Admin</w:t>
      </w:r>
    </w:p>
    <w:p w:rsidR="003E140D" w:rsidRPr="000E200B" w:rsidRDefault="003E140D" w:rsidP="003E140D">
      <w:pPr>
        <w:rPr>
          <w:rFonts w:ascii="Arial" w:hAnsi="Arial" w:cs="Arial"/>
          <w:sz w:val="20"/>
        </w:rPr>
      </w:pPr>
      <w:r w:rsidRPr="000E200B">
        <w:rPr>
          <w:rFonts w:ascii="Arial" w:hAnsi="Arial" w:cs="Arial"/>
          <w:b/>
          <w:sz w:val="20"/>
        </w:rPr>
        <w:tab/>
        <w:t>Exceptions</w:t>
      </w:r>
      <w:r w:rsidRPr="000E200B">
        <w:rPr>
          <w:rFonts w:ascii="Arial" w:hAnsi="Arial" w:cs="Arial"/>
          <w:sz w:val="20"/>
        </w:rPr>
        <w:t xml:space="preserve">: </w:t>
      </w:r>
      <w:r w:rsidRPr="000E200B">
        <w:rPr>
          <w:rFonts w:ascii="Arial" w:hAnsi="Arial" w:cs="Arial"/>
          <w:sz w:val="20"/>
        </w:rPr>
        <w:tab/>
        <w:t>CDSInternalFault,</w:t>
      </w:r>
    </w:p>
    <w:p w:rsidR="003E140D" w:rsidRPr="000E200B" w:rsidRDefault="003E140D" w:rsidP="003E140D">
      <w:pPr>
        <w:ind w:left="1440" w:firstLine="720"/>
        <w:rPr>
          <w:rFonts w:ascii="Arial" w:hAnsi="Arial" w:cs="Arial"/>
          <w:sz w:val="20"/>
        </w:rPr>
      </w:pPr>
      <w:r w:rsidRPr="000E200B">
        <w:rPr>
          <w:rFonts w:ascii="Arial" w:hAnsi="Arial" w:cs="Arial"/>
          <w:sz w:val="20"/>
        </w:rPr>
        <w:t>PermissionDeniedFault</w:t>
      </w:r>
      <w:r w:rsidRPr="000E200B">
        <w:rPr>
          <w:rFonts w:ascii="Arial" w:hAnsi="Arial" w:cs="Arial"/>
          <w:sz w:val="20"/>
        </w:rPr>
        <w:tab/>
      </w:r>
      <w:r w:rsidRPr="000E200B">
        <w:rPr>
          <w:rFonts w:ascii="Arial" w:hAnsi="Arial" w:cs="Arial"/>
          <w:sz w:val="20"/>
        </w:rPr>
        <w:tab/>
      </w:r>
    </w:p>
    <w:p w:rsidR="00FA2739" w:rsidRPr="000E200B" w:rsidRDefault="00FA2739" w:rsidP="00FA2739">
      <w:pPr>
        <w:rPr>
          <w:rFonts w:ascii="Arial" w:hAnsi="Arial" w:cs="Arial"/>
          <w:b/>
          <w:sz w:val="20"/>
        </w:rPr>
      </w:pPr>
      <w:r w:rsidRPr="000E200B">
        <w:rPr>
          <w:rFonts w:ascii="Arial" w:hAnsi="Arial" w:cs="Arial"/>
          <w:b/>
          <w:sz w:val="20"/>
        </w:rPr>
        <w:tab/>
        <w:t>Pre-condition:</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FA2739" w:rsidRPr="000E200B" w:rsidRDefault="00FA2739" w:rsidP="00FA2739">
      <w:pPr>
        <w:pStyle w:val="ListParagraph"/>
        <w:numPr>
          <w:ilvl w:val="0"/>
          <w:numId w:val="57"/>
        </w:numPr>
        <w:rPr>
          <w:rFonts w:ascii="Arial" w:hAnsi="Arial" w:cs="Arial"/>
          <w:sz w:val="20"/>
          <w:szCs w:val="20"/>
        </w:rPr>
      </w:pPr>
      <w:r w:rsidRPr="000E200B">
        <w:rPr>
          <w:rFonts w:ascii="Arial" w:hAnsi="Arial" w:cs="Arial"/>
          <w:sz w:val="20"/>
          <w:szCs w:val="20"/>
        </w:rPr>
        <w:t>Caller has CDS administrator privileges</w:t>
      </w:r>
    </w:p>
    <w:p w:rsidR="00FA2739" w:rsidRPr="000E200B" w:rsidRDefault="00FA2739" w:rsidP="00FA2739">
      <w:pPr>
        <w:rPr>
          <w:rFonts w:ascii="Arial" w:hAnsi="Arial" w:cs="Arial"/>
          <w:b/>
          <w:sz w:val="20"/>
        </w:rPr>
      </w:pPr>
      <w:r w:rsidRPr="000E200B">
        <w:rPr>
          <w:rFonts w:ascii="Arial" w:hAnsi="Arial" w:cs="Arial"/>
          <w:b/>
          <w:sz w:val="20"/>
        </w:rPr>
        <w:tab/>
        <w:t>Post-condition:</w:t>
      </w:r>
    </w:p>
    <w:p w:rsidR="00FA2739" w:rsidRPr="000E200B" w:rsidRDefault="00FA2739" w:rsidP="006A1685">
      <w:pPr>
        <w:pStyle w:val="ListParagraph"/>
        <w:numPr>
          <w:ilvl w:val="0"/>
          <w:numId w:val="68"/>
        </w:numPr>
        <w:rPr>
          <w:rFonts w:ascii="Arial" w:hAnsi="Arial" w:cs="Arial"/>
          <w:sz w:val="20"/>
          <w:szCs w:val="20"/>
        </w:rPr>
      </w:pPr>
      <w:r w:rsidRPr="000E200B">
        <w:rPr>
          <w:rFonts w:ascii="Arial" w:hAnsi="Arial" w:cs="Arial"/>
          <w:sz w:val="20"/>
          <w:szCs w:val="20"/>
        </w:rPr>
        <w:t>All grid users with CDS administrator privileges are returned.</w:t>
      </w:r>
    </w:p>
    <w:p w:rsidR="007E1210" w:rsidRDefault="007E1210" w:rsidP="006A1685">
      <w:pPr>
        <w:pStyle w:val="ListParagraph"/>
        <w:numPr>
          <w:ilvl w:val="0"/>
          <w:numId w:val="68"/>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3E140D" w:rsidRDefault="003E140D" w:rsidP="003E140D">
      <w:pPr>
        <w:rPr>
          <w:rFonts w:ascii="Arial" w:hAnsi="Arial" w:cs="Arial"/>
          <w:sz w:val="20"/>
        </w:rPr>
      </w:pPr>
    </w:p>
    <w:p w:rsidR="005D05C9" w:rsidRPr="00BD33DF" w:rsidRDefault="005D05C9" w:rsidP="003E140D">
      <w:pPr>
        <w:rPr>
          <w:rFonts w:ascii="Arial" w:hAnsi="Arial" w:cs="Arial"/>
          <w:sz w:val="20"/>
        </w:rPr>
      </w:pPr>
    </w:p>
    <w:p w:rsidR="00C21D08" w:rsidRDefault="0094121D" w:rsidP="00C21D08">
      <w:pPr>
        <w:pStyle w:val="Heading3"/>
      </w:pPr>
      <w:bookmarkStart w:id="198" w:name="_Toc248115698"/>
      <w:r>
        <w:t>DelegatedCredential</w:t>
      </w:r>
      <w:r w:rsidR="00C21D08">
        <w:t>Service</w:t>
      </w:r>
      <w:bookmarkEnd w:id="198"/>
    </w:p>
    <w:p w:rsidR="00525398" w:rsidRPr="00A3547C" w:rsidRDefault="00A3547C" w:rsidP="00C21D08">
      <w:pPr>
        <w:rPr>
          <w:rFonts w:ascii="Arial" w:hAnsi="Arial" w:cs="Arial"/>
          <w:sz w:val="20"/>
        </w:rPr>
      </w:pPr>
      <w:r w:rsidRPr="00A3547C">
        <w:rPr>
          <w:rFonts w:ascii="Arial" w:hAnsi="Arial" w:cs="Arial"/>
          <w:sz w:val="20"/>
        </w:rPr>
        <w:t xml:space="preserve">Apart from CredentialDelegationService that is responsible for credential delegation, CDS provides another webservice interface, DelegatedCredentialService to access delegated credentials. </w:t>
      </w:r>
    </w:p>
    <w:p w:rsidR="00A3547C" w:rsidRPr="00A3547C" w:rsidRDefault="00A3547C" w:rsidP="00C21D08">
      <w:pPr>
        <w:rPr>
          <w:rFonts w:ascii="Arial" w:hAnsi="Arial" w:cs="Arial"/>
          <w:sz w:val="20"/>
        </w:rPr>
      </w:pPr>
    </w:p>
    <w:p w:rsidR="00A3547C" w:rsidRPr="00A3547C" w:rsidRDefault="00A3547C" w:rsidP="00C21D08">
      <w:pPr>
        <w:rPr>
          <w:rFonts w:ascii="Arial" w:hAnsi="Arial" w:cs="Arial"/>
          <w:sz w:val="20"/>
        </w:rPr>
      </w:pPr>
      <w:r w:rsidRPr="00A3547C">
        <w:rPr>
          <w:rFonts w:ascii="Arial" w:hAnsi="Arial" w:cs="Arial"/>
          <w:sz w:val="20"/>
        </w:rPr>
        <w:t>Following is the only one operation supported by DelegatedCredentialService.</w:t>
      </w:r>
    </w:p>
    <w:p w:rsidR="00525398" w:rsidRDefault="00525398" w:rsidP="00C21D08"/>
    <w:p w:rsidR="00525398" w:rsidRDefault="00525398" w:rsidP="00C21D08"/>
    <w:p w:rsidR="00525398" w:rsidRDefault="00525398" w:rsidP="00C21D08"/>
    <w:p w:rsidR="00525398" w:rsidRDefault="00525398" w:rsidP="00C21D08"/>
    <w:p w:rsidR="00525398" w:rsidRDefault="00525398" w:rsidP="00C21D08"/>
    <w:p w:rsidR="00525398" w:rsidRDefault="00525398" w:rsidP="00C21D08"/>
    <w:p w:rsidR="00525398" w:rsidRDefault="00525398" w:rsidP="00C21D08"/>
    <w:p w:rsidR="00525398" w:rsidRDefault="00525398" w:rsidP="00C21D08"/>
    <w:p w:rsidR="00525398" w:rsidRDefault="00525398" w:rsidP="00C21D08">
      <w:r>
        <w:rPr>
          <w:noProof/>
        </w:rPr>
        <w:drawing>
          <wp:anchor distT="0" distB="0" distL="114300" distR="114300" simplePos="0" relativeHeight="251700736" behindDoc="0" locked="0" layoutInCell="1" allowOverlap="1">
            <wp:simplePos x="0" y="0"/>
            <wp:positionH relativeFrom="column">
              <wp:posOffset>-3810</wp:posOffset>
            </wp:positionH>
            <wp:positionV relativeFrom="paragraph">
              <wp:posOffset>-1171575</wp:posOffset>
            </wp:positionV>
            <wp:extent cx="5819775" cy="1295400"/>
            <wp:effectExtent l="0" t="0" r="0" b="0"/>
            <wp:wrapNone/>
            <wp:docPr id="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cstate="print"/>
                    <a:srcRect/>
                    <a:stretch>
                      <a:fillRect/>
                    </a:stretch>
                  </pic:blipFill>
                  <pic:spPr bwMode="auto">
                    <a:xfrm>
                      <a:off x="0" y="0"/>
                      <a:ext cx="5819775" cy="1295400"/>
                    </a:xfrm>
                    <a:prstGeom prst="rect">
                      <a:avLst/>
                    </a:prstGeom>
                    <a:noFill/>
                    <a:ln w="9525">
                      <a:noFill/>
                      <a:miter lim="800000"/>
                      <a:headEnd/>
                      <a:tailEnd/>
                    </a:ln>
                  </pic:spPr>
                </pic:pic>
              </a:graphicData>
            </a:graphic>
          </wp:anchor>
        </w:drawing>
      </w:r>
    </w:p>
    <w:p w:rsidR="00525398" w:rsidRDefault="00525398" w:rsidP="00C21D08"/>
    <w:p w:rsidR="002631FB" w:rsidRDefault="009B38F6" w:rsidP="002631FB">
      <w:pPr>
        <w:rPr>
          <w:rFonts w:ascii="Arial" w:hAnsi="Arial" w:cs="Arial"/>
          <w:sz w:val="20"/>
        </w:rPr>
      </w:pPr>
      <w:r>
        <w:rPr>
          <w:rFonts w:ascii="Arial" w:hAnsi="Arial" w:cs="Arial"/>
          <w:sz w:val="20"/>
        </w:rPr>
        <w:t>getDelegatedCredential</w:t>
      </w:r>
      <w:r w:rsidR="002631FB">
        <w:rPr>
          <w:rFonts w:ascii="Arial" w:hAnsi="Arial" w:cs="Arial"/>
          <w:sz w:val="20"/>
        </w:rPr>
        <w:t>()</w:t>
      </w:r>
    </w:p>
    <w:p w:rsidR="002631FB" w:rsidRPr="00335FB9" w:rsidRDefault="002631FB" w:rsidP="002631FB">
      <w:pPr>
        <w:ind w:firstLine="720"/>
        <w:rPr>
          <w:rFonts w:ascii="Arial" w:hAnsi="Arial" w:cs="Arial"/>
          <w:sz w:val="20"/>
        </w:rPr>
      </w:pPr>
      <w:r w:rsidRPr="00BD33DF">
        <w:rPr>
          <w:rFonts w:ascii="Arial" w:hAnsi="Arial" w:cs="Arial"/>
          <w:b/>
          <w:sz w:val="20"/>
        </w:rPr>
        <w:t>Description:</w:t>
      </w:r>
      <w:r>
        <w:rPr>
          <w:rFonts w:ascii="Arial" w:hAnsi="Arial" w:cs="Arial"/>
          <w:b/>
          <w:sz w:val="20"/>
        </w:rPr>
        <w:t xml:space="preserve"> </w:t>
      </w:r>
      <w:r w:rsidRPr="00335FB9">
        <w:rPr>
          <w:rFonts w:ascii="Arial" w:hAnsi="Arial" w:cs="Arial"/>
          <w:sz w:val="20"/>
        </w:rPr>
        <w:t xml:space="preserve">Get </w:t>
      </w:r>
      <w:r w:rsidR="009B38F6">
        <w:rPr>
          <w:rFonts w:ascii="Arial" w:hAnsi="Arial" w:cs="Arial"/>
          <w:sz w:val="20"/>
        </w:rPr>
        <w:t xml:space="preserve">a delegated credential authorized to the user. </w:t>
      </w:r>
    </w:p>
    <w:p w:rsidR="002631FB" w:rsidRDefault="002631FB" w:rsidP="002631FB">
      <w:pPr>
        <w:rPr>
          <w:rFonts w:ascii="Arial" w:hAnsi="Arial" w:cs="Arial"/>
          <w:b/>
          <w:sz w:val="20"/>
        </w:rPr>
      </w:pPr>
      <w:r w:rsidRPr="00BD33DF">
        <w:rPr>
          <w:rFonts w:ascii="Arial" w:hAnsi="Arial" w:cs="Arial"/>
          <w:b/>
          <w:sz w:val="20"/>
        </w:rPr>
        <w:tab/>
        <w:t xml:space="preserve">Input: </w:t>
      </w:r>
      <w:r w:rsidR="009B38F6" w:rsidRPr="009B38F6">
        <w:rPr>
          <w:rFonts w:ascii="Arial" w:hAnsi="Arial" w:cs="Arial"/>
          <w:sz w:val="20"/>
        </w:rPr>
        <w:t>org.cagrid.gaards.cds.common.PublicKey</w:t>
      </w:r>
    </w:p>
    <w:p w:rsidR="009B38F6" w:rsidRDefault="009B38F6" w:rsidP="002631FB">
      <w:pPr>
        <w:rPr>
          <w:rFonts w:ascii="Arial" w:hAnsi="Arial" w:cs="Arial"/>
          <w:b/>
          <w:sz w:val="20"/>
        </w:rPr>
      </w:pPr>
      <w:r>
        <w:rPr>
          <w:rFonts w:ascii="Arial" w:hAnsi="Arial" w:cs="Arial"/>
          <w:b/>
          <w:sz w:val="20"/>
        </w:rPr>
        <w:lastRenderedPageBreak/>
        <w:tab/>
      </w:r>
      <w:r>
        <w:rPr>
          <w:rFonts w:ascii="Arial" w:hAnsi="Arial" w:cs="Arial"/>
          <w:b/>
          <w:sz w:val="20"/>
        </w:rPr>
        <w:tab/>
        <w:t xml:space="preserve">Namespace: </w:t>
      </w:r>
      <w:r w:rsidRPr="009B38F6">
        <w:rPr>
          <w:rFonts w:ascii="Arial" w:hAnsi="Arial" w:cs="Arial"/>
          <w:b/>
          <w:sz w:val="20"/>
        </w:rPr>
        <w:t>http://gaards.cagrid.org/cds</w:t>
      </w:r>
    </w:p>
    <w:p w:rsidR="009B38F6" w:rsidRPr="00BD33DF" w:rsidRDefault="009B38F6" w:rsidP="002631FB">
      <w:pPr>
        <w:rPr>
          <w:rFonts w:ascii="Arial" w:hAnsi="Arial" w:cs="Arial"/>
          <w:sz w:val="20"/>
        </w:rPr>
      </w:pPr>
      <w:r>
        <w:rPr>
          <w:rFonts w:ascii="Arial" w:hAnsi="Arial" w:cs="Arial"/>
          <w:b/>
          <w:sz w:val="20"/>
        </w:rPr>
        <w:tab/>
      </w:r>
      <w:r>
        <w:rPr>
          <w:rFonts w:ascii="Arial" w:hAnsi="Arial" w:cs="Arial"/>
          <w:b/>
          <w:sz w:val="20"/>
        </w:rPr>
        <w:tab/>
        <w:t xml:space="preserve">Schema type: </w:t>
      </w:r>
      <w:r w:rsidRPr="009B38F6">
        <w:rPr>
          <w:rFonts w:ascii="Arial" w:hAnsi="Arial" w:cs="Arial"/>
          <w:sz w:val="20"/>
        </w:rPr>
        <w:t>PublicKey</w:t>
      </w:r>
    </w:p>
    <w:p w:rsidR="002631FB" w:rsidRDefault="002631FB" w:rsidP="002631FB">
      <w:pPr>
        <w:rPr>
          <w:rFonts w:ascii="Arial" w:hAnsi="Arial" w:cs="Arial"/>
          <w:sz w:val="20"/>
        </w:rPr>
      </w:pPr>
      <w:r w:rsidRPr="00BD33DF">
        <w:rPr>
          <w:rFonts w:ascii="Arial" w:hAnsi="Arial" w:cs="Arial"/>
          <w:b/>
          <w:sz w:val="20"/>
        </w:rPr>
        <w:tab/>
        <w:t xml:space="preserve">Output: </w:t>
      </w:r>
      <w:r w:rsidR="009B38F6">
        <w:rPr>
          <w:rFonts w:ascii="Arial" w:hAnsi="Arial" w:cs="Arial"/>
          <w:sz w:val="20"/>
        </w:rPr>
        <w:t>org.cagrid.gaards.cds.common.CertificateChain</w:t>
      </w:r>
    </w:p>
    <w:p w:rsidR="009B38F6" w:rsidRDefault="009B38F6" w:rsidP="009B38F6">
      <w:pPr>
        <w:rPr>
          <w:rFonts w:ascii="Arial" w:hAnsi="Arial" w:cs="Arial"/>
          <w:b/>
          <w:sz w:val="20"/>
        </w:rPr>
      </w:pPr>
      <w:r>
        <w:rPr>
          <w:rFonts w:ascii="Arial" w:hAnsi="Arial" w:cs="Arial"/>
          <w:b/>
          <w:sz w:val="20"/>
        </w:rPr>
        <w:tab/>
      </w:r>
      <w:r>
        <w:rPr>
          <w:rFonts w:ascii="Arial" w:hAnsi="Arial" w:cs="Arial"/>
          <w:b/>
          <w:sz w:val="20"/>
        </w:rPr>
        <w:tab/>
        <w:t xml:space="preserve">Namespace: </w:t>
      </w:r>
      <w:r w:rsidRPr="009B38F6">
        <w:rPr>
          <w:rFonts w:ascii="Arial" w:hAnsi="Arial" w:cs="Arial"/>
          <w:b/>
          <w:sz w:val="20"/>
        </w:rPr>
        <w:t>http://gaards.cagrid.org/cds</w:t>
      </w:r>
    </w:p>
    <w:p w:rsidR="009B38F6" w:rsidRPr="00BD33DF" w:rsidRDefault="009B38F6" w:rsidP="009B38F6">
      <w:pPr>
        <w:rPr>
          <w:rFonts w:ascii="Arial" w:hAnsi="Arial" w:cs="Arial"/>
          <w:sz w:val="20"/>
        </w:rPr>
      </w:pPr>
      <w:r>
        <w:rPr>
          <w:rFonts w:ascii="Arial" w:hAnsi="Arial" w:cs="Arial"/>
          <w:b/>
          <w:sz w:val="20"/>
        </w:rPr>
        <w:tab/>
      </w:r>
      <w:r>
        <w:rPr>
          <w:rFonts w:ascii="Arial" w:hAnsi="Arial" w:cs="Arial"/>
          <w:b/>
          <w:sz w:val="20"/>
        </w:rPr>
        <w:tab/>
        <w:t xml:space="preserve">Schema type: </w:t>
      </w:r>
      <w:r>
        <w:rPr>
          <w:rFonts w:ascii="Arial" w:hAnsi="Arial" w:cs="Arial"/>
          <w:sz w:val="20"/>
        </w:rPr>
        <w:t>CertificateChain</w:t>
      </w:r>
    </w:p>
    <w:p w:rsidR="002631FB" w:rsidRPr="00BD33DF" w:rsidRDefault="002631FB" w:rsidP="002631FB">
      <w:pPr>
        <w:ind w:firstLine="720"/>
        <w:rPr>
          <w:rFonts w:ascii="Arial" w:hAnsi="Arial" w:cs="Arial"/>
          <w:b/>
          <w:sz w:val="20"/>
        </w:rPr>
      </w:pPr>
      <w:r>
        <w:rPr>
          <w:rFonts w:ascii="Arial" w:hAnsi="Arial" w:cs="Arial"/>
          <w:b/>
          <w:sz w:val="20"/>
        </w:rPr>
        <w:t xml:space="preserve">Actors: </w:t>
      </w:r>
      <w:r w:rsidRPr="00144642">
        <w:rPr>
          <w:rFonts w:ascii="Arial" w:hAnsi="Arial" w:cs="Arial"/>
          <w:sz w:val="20"/>
        </w:rPr>
        <w:t>A</w:t>
      </w:r>
      <w:r w:rsidR="009B38F6">
        <w:rPr>
          <w:rFonts w:ascii="Arial" w:hAnsi="Arial" w:cs="Arial"/>
          <w:sz w:val="20"/>
        </w:rPr>
        <w:t>dmin, User</w:t>
      </w:r>
    </w:p>
    <w:p w:rsidR="002631FB" w:rsidRDefault="002631FB" w:rsidP="002631FB">
      <w:pPr>
        <w:rPr>
          <w:rFonts w:ascii="Arial" w:hAnsi="Arial" w:cs="Arial"/>
          <w:sz w:val="20"/>
        </w:rPr>
      </w:pPr>
      <w:r w:rsidRPr="00BD33DF">
        <w:rPr>
          <w:rFonts w:ascii="Arial" w:hAnsi="Arial" w:cs="Arial"/>
          <w:b/>
          <w:sz w:val="20"/>
        </w:rPr>
        <w:tab/>
        <w:t>Exceptions</w:t>
      </w:r>
      <w:r w:rsidRPr="00BD33DF">
        <w:rPr>
          <w:rFonts w:ascii="Arial" w:hAnsi="Arial" w:cs="Arial"/>
          <w:sz w:val="20"/>
        </w:rPr>
        <w:t xml:space="preserve">: </w:t>
      </w:r>
      <w:r w:rsidRPr="00BD33DF">
        <w:rPr>
          <w:rFonts w:ascii="Arial" w:hAnsi="Arial" w:cs="Arial"/>
          <w:sz w:val="20"/>
        </w:rPr>
        <w:tab/>
      </w:r>
      <w:r w:rsidRPr="00725CB4">
        <w:rPr>
          <w:rFonts w:ascii="Arial" w:hAnsi="Arial" w:cs="Arial"/>
          <w:sz w:val="20"/>
        </w:rPr>
        <w:t>CDSInternalFault</w:t>
      </w:r>
      <w:r>
        <w:rPr>
          <w:rFonts w:ascii="Arial" w:hAnsi="Arial" w:cs="Arial"/>
          <w:sz w:val="20"/>
        </w:rPr>
        <w:t>,</w:t>
      </w:r>
    </w:p>
    <w:p w:rsidR="009B38F6" w:rsidRDefault="009B38F6" w:rsidP="002631FB">
      <w:pPr>
        <w:ind w:left="1440" w:firstLine="720"/>
        <w:rPr>
          <w:rFonts w:ascii="Arial" w:hAnsi="Arial" w:cs="Arial"/>
          <w:sz w:val="20"/>
        </w:rPr>
      </w:pPr>
      <w:r w:rsidRPr="009B38F6">
        <w:rPr>
          <w:rFonts w:ascii="Arial" w:hAnsi="Arial" w:cs="Arial"/>
          <w:sz w:val="20"/>
        </w:rPr>
        <w:t>DelegationFault</w:t>
      </w:r>
      <w:r>
        <w:rPr>
          <w:rFonts w:ascii="Arial" w:hAnsi="Arial" w:cs="Arial"/>
          <w:sz w:val="20"/>
        </w:rPr>
        <w:t>,</w:t>
      </w:r>
    </w:p>
    <w:p w:rsidR="002631FB" w:rsidRDefault="009B38F6" w:rsidP="002631FB">
      <w:pPr>
        <w:ind w:left="1440" w:firstLine="720"/>
        <w:rPr>
          <w:rFonts w:ascii="Arial" w:hAnsi="Arial" w:cs="Arial"/>
          <w:sz w:val="20"/>
        </w:rPr>
      </w:pPr>
      <w:r w:rsidRPr="009B38F6">
        <w:rPr>
          <w:rFonts w:ascii="Arial" w:hAnsi="Arial" w:cs="Arial"/>
          <w:sz w:val="20"/>
        </w:rPr>
        <w:t>PermissionDeniedFault</w:t>
      </w:r>
      <w:r w:rsidR="002631FB">
        <w:rPr>
          <w:rFonts w:ascii="Arial" w:hAnsi="Arial" w:cs="Arial"/>
          <w:sz w:val="20"/>
        </w:rPr>
        <w:tab/>
      </w:r>
      <w:r w:rsidR="002631FB">
        <w:rPr>
          <w:rFonts w:ascii="Arial" w:hAnsi="Arial" w:cs="Arial"/>
          <w:sz w:val="20"/>
        </w:rPr>
        <w:tab/>
      </w:r>
    </w:p>
    <w:p w:rsidR="00FA6C0B" w:rsidRDefault="00FA6C0B" w:rsidP="00FA6C0B">
      <w:pPr>
        <w:rPr>
          <w:rFonts w:ascii="Arial" w:hAnsi="Arial" w:cs="Arial"/>
          <w:b/>
          <w:sz w:val="20"/>
        </w:rPr>
      </w:pPr>
      <w:r w:rsidRPr="00F2559C">
        <w:rPr>
          <w:rFonts w:ascii="Arial" w:hAnsi="Arial" w:cs="Arial"/>
          <w:b/>
          <w:sz w:val="20"/>
        </w:rPr>
        <w:tab/>
        <w:t>Pre-condition:</w:t>
      </w:r>
    </w:p>
    <w:p w:rsidR="00B87B2A" w:rsidRDefault="00B87B2A" w:rsidP="00B87B2A">
      <w:pPr>
        <w:pStyle w:val="ListParagraph"/>
        <w:numPr>
          <w:ilvl w:val="0"/>
          <w:numId w:val="57"/>
        </w:numPr>
        <w:rPr>
          <w:rFonts w:ascii="Arial" w:hAnsi="Arial" w:cs="Arial"/>
          <w:sz w:val="20"/>
          <w:szCs w:val="20"/>
        </w:rPr>
      </w:pPr>
      <w:r w:rsidRPr="000E200B">
        <w:rPr>
          <w:rFonts w:ascii="Arial" w:hAnsi="Arial" w:cs="Arial"/>
          <w:sz w:val="20"/>
          <w:szCs w:val="20"/>
        </w:rPr>
        <w:t>Caller has active grid user account and authenticated with CDS.</w:t>
      </w:r>
    </w:p>
    <w:p w:rsidR="00B87B2A" w:rsidRDefault="00B87B2A" w:rsidP="00B87B2A">
      <w:pPr>
        <w:pStyle w:val="ListParagraph"/>
        <w:numPr>
          <w:ilvl w:val="0"/>
          <w:numId w:val="57"/>
        </w:numPr>
        <w:rPr>
          <w:rFonts w:ascii="Arial" w:hAnsi="Arial" w:cs="Arial"/>
          <w:sz w:val="20"/>
          <w:szCs w:val="20"/>
        </w:rPr>
      </w:pPr>
      <w:r>
        <w:rPr>
          <w:rFonts w:ascii="Arial" w:hAnsi="Arial" w:cs="Arial"/>
          <w:sz w:val="20"/>
          <w:szCs w:val="20"/>
        </w:rPr>
        <w:t>Requested credential has been delegated by delegator with approved status</w:t>
      </w:r>
      <w:r w:rsidR="00C65156">
        <w:rPr>
          <w:rFonts w:ascii="Arial" w:hAnsi="Arial" w:cs="Arial"/>
          <w:sz w:val="20"/>
          <w:szCs w:val="20"/>
        </w:rPr>
        <w:t xml:space="preserve"> and not expired.</w:t>
      </w:r>
    </w:p>
    <w:p w:rsidR="00B87B2A" w:rsidRDefault="00B87B2A" w:rsidP="00B87B2A">
      <w:pPr>
        <w:pStyle w:val="ListParagraph"/>
        <w:numPr>
          <w:ilvl w:val="0"/>
          <w:numId w:val="57"/>
        </w:numPr>
        <w:rPr>
          <w:rFonts w:ascii="Arial" w:hAnsi="Arial" w:cs="Arial"/>
          <w:sz w:val="20"/>
          <w:szCs w:val="20"/>
        </w:rPr>
      </w:pPr>
      <w:r>
        <w:rPr>
          <w:rFonts w:ascii="Arial" w:hAnsi="Arial" w:cs="Arial"/>
          <w:sz w:val="20"/>
          <w:szCs w:val="20"/>
        </w:rPr>
        <w:t>Caller is approved to access delegated credential through delegation policy set by delegator.</w:t>
      </w:r>
    </w:p>
    <w:p w:rsidR="00AC0D78" w:rsidRDefault="00AC0D78" w:rsidP="00B87B2A">
      <w:pPr>
        <w:pStyle w:val="ListParagraph"/>
        <w:numPr>
          <w:ilvl w:val="0"/>
          <w:numId w:val="57"/>
        </w:numPr>
        <w:rPr>
          <w:rFonts w:ascii="Arial" w:hAnsi="Arial" w:cs="Arial"/>
          <w:sz w:val="20"/>
          <w:szCs w:val="20"/>
        </w:rPr>
      </w:pPr>
      <w:r>
        <w:rPr>
          <w:rFonts w:ascii="Arial" w:hAnsi="Arial" w:cs="Arial"/>
          <w:sz w:val="20"/>
          <w:szCs w:val="20"/>
        </w:rPr>
        <w:t>A key pair is generated by the caller and its public key is provided.</w:t>
      </w:r>
    </w:p>
    <w:p w:rsidR="00FA6C0B" w:rsidRPr="00F2559C" w:rsidRDefault="00FA6C0B" w:rsidP="00FA6C0B">
      <w:pPr>
        <w:rPr>
          <w:rFonts w:ascii="Arial" w:hAnsi="Arial" w:cs="Arial"/>
          <w:b/>
          <w:sz w:val="20"/>
        </w:rPr>
      </w:pPr>
      <w:r w:rsidRPr="00F2559C">
        <w:rPr>
          <w:rFonts w:ascii="Arial" w:hAnsi="Arial" w:cs="Arial"/>
          <w:b/>
          <w:sz w:val="20"/>
        </w:rPr>
        <w:tab/>
        <w:t>Post-condition:</w:t>
      </w:r>
    </w:p>
    <w:p w:rsidR="00AC0D78" w:rsidRDefault="00AC0D78" w:rsidP="006A1685">
      <w:pPr>
        <w:pStyle w:val="ListParagraph"/>
        <w:numPr>
          <w:ilvl w:val="0"/>
          <w:numId w:val="69"/>
        </w:numPr>
        <w:rPr>
          <w:rFonts w:ascii="Arial" w:hAnsi="Arial" w:cs="Arial"/>
          <w:sz w:val="20"/>
        </w:rPr>
      </w:pPr>
      <w:r>
        <w:rPr>
          <w:rFonts w:ascii="Arial" w:hAnsi="Arial" w:cs="Arial"/>
          <w:sz w:val="20"/>
        </w:rPr>
        <w:t>Certificate provided by the caller is signed with private key of delegated credential.</w:t>
      </w:r>
    </w:p>
    <w:p w:rsidR="006531D8" w:rsidRPr="00D022A4" w:rsidRDefault="00D022A4" w:rsidP="006A1685">
      <w:pPr>
        <w:pStyle w:val="ListParagraph"/>
        <w:numPr>
          <w:ilvl w:val="0"/>
          <w:numId w:val="69"/>
        </w:numPr>
        <w:rPr>
          <w:rFonts w:ascii="Arial" w:hAnsi="Arial" w:cs="Arial"/>
          <w:sz w:val="20"/>
        </w:rPr>
      </w:pPr>
      <w:r w:rsidRPr="00D022A4">
        <w:rPr>
          <w:rFonts w:ascii="Arial" w:hAnsi="Arial" w:cs="Arial"/>
          <w:sz w:val="20"/>
        </w:rPr>
        <w:t>Requested delegated credential is returned.</w:t>
      </w:r>
    </w:p>
    <w:p w:rsidR="007E1210" w:rsidRDefault="007E1210" w:rsidP="006A1685">
      <w:pPr>
        <w:pStyle w:val="ListParagraph"/>
        <w:numPr>
          <w:ilvl w:val="0"/>
          <w:numId w:val="69"/>
        </w:numPr>
        <w:rPr>
          <w:rFonts w:ascii="Arial" w:hAnsi="Arial" w:cs="Arial"/>
          <w:sz w:val="20"/>
        </w:rPr>
      </w:pPr>
      <w:r w:rsidRPr="008E117A">
        <w:rPr>
          <w:rFonts w:ascii="Arial" w:hAnsi="Arial" w:cs="Arial"/>
          <w:sz w:val="20"/>
          <w:szCs w:val="20"/>
        </w:rPr>
        <w:t xml:space="preserve">Fault code is returned </w:t>
      </w:r>
      <w:r>
        <w:rPr>
          <w:rFonts w:ascii="Arial" w:hAnsi="Arial" w:cs="Arial"/>
          <w:sz w:val="20"/>
          <w:szCs w:val="20"/>
        </w:rPr>
        <w:t>if there is any error in processing the request</w:t>
      </w:r>
      <w:r w:rsidRPr="008E117A">
        <w:rPr>
          <w:rFonts w:ascii="Arial" w:hAnsi="Arial" w:cs="Arial"/>
          <w:sz w:val="20"/>
          <w:szCs w:val="20"/>
        </w:rPr>
        <w:t xml:space="preserve">. Please see “Error Handling” section for </w:t>
      </w:r>
      <w:r>
        <w:rPr>
          <w:rFonts w:ascii="Arial" w:hAnsi="Arial" w:cs="Arial"/>
          <w:sz w:val="20"/>
          <w:szCs w:val="20"/>
        </w:rPr>
        <w:t>CDS</w:t>
      </w:r>
      <w:r w:rsidRPr="008E117A">
        <w:rPr>
          <w:rFonts w:ascii="Arial" w:hAnsi="Arial" w:cs="Arial"/>
          <w:sz w:val="20"/>
          <w:szCs w:val="20"/>
        </w:rPr>
        <w:t xml:space="preserve"> fault codes</w:t>
      </w:r>
      <w:r w:rsidRPr="009A23A8">
        <w:rPr>
          <w:rFonts w:ascii="Arial" w:hAnsi="Arial" w:cs="Arial"/>
          <w:sz w:val="20"/>
        </w:rPr>
        <w:t>.</w:t>
      </w:r>
    </w:p>
    <w:p w:rsidR="006531D8" w:rsidRDefault="006531D8" w:rsidP="002631FB">
      <w:pPr>
        <w:ind w:left="1440" w:firstLine="720"/>
        <w:rPr>
          <w:rFonts w:ascii="Arial" w:hAnsi="Arial" w:cs="Arial"/>
          <w:sz w:val="20"/>
        </w:rPr>
      </w:pPr>
    </w:p>
    <w:p w:rsidR="006531D8" w:rsidRDefault="006531D8" w:rsidP="002631FB">
      <w:pPr>
        <w:ind w:left="1440" w:firstLine="720"/>
        <w:rPr>
          <w:rFonts w:ascii="Arial" w:hAnsi="Arial" w:cs="Arial"/>
          <w:sz w:val="20"/>
        </w:rPr>
      </w:pPr>
    </w:p>
    <w:p w:rsidR="006531D8" w:rsidRDefault="006531D8" w:rsidP="002631FB">
      <w:pPr>
        <w:ind w:left="1440" w:firstLine="720"/>
        <w:rPr>
          <w:rFonts w:ascii="Arial" w:hAnsi="Arial" w:cs="Arial"/>
          <w:sz w:val="20"/>
        </w:rPr>
      </w:pPr>
    </w:p>
    <w:p w:rsidR="006531D8" w:rsidRDefault="006531D8" w:rsidP="002631FB">
      <w:pPr>
        <w:ind w:left="1440" w:firstLine="720"/>
        <w:rPr>
          <w:rFonts w:ascii="Arial" w:hAnsi="Arial" w:cs="Arial"/>
          <w:sz w:val="20"/>
        </w:rPr>
      </w:pPr>
    </w:p>
    <w:p w:rsidR="003E140D" w:rsidRDefault="003E140D" w:rsidP="003E140D">
      <w:pPr>
        <w:pStyle w:val="Heading3"/>
      </w:pPr>
      <w:bookmarkStart w:id="199" w:name="_Toc248115699"/>
      <w:r>
        <w:t>Delegating a Credential</w:t>
      </w:r>
      <w:bookmarkEnd w:id="199"/>
    </w:p>
    <w:p w:rsidR="003E140D" w:rsidRDefault="003E140D" w:rsidP="003E140D">
      <w:pPr>
        <w:spacing w:before="240" w:after="240" w:line="240" w:lineRule="atLeast"/>
        <w:rPr>
          <w:rFonts w:ascii="Arial" w:hAnsi="Arial" w:cs="Arial"/>
          <w:color w:val="000000"/>
          <w:sz w:val="20"/>
        </w:rPr>
      </w:pPr>
      <w:r w:rsidRPr="00EE2DC5">
        <w:rPr>
          <w:rFonts w:ascii="Arial" w:hAnsi="Arial" w:cs="Arial"/>
          <w:color w:val="000000"/>
          <w:sz w:val="20"/>
        </w:rPr>
        <w:t xml:space="preserve">The diagram below illustrates the process of a client (delegator) delegating a credential to the CDS. The first step or </w:t>
      </w:r>
      <w:r w:rsidRPr="00EE2DC5">
        <w:rPr>
          <w:rFonts w:ascii="Arial" w:hAnsi="Arial" w:cs="Arial"/>
          <w:bCs/>
          <w:color w:val="000000"/>
          <w:sz w:val="20"/>
        </w:rPr>
        <w:t>Initiation</w:t>
      </w:r>
      <w:r w:rsidRPr="00EE2DC5">
        <w:rPr>
          <w:rFonts w:ascii="Arial" w:hAnsi="Arial" w:cs="Arial"/>
          <w:color w:val="000000"/>
          <w:sz w:val="20"/>
        </w:rPr>
        <w:t xml:space="preserve"> step, initiates the delegation process.</w:t>
      </w:r>
    </w:p>
    <w:p w:rsidR="003E140D" w:rsidRPr="00EE2DC5" w:rsidRDefault="008A54FA" w:rsidP="003E140D">
      <w:pPr>
        <w:spacing w:before="240" w:after="240" w:line="240" w:lineRule="atLeast"/>
        <w:rPr>
          <w:rFonts w:ascii="Arial" w:hAnsi="Arial" w:cs="Arial"/>
          <w:color w:val="000000"/>
          <w:sz w:val="20"/>
        </w:rPr>
      </w:pPr>
      <w:r>
        <w:rPr>
          <w:rFonts w:ascii="Arial" w:hAnsi="Arial" w:cs="Arial"/>
          <w:noProof/>
          <w:color w:val="000000"/>
          <w:sz w:val="20"/>
        </w:rPr>
        <w:lastRenderedPageBreak/>
        <w:drawing>
          <wp:inline distT="0" distB="0" distL="0" distR="0">
            <wp:extent cx="6124575" cy="66198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cstate="print"/>
                    <a:srcRect/>
                    <a:stretch>
                      <a:fillRect/>
                    </a:stretch>
                  </pic:blipFill>
                  <pic:spPr bwMode="auto">
                    <a:xfrm>
                      <a:off x="0" y="0"/>
                      <a:ext cx="6124575" cy="6619875"/>
                    </a:xfrm>
                    <a:prstGeom prst="rect">
                      <a:avLst/>
                    </a:prstGeom>
                    <a:noFill/>
                    <a:ln w="9525">
                      <a:noFill/>
                      <a:miter lim="800000"/>
                      <a:headEnd/>
                      <a:tailEnd/>
                    </a:ln>
                  </pic:spPr>
                </pic:pic>
              </a:graphicData>
            </a:graphic>
          </wp:inline>
        </w:drawing>
      </w:r>
    </w:p>
    <w:p w:rsidR="003E140D" w:rsidRPr="00AF118C" w:rsidRDefault="003E140D" w:rsidP="003E140D">
      <w:pPr>
        <w:pStyle w:val="Caption"/>
        <w:jc w:val="center"/>
        <w:rPr>
          <w:i/>
          <w:color w:val="000000"/>
        </w:rPr>
      </w:pPr>
      <w:bookmarkStart w:id="200" w:name="_Toc247950467"/>
      <w:r w:rsidRPr="00AF118C">
        <w:rPr>
          <w:i/>
          <w:color w:val="000000"/>
        </w:rPr>
        <w:t xml:space="preserve">Figure </w:t>
      </w:r>
      <w:r w:rsidR="00754D31" w:rsidRPr="00AF118C">
        <w:rPr>
          <w:i/>
          <w:color w:val="000000"/>
        </w:rPr>
        <w:fldChar w:fldCharType="begin"/>
      </w:r>
      <w:r w:rsidRPr="00AF118C">
        <w:rPr>
          <w:i/>
          <w:color w:val="000000"/>
        </w:rPr>
        <w:instrText xml:space="preserve"> SEQ Figure \* ARABIC </w:instrText>
      </w:r>
      <w:r w:rsidR="00754D31" w:rsidRPr="00AF118C">
        <w:rPr>
          <w:i/>
          <w:color w:val="000000"/>
        </w:rPr>
        <w:fldChar w:fldCharType="separate"/>
      </w:r>
      <w:r w:rsidR="000934A8">
        <w:rPr>
          <w:i/>
          <w:noProof/>
          <w:color w:val="000000"/>
        </w:rPr>
        <w:t>70</w:t>
      </w:r>
      <w:r w:rsidR="00754D31" w:rsidRPr="00AF118C">
        <w:rPr>
          <w:i/>
          <w:color w:val="000000"/>
        </w:rPr>
        <w:fldChar w:fldCharType="end"/>
      </w:r>
      <w:r w:rsidRPr="00AF118C">
        <w:rPr>
          <w:i/>
          <w:color w:val="000000"/>
        </w:rPr>
        <w:t xml:space="preserve"> CredentialDelegation sequence diagram</w:t>
      </w:r>
      <w:bookmarkEnd w:id="200"/>
    </w:p>
    <w:p w:rsidR="003E140D" w:rsidRPr="008C5CA2" w:rsidRDefault="003E140D" w:rsidP="003E140D">
      <w:pPr>
        <w:spacing w:before="240" w:after="240" w:line="240" w:lineRule="atLeast"/>
        <w:rPr>
          <w:rFonts w:ascii="Arial" w:hAnsi="Arial" w:cs="Arial"/>
          <w:color w:val="000000"/>
          <w:sz w:val="20"/>
        </w:rPr>
      </w:pPr>
      <w:r w:rsidRPr="008C5CA2">
        <w:rPr>
          <w:rFonts w:ascii="Arial" w:hAnsi="Arial" w:cs="Arial"/>
          <w:color w:val="000000"/>
          <w:sz w:val="20"/>
        </w:rPr>
        <w:t xml:space="preserve">To execute the </w:t>
      </w:r>
      <w:r w:rsidRPr="008C5CA2">
        <w:rPr>
          <w:rFonts w:ascii="Arial" w:hAnsi="Arial" w:cs="Arial"/>
          <w:b/>
          <w:bCs/>
          <w:i/>
          <w:iCs/>
          <w:color w:val="000000"/>
          <w:spacing w:val="15"/>
          <w:sz w:val="20"/>
        </w:rPr>
        <w:t>Initiation</w:t>
      </w:r>
      <w:r w:rsidRPr="008C5CA2">
        <w:rPr>
          <w:rFonts w:ascii="Arial" w:hAnsi="Arial" w:cs="Arial"/>
          <w:color w:val="000000"/>
          <w:sz w:val="20"/>
        </w:rPr>
        <w:t xml:space="preserve"> step the client must have the credential they wish to delegate in hand. The client must also provide the following information to the CDS:</w:t>
      </w:r>
    </w:p>
    <w:p w:rsidR="003E140D" w:rsidRPr="008C5CA2" w:rsidRDefault="003E140D" w:rsidP="003E140D">
      <w:pPr>
        <w:numPr>
          <w:ilvl w:val="0"/>
          <w:numId w:val="14"/>
        </w:numPr>
        <w:spacing w:line="240" w:lineRule="atLeast"/>
        <w:rPr>
          <w:rFonts w:ascii="Arial" w:hAnsi="Arial" w:cs="Arial"/>
          <w:color w:val="000000"/>
          <w:sz w:val="20"/>
        </w:rPr>
      </w:pPr>
      <w:r w:rsidRPr="008C5CA2">
        <w:rPr>
          <w:rFonts w:ascii="Arial" w:hAnsi="Arial" w:cs="Arial"/>
          <w:b/>
          <w:bCs/>
          <w:color w:val="000000"/>
          <w:sz w:val="20"/>
        </w:rPr>
        <w:t>Delegated Credential Lifetime -</w:t>
      </w:r>
      <w:r w:rsidRPr="008C5CA2">
        <w:rPr>
          <w:rFonts w:ascii="Arial" w:hAnsi="Arial" w:cs="Arial"/>
          <w:color w:val="000000"/>
          <w:sz w:val="20"/>
        </w:rPr>
        <w:t xml:space="preserve"> The amount of time that the CDS will be allowed to delegate the client's credential to allowed parties.</w:t>
      </w:r>
    </w:p>
    <w:p w:rsidR="003E140D" w:rsidRPr="008C5CA2" w:rsidRDefault="003E140D" w:rsidP="003E140D">
      <w:pPr>
        <w:numPr>
          <w:ilvl w:val="0"/>
          <w:numId w:val="14"/>
        </w:numPr>
        <w:spacing w:line="240" w:lineRule="atLeast"/>
        <w:rPr>
          <w:rFonts w:ascii="Arial" w:hAnsi="Arial" w:cs="Arial"/>
          <w:color w:val="000000"/>
          <w:sz w:val="20"/>
        </w:rPr>
      </w:pPr>
      <w:r w:rsidRPr="008C5CA2">
        <w:rPr>
          <w:rFonts w:ascii="Arial" w:hAnsi="Arial" w:cs="Arial"/>
          <w:b/>
          <w:bCs/>
          <w:color w:val="000000"/>
          <w:sz w:val="20"/>
        </w:rPr>
        <w:t>Delegated Credential Path Length -</w:t>
      </w:r>
      <w:r w:rsidRPr="008C5CA2">
        <w:rPr>
          <w:rFonts w:ascii="Arial" w:hAnsi="Arial" w:cs="Arial"/>
          <w:color w:val="000000"/>
          <w:sz w:val="20"/>
        </w:rPr>
        <w:t xml:space="preserve"> Specifies how much the credential may be further delegated. A path length of 1 would allow the CDS to delegate the client's credential to other parties, however the </w:t>
      </w:r>
      <w:r w:rsidRPr="008C5CA2">
        <w:rPr>
          <w:rFonts w:ascii="Arial" w:hAnsi="Arial" w:cs="Arial"/>
          <w:color w:val="000000"/>
          <w:sz w:val="20"/>
        </w:rPr>
        <w:lastRenderedPageBreak/>
        <w:t>other parties would not be allowed to further delegate. A path length of 2 would allow the CDS to delegated to second parties, the second parties would also be able to delegate the client's credentials to third parties, the third parties would not be allowed to further delegate.</w:t>
      </w:r>
    </w:p>
    <w:p w:rsidR="003E140D" w:rsidRPr="008C5CA2" w:rsidRDefault="003E140D" w:rsidP="003E140D">
      <w:pPr>
        <w:numPr>
          <w:ilvl w:val="0"/>
          <w:numId w:val="14"/>
        </w:numPr>
        <w:spacing w:line="240" w:lineRule="atLeast"/>
        <w:rPr>
          <w:rFonts w:ascii="Arial" w:hAnsi="Arial" w:cs="Arial"/>
          <w:color w:val="000000"/>
          <w:sz w:val="20"/>
        </w:rPr>
      </w:pPr>
      <w:r w:rsidRPr="008C5CA2">
        <w:rPr>
          <w:rFonts w:ascii="Arial" w:hAnsi="Arial" w:cs="Arial"/>
          <w:b/>
          <w:bCs/>
          <w:color w:val="000000"/>
          <w:sz w:val="20"/>
        </w:rPr>
        <w:t>Issued Credential Lifetime -</w:t>
      </w:r>
      <w:r w:rsidRPr="008C5CA2">
        <w:rPr>
          <w:rFonts w:ascii="Arial" w:hAnsi="Arial" w:cs="Arial"/>
          <w:color w:val="000000"/>
          <w:sz w:val="20"/>
        </w:rPr>
        <w:t xml:space="preserve"> Specifies the amount of time that a client's credential issued to a allowed party by the CDS would be valid for.</w:t>
      </w:r>
    </w:p>
    <w:p w:rsidR="003E140D" w:rsidRPr="008C5CA2" w:rsidRDefault="003E140D" w:rsidP="003E140D">
      <w:pPr>
        <w:numPr>
          <w:ilvl w:val="0"/>
          <w:numId w:val="14"/>
        </w:numPr>
        <w:spacing w:line="240" w:lineRule="atLeast"/>
        <w:rPr>
          <w:rFonts w:ascii="Arial" w:hAnsi="Arial" w:cs="Arial"/>
          <w:color w:val="000000"/>
          <w:sz w:val="20"/>
        </w:rPr>
      </w:pPr>
      <w:r w:rsidRPr="008C5CA2">
        <w:rPr>
          <w:rFonts w:ascii="Arial" w:hAnsi="Arial" w:cs="Arial"/>
          <w:b/>
          <w:bCs/>
          <w:color w:val="000000"/>
          <w:sz w:val="20"/>
        </w:rPr>
        <w:t>Issued Credential Path Length -</w:t>
      </w:r>
      <w:r w:rsidRPr="008C5CA2">
        <w:rPr>
          <w:rFonts w:ascii="Arial" w:hAnsi="Arial" w:cs="Arial"/>
          <w:color w:val="000000"/>
          <w:sz w:val="20"/>
        </w:rPr>
        <w:t xml:space="preserve"> Specifies whether of not a client's credential issued to an allowed party by the CDS could be further delegated. A path length of 0 would not allow the party to further delegate. A path length of 1, would allow the party to delegate to a second party, however the seconds party would not be able to further delegate.</w:t>
      </w:r>
    </w:p>
    <w:p w:rsidR="003E140D" w:rsidRPr="008C5CA2" w:rsidRDefault="003E140D" w:rsidP="003E140D">
      <w:pPr>
        <w:numPr>
          <w:ilvl w:val="0"/>
          <w:numId w:val="14"/>
        </w:numPr>
        <w:spacing w:line="240" w:lineRule="atLeast"/>
        <w:rPr>
          <w:rFonts w:ascii="Arial" w:hAnsi="Arial" w:cs="Arial"/>
          <w:color w:val="000000"/>
          <w:sz w:val="20"/>
        </w:rPr>
      </w:pPr>
      <w:r w:rsidRPr="008C5CA2">
        <w:rPr>
          <w:rFonts w:ascii="Arial" w:hAnsi="Arial" w:cs="Arial"/>
          <w:b/>
          <w:bCs/>
          <w:color w:val="000000"/>
          <w:sz w:val="20"/>
        </w:rPr>
        <w:t>Delegation Policy -</w:t>
      </w:r>
      <w:r w:rsidRPr="008C5CA2">
        <w:rPr>
          <w:rFonts w:ascii="Arial" w:hAnsi="Arial" w:cs="Arial"/>
          <w:color w:val="000000"/>
          <w:sz w:val="20"/>
        </w:rPr>
        <w:t xml:space="preserve"> A policy that expresses which parties may request the delegators credential. The CDS provides a framework for plugging in and enforcing any type of Delegation policy.</w:t>
      </w:r>
    </w:p>
    <w:p w:rsidR="003E140D" w:rsidRPr="00740818" w:rsidRDefault="003E140D" w:rsidP="003E140D">
      <w:pPr>
        <w:spacing w:before="240" w:after="240" w:line="240" w:lineRule="atLeast"/>
        <w:rPr>
          <w:rFonts w:ascii="Arial" w:hAnsi="Arial" w:cs="Arial"/>
          <w:color w:val="000000"/>
          <w:sz w:val="20"/>
        </w:rPr>
      </w:pPr>
      <w:r w:rsidRPr="00740818">
        <w:rPr>
          <w:rFonts w:ascii="Arial" w:hAnsi="Arial" w:cs="Arial"/>
          <w:color w:val="000000"/>
          <w:sz w:val="20"/>
        </w:rPr>
        <w:t xml:space="preserve">Following is the type definition of </w:t>
      </w:r>
      <w:r w:rsidRPr="00740818">
        <w:rPr>
          <w:rFonts w:ascii="Arial" w:hAnsi="Arial" w:cs="Arial"/>
          <w:sz w:val="20"/>
        </w:rPr>
        <w:t>DelegationRequest.</w:t>
      </w:r>
    </w:p>
    <w:p w:rsidR="003E140D" w:rsidRDefault="008A54FA" w:rsidP="003E140D">
      <w:pPr>
        <w:pStyle w:val="Caption"/>
      </w:pPr>
      <w:r>
        <w:rPr>
          <w:noProof/>
        </w:rPr>
        <w:drawing>
          <wp:anchor distT="0" distB="0" distL="114300" distR="114300" simplePos="0" relativeHeight="251646464" behindDoc="1" locked="0" layoutInCell="1" allowOverlap="1">
            <wp:simplePos x="0" y="0"/>
            <wp:positionH relativeFrom="column">
              <wp:posOffset>-5080</wp:posOffset>
            </wp:positionH>
            <wp:positionV relativeFrom="paragraph">
              <wp:posOffset>158750</wp:posOffset>
            </wp:positionV>
            <wp:extent cx="6124575" cy="3378835"/>
            <wp:effectExtent l="19050" t="0" r="9525" b="0"/>
            <wp:wrapTight wrapText="bothSides">
              <wp:wrapPolygon edited="0">
                <wp:start x="-67" y="0"/>
                <wp:lineTo x="-67" y="21434"/>
                <wp:lineTo x="21634" y="21434"/>
                <wp:lineTo x="21634" y="0"/>
                <wp:lineTo x="-67" y="0"/>
              </wp:wrapPolygon>
            </wp:wrapTight>
            <wp:docPr id="866" name="Picture 866" descr="Delegation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Delegation_Request"/>
                    <pic:cNvPicPr>
                      <a:picLocks noChangeAspect="1" noChangeArrowheads="1"/>
                    </pic:cNvPicPr>
                  </pic:nvPicPr>
                  <pic:blipFill>
                    <a:blip r:embed="rId172" cstate="print"/>
                    <a:srcRect/>
                    <a:stretch>
                      <a:fillRect/>
                    </a:stretch>
                  </pic:blipFill>
                  <pic:spPr bwMode="auto">
                    <a:xfrm>
                      <a:off x="0" y="0"/>
                      <a:ext cx="6124575" cy="3378835"/>
                    </a:xfrm>
                    <a:prstGeom prst="rect">
                      <a:avLst/>
                    </a:prstGeom>
                    <a:noFill/>
                    <a:ln w="9525">
                      <a:noFill/>
                      <a:miter lim="800000"/>
                      <a:headEnd/>
                      <a:tailEnd/>
                    </a:ln>
                  </pic:spPr>
                </pic:pic>
              </a:graphicData>
            </a:graphic>
          </wp:anchor>
        </w:drawing>
      </w:r>
    </w:p>
    <w:p w:rsidR="003E140D" w:rsidRDefault="003E140D" w:rsidP="003E140D">
      <w:pPr>
        <w:pStyle w:val="Caption"/>
        <w:jc w:val="center"/>
        <w:rPr>
          <w:i/>
          <w:color w:val="000000"/>
        </w:rPr>
      </w:pPr>
    </w:p>
    <w:p w:rsidR="003E140D" w:rsidRDefault="003E140D" w:rsidP="003E140D">
      <w:pPr>
        <w:pStyle w:val="Caption"/>
        <w:jc w:val="center"/>
        <w:rPr>
          <w:i/>
          <w:color w:val="000000"/>
        </w:rPr>
      </w:pPr>
      <w:bookmarkStart w:id="201" w:name="_Toc247950468"/>
      <w:r w:rsidRPr="00CA1F6F">
        <w:rPr>
          <w:i/>
          <w:color w:val="000000"/>
        </w:rPr>
        <w:t xml:space="preserve">Figure </w:t>
      </w:r>
      <w:r w:rsidR="00754D31" w:rsidRPr="00CA1F6F">
        <w:rPr>
          <w:i/>
          <w:color w:val="000000"/>
        </w:rPr>
        <w:fldChar w:fldCharType="begin"/>
      </w:r>
      <w:r w:rsidRPr="00CA1F6F">
        <w:rPr>
          <w:i/>
          <w:color w:val="000000"/>
        </w:rPr>
        <w:instrText xml:space="preserve"> SEQ Figure \* ARABIC </w:instrText>
      </w:r>
      <w:r w:rsidR="00754D31" w:rsidRPr="00CA1F6F">
        <w:rPr>
          <w:i/>
          <w:color w:val="000000"/>
        </w:rPr>
        <w:fldChar w:fldCharType="separate"/>
      </w:r>
      <w:r w:rsidR="000934A8">
        <w:rPr>
          <w:i/>
          <w:noProof/>
          <w:color w:val="000000"/>
        </w:rPr>
        <w:t>71</w:t>
      </w:r>
      <w:r w:rsidR="00754D31" w:rsidRPr="00CA1F6F">
        <w:rPr>
          <w:i/>
          <w:color w:val="000000"/>
        </w:rPr>
        <w:fldChar w:fldCharType="end"/>
      </w:r>
      <w:r w:rsidRPr="00CA1F6F">
        <w:rPr>
          <w:i/>
          <w:color w:val="000000"/>
        </w:rPr>
        <w:t xml:space="preserve"> DelegationRequest</w:t>
      </w:r>
      <w:bookmarkEnd w:id="201"/>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C22AE5" w:rsidRDefault="003E140D" w:rsidP="003E140D">
      <w:pPr>
        <w:rPr>
          <w:rFonts w:ascii="Arial" w:hAnsi="Arial" w:cs="Arial"/>
          <w:sz w:val="20"/>
        </w:rPr>
      </w:pPr>
      <w:r w:rsidRPr="00C22AE5">
        <w:rPr>
          <w:rFonts w:ascii="Arial" w:hAnsi="Arial" w:cs="Arial"/>
          <w:sz w:val="20"/>
        </w:rPr>
        <w:t>Upon successful execution of initiation step, CDS service would return DelegationSigningRequest to the delegator. Following diagram show</w:t>
      </w:r>
      <w:r>
        <w:rPr>
          <w:rFonts w:ascii="Arial" w:hAnsi="Arial" w:cs="Arial"/>
          <w:sz w:val="20"/>
        </w:rPr>
        <w:t>s</w:t>
      </w:r>
      <w:r w:rsidRPr="00C22AE5">
        <w:rPr>
          <w:rFonts w:ascii="Arial" w:hAnsi="Arial" w:cs="Arial"/>
          <w:sz w:val="20"/>
        </w:rPr>
        <w:t xml:space="preserve"> type definition of DelegationSigningRequest. </w:t>
      </w:r>
    </w:p>
    <w:p w:rsidR="003E140D" w:rsidRDefault="003E140D" w:rsidP="003E140D"/>
    <w:p w:rsidR="003E140D" w:rsidRDefault="003E140D" w:rsidP="003E140D"/>
    <w:p w:rsidR="003E140D" w:rsidRDefault="003E140D" w:rsidP="003E140D"/>
    <w:p w:rsidR="003E140D" w:rsidRPr="001E6C7F" w:rsidRDefault="008A54FA" w:rsidP="003E140D">
      <w:r>
        <w:rPr>
          <w:noProof/>
        </w:rPr>
        <w:lastRenderedPageBreak/>
        <w:drawing>
          <wp:anchor distT="0" distB="0" distL="114300" distR="114300" simplePos="0" relativeHeight="251647488" behindDoc="1" locked="0" layoutInCell="1" allowOverlap="1">
            <wp:simplePos x="0" y="0"/>
            <wp:positionH relativeFrom="column">
              <wp:posOffset>71120</wp:posOffset>
            </wp:positionH>
            <wp:positionV relativeFrom="paragraph">
              <wp:posOffset>-207010</wp:posOffset>
            </wp:positionV>
            <wp:extent cx="6115050" cy="1104900"/>
            <wp:effectExtent l="19050" t="0" r="0" b="0"/>
            <wp:wrapTight wrapText="bothSides">
              <wp:wrapPolygon edited="0">
                <wp:start x="-67" y="0"/>
                <wp:lineTo x="-67" y="21228"/>
                <wp:lineTo x="21600" y="21228"/>
                <wp:lineTo x="21600" y="0"/>
                <wp:lineTo x="-67" y="0"/>
              </wp:wrapPolygon>
            </wp:wrapTight>
            <wp:docPr id="867" name="Picture 867" descr="Delegation_Signing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Delegation_Signing_Request"/>
                    <pic:cNvPicPr>
                      <a:picLocks noChangeAspect="1" noChangeArrowheads="1"/>
                    </pic:cNvPicPr>
                  </pic:nvPicPr>
                  <pic:blipFill>
                    <a:blip r:embed="rId173" cstate="print"/>
                    <a:srcRect/>
                    <a:stretch>
                      <a:fillRect/>
                    </a:stretch>
                  </pic:blipFill>
                  <pic:spPr bwMode="auto">
                    <a:xfrm>
                      <a:off x="0" y="0"/>
                      <a:ext cx="6115050" cy="1104900"/>
                    </a:xfrm>
                    <a:prstGeom prst="rect">
                      <a:avLst/>
                    </a:prstGeom>
                    <a:noFill/>
                    <a:ln w="9525">
                      <a:noFill/>
                      <a:miter lim="800000"/>
                      <a:headEnd/>
                      <a:tailEnd/>
                    </a:ln>
                  </pic:spPr>
                </pic:pic>
              </a:graphicData>
            </a:graphic>
          </wp:anchor>
        </w:drawing>
      </w:r>
    </w:p>
    <w:p w:rsidR="003E140D" w:rsidRPr="00891B37" w:rsidRDefault="003E140D" w:rsidP="003E140D">
      <w:pPr>
        <w:pStyle w:val="Caption"/>
        <w:jc w:val="center"/>
        <w:rPr>
          <w:i/>
          <w:color w:val="000000"/>
        </w:rPr>
      </w:pPr>
      <w:bookmarkStart w:id="202" w:name="_Toc247950469"/>
      <w:r w:rsidRPr="00891B37">
        <w:rPr>
          <w:i/>
          <w:color w:val="000000"/>
        </w:rPr>
        <w:t xml:space="preserve">Figure </w:t>
      </w:r>
      <w:r w:rsidR="00754D31" w:rsidRPr="00891B37">
        <w:rPr>
          <w:i/>
          <w:color w:val="000000"/>
        </w:rPr>
        <w:fldChar w:fldCharType="begin"/>
      </w:r>
      <w:r w:rsidRPr="00891B37">
        <w:rPr>
          <w:i/>
          <w:color w:val="000000"/>
        </w:rPr>
        <w:instrText xml:space="preserve"> SEQ Figure \* ARABIC </w:instrText>
      </w:r>
      <w:r w:rsidR="00754D31" w:rsidRPr="00891B37">
        <w:rPr>
          <w:i/>
          <w:color w:val="000000"/>
        </w:rPr>
        <w:fldChar w:fldCharType="separate"/>
      </w:r>
      <w:r w:rsidR="000934A8">
        <w:rPr>
          <w:i/>
          <w:noProof/>
          <w:color w:val="000000"/>
        </w:rPr>
        <w:t>72</w:t>
      </w:r>
      <w:r w:rsidR="00754D31" w:rsidRPr="00891B37">
        <w:rPr>
          <w:i/>
          <w:color w:val="000000"/>
        </w:rPr>
        <w:fldChar w:fldCharType="end"/>
      </w:r>
      <w:r w:rsidRPr="00891B37">
        <w:rPr>
          <w:i/>
          <w:color w:val="000000"/>
        </w:rPr>
        <w:t xml:space="preserve"> DelegationSigningRequest</w:t>
      </w:r>
      <w:bookmarkEnd w:id="202"/>
    </w:p>
    <w:p w:rsidR="003E140D" w:rsidRDefault="003E140D" w:rsidP="003E140D"/>
    <w:p w:rsidR="003E140D" w:rsidRPr="00C22AE5" w:rsidRDefault="003E140D" w:rsidP="003E140D">
      <w:pPr>
        <w:pStyle w:val="Caption"/>
        <w:rPr>
          <w:rFonts w:ascii="Arial" w:hAnsi="Arial" w:cs="Arial"/>
          <w:b w:val="0"/>
          <w:sz w:val="20"/>
          <w:szCs w:val="20"/>
        </w:rPr>
      </w:pPr>
      <w:r w:rsidRPr="00C22AE5">
        <w:rPr>
          <w:rFonts w:ascii="Arial" w:hAnsi="Arial" w:cs="Arial"/>
          <w:b w:val="0"/>
          <w:color w:val="000000"/>
          <w:sz w:val="20"/>
          <w:szCs w:val="20"/>
        </w:rPr>
        <w:t xml:space="preserve">When the </w:t>
      </w:r>
      <w:r w:rsidRPr="00885B87">
        <w:rPr>
          <w:rFonts w:ascii="Arial" w:hAnsi="Arial" w:cs="Arial"/>
          <w:b w:val="0"/>
          <w:color w:val="000000"/>
          <w:sz w:val="20"/>
          <w:szCs w:val="20"/>
        </w:rPr>
        <w:t>delegator receives</w:t>
      </w:r>
      <w:r w:rsidRPr="00C22AE5">
        <w:rPr>
          <w:rFonts w:ascii="Arial" w:hAnsi="Arial" w:cs="Arial"/>
          <w:b w:val="0"/>
          <w:color w:val="000000"/>
          <w:sz w:val="20"/>
          <w:szCs w:val="20"/>
        </w:rPr>
        <w:t xml:space="preserve"> the signing request</w:t>
      </w:r>
      <w:r>
        <w:rPr>
          <w:rFonts w:ascii="Arial" w:hAnsi="Arial" w:cs="Arial"/>
          <w:b w:val="0"/>
          <w:color w:val="000000"/>
          <w:sz w:val="20"/>
          <w:szCs w:val="20"/>
        </w:rPr>
        <w:t>,</w:t>
      </w:r>
      <w:r w:rsidRPr="00C22AE5">
        <w:rPr>
          <w:rFonts w:ascii="Arial" w:hAnsi="Arial" w:cs="Arial"/>
          <w:b w:val="0"/>
          <w:color w:val="000000"/>
          <w:sz w:val="20"/>
          <w:szCs w:val="20"/>
        </w:rPr>
        <w:t xml:space="preserve"> it creates a certificate containing the public key provided by the CDS in the </w:t>
      </w:r>
      <w:r w:rsidRPr="00885B87">
        <w:rPr>
          <w:rFonts w:ascii="Arial" w:hAnsi="Arial" w:cs="Arial"/>
          <w:b w:val="0"/>
          <w:color w:val="000000"/>
          <w:sz w:val="20"/>
          <w:szCs w:val="20"/>
        </w:rPr>
        <w:t>DelegationSigningRequest</w:t>
      </w:r>
      <w:r w:rsidRPr="00C22AE5">
        <w:rPr>
          <w:rFonts w:ascii="Arial" w:hAnsi="Arial" w:cs="Arial"/>
          <w:b w:val="0"/>
          <w:color w:val="000000"/>
          <w:sz w:val="20"/>
          <w:szCs w:val="20"/>
        </w:rPr>
        <w:t>. The client signs the certificate with the private key of the credential that it is delegated. The client re-authenticates with the CDS using</w:t>
      </w:r>
      <w:r>
        <w:rPr>
          <w:rFonts w:ascii="Arial" w:hAnsi="Arial" w:cs="Arial"/>
          <w:b w:val="0"/>
          <w:color w:val="000000"/>
          <w:sz w:val="20"/>
          <w:szCs w:val="20"/>
        </w:rPr>
        <w:t xml:space="preserve"> CredentialSigningResponse</w:t>
      </w:r>
      <w:r w:rsidRPr="00C22AE5">
        <w:rPr>
          <w:rFonts w:ascii="Arial" w:hAnsi="Arial" w:cs="Arial"/>
          <w:b w:val="0"/>
          <w:color w:val="000000"/>
          <w:sz w:val="20"/>
          <w:szCs w:val="20"/>
        </w:rPr>
        <w:t xml:space="preserve">. Upon receiving the signed certificate </w:t>
      </w:r>
      <w:r>
        <w:rPr>
          <w:rFonts w:ascii="Arial" w:hAnsi="Arial" w:cs="Arial"/>
          <w:b w:val="0"/>
          <w:color w:val="000000"/>
          <w:sz w:val="20"/>
          <w:szCs w:val="20"/>
        </w:rPr>
        <w:t xml:space="preserve">through CredentialSigningResponse, </w:t>
      </w:r>
      <w:r w:rsidRPr="00C22AE5">
        <w:rPr>
          <w:rFonts w:ascii="Arial" w:hAnsi="Arial" w:cs="Arial"/>
          <w:b w:val="0"/>
          <w:color w:val="000000"/>
          <w:sz w:val="20"/>
          <w:szCs w:val="20"/>
        </w:rPr>
        <w:t>the CDS stores the certificate with the delegated credential record created during the Initiation Step. The signed certificate along with the earlier generated private key make up a credential which can be delegated to other clients based on the delegation policy specified. Finally the CDS creates a web service resource for the delegated credential and returns a reference to the resource (</w:t>
      </w:r>
      <w:r w:rsidRPr="00C22AE5">
        <w:rPr>
          <w:rFonts w:ascii="Arial" w:hAnsi="Arial" w:cs="Arial"/>
          <w:b w:val="0"/>
          <w:bCs w:val="0"/>
          <w:color w:val="000000"/>
          <w:sz w:val="20"/>
          <w:szCs w:val="20"/>
        </w:rPr>
        <w:t>DelegatedCredentialReference</w:t>
      </w:r>
      <w:r w:rsidRPr="00C22AE5">
        <w:rPr>
          <w:rFonts w:ascii="Arial" w:hAnsi="Arial" w:cs="Arial"/>
          <w:b w:val="0"/>
          <w:color w:val="000000"/>
          <w:sz w:val="20"/>
          <w:szCs w:val="20"/>
        </w:rPr>
        <w:t xml:space="preserve">) to the client. Client's wishing to obtain the delegator's credential can use the </w:t>
      </w:r>
      <w:r w:rsidRPr="00C22AE5">
        <w:rPr>
          <w:rFonts w:ascii="Arial" w:hAnsi="Arial" w:cs="Arial"/>
          <w:b w:val="0"/>
          <w:bCs w:val="0"/>
          <w:color w:val="000000"/>
          <w:sz w:val="20"/>
          <w:szCs w:val="20"/>
        </w:rPr>
        <w:t>DelegatedCredentialReference</w:t>
      </w:r>
      <w:r w:rsidRPr="00C22AE5">
        <w:rPr>
          <w:rFonts w:ascii="Arial" w:hAnsi="Arial" w:cs="Arial"/>
          <w:b w:val="0"/>
          <w:color w:val="000000"/>
          <w:sz w:val="20"/>
          <w:szCs w:val="20"/>
        </w:rPr>
        <w:t xml:space="preserve"> to request a credential from the CDS.</w:t>
      </w:r>
    </w:p>
    <w:p w:rsidR="003E140D" w:rsidRPr="00891B37" w:rsidRDefault="008A54FA" w:rsidP="003E140D">
      <w:pPr>
        <w:pStyle w:val="Caption"/>
        <w:jc w:val="center"/>
        <w:rPr>
          <w:i/>
          <w:color w:val="000000"/>
        </w:rPr>
      </w:pPr>
      <w:r>
        <w:rPr>
          <w:rFonts w:ascii="Arial" w:hAnsi="Arial" w:cs="Arial"/>
          <w:b w:val="0"/>
          <w:noProof/>
          <w:sz w:val="20"/>
          <w:szCs w:val="20"/>
        </w:rPr>
        <w:drawing>
          <wp:anchor distT="0" distB="0" distL="114300" distR="114300" simplePos="0" relativeHeight="251648512" behindDoc="1" locked="0" layoutInCell="1" allowOverlap="1">
            <wp:simplePos x="0" y="0"/>
            <wp:positionH relativeFrom="column">
              <wp:posOffset>71120</wp:posOffset>
            </wp:positionH>
            <wp:positionV relativeFrom="paragraph">
              <wp:posOffset>130175</wp:posOffset>
            </wp:positionV>
            <wp:extent cx="6115050" cy="1172210"/>
            <wp:effectExtent l="19050" t="0" r="0" b="0"/>
            <wp:wrapTight wrapText="bothSides">
              <wp:wrapPolygon edited="0">
                <wp:start x="-67" y="0"/>
                <wp:lineTo x="-67" y="21413"/>
                <wp:lineTo x="21600" y="21413"/>
                <wp:lineTo x="21600" y="0"/>
                <wp:lineTo x="-67" y="0"/>
              </wp:wrapPolygon>
            </wp:wrapTight>
            <wp:docPr id="868" name="Picture 868" descr="Delegation_Signing_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Delegation_Signing_Response"/>
                    <pic:cNvPicPr>
                      <a:picLocks noChangeAspect="1" noChangeArrowheads="1"/>
                    </pic:cNvPicPr>
                  </pic:nvPicPr>
                  <pic:blipFill>
                    <a:blip r:embed="rId174" cstate="print"/>
                    <a:srcRect/>
                    <a:stretch>
                      <a:fillRect/>
                    </a:stretch>
                  </pic:blipFill>
                  <pic:spPr bwMode="auto">
                    <a:xfrm>
                      <a:off x="0" y="0"/>
                      <a:ext cx="6115050" cy="1172210"/>
                    </a:xfrm>
                    <a:prstGeom prst="rect">
                      <a:avLst/>
                    </a:prstGeom>
                    <a:noFill/>
                    <a:ln w="9525">
                      <a:noFill/>
                      <a:miter lim="800000"/>
                      <a:headEnd/>
                      <a:tailEnd/>
                    </a:ln>
                  </pic:spPr>
                </pic:pic>
              </a:graphicData>
            </a:graphic>
          </wp:anchor>
        </w:drawing>
      </w:r>
      <w:bookmarkStart w:id="203" w:name="_Toc247950470"/>
      <w:r w:rsidR="003E140D" w:rsidRPr="00891B37">
        <w:rPr>
          <w:i/>
          <w:color w:val="000000"/>
        </w:rPr>
        <w:t xml:space="preserve">Figure </w:t>
      </w:r>
      <w:r w:rsidR="00754D31" w:rsidRPr="00891B37">
        <w:rPr>
          <w:i/>
          <w:color w:val="000000"/>
        </w:rPr>
        <w:fldChar w:fldCharType="begin"/>
      </w:r>
      <w:r w:rsidR="003E140D" w:rsidRPr="00891B37">
        <w:rPr>
          <w:i/>
          <w:color w:val="000000"/>
        </w:rPr>
        <w:instrText xml:space="preserve"> SEQ Figure \* ARABIC </w:instrText>
      </w:r>
      <w:r w:rsidR="00754D31" w:rsidRPr="00891B37">
        <w:rPr>
          <w:i/>
          <w:color w:val="000000"/>
        </w:rPr>
        <w:fldChar w:fldCharType="separate"/>
      </w:r>
      <w:r w:rsidR="000934A8">
        <w:rPr>
          <w:i/>
          <w:noProof/>
          <w:color w:val="000000"/>
        </w:rPr>
        <w:t>73</w:t>
      </w:r>
      <w:r w:rsidR="00754D31" w:rsidRPr="00891B37">
        <w:rPr>
          <w:i/>
          <w:color w:val="000000"/>
        </w:rPr>
        <w:fldChar w:fldCharType="end"/>
      </w:r>
      <w:r w:rsidR="003E140D" w:rsidRPr="00891B37">
        <w:rPr>
          <w:i/>
          <w:color w:val="000000"/>
        </w:rPr>
        <w:t xml:space="preserve"> DelegationSigningResponse</w:t>
      </w:r>
      <w:bookmarkEnd w:id="203"/>
    </w:p>
    <w:p w:rsidR="003E140D" w:rsidRDefault="003E140D" w:rsidP="003E140D"/>
    <w:p w:rsidR="003E140D" w:rsidRDefault="003E140D" w:rsidP="003E140D">
      <w:pPr>
        <w:pStyle w:val="Heading3"/>
      </w:pPr>
      <w:bookmarkStart w:id="204" w:name="_Toc248115700"/>
      <w:r>
        <w:t>Obtaining a delegated credential</w:t>
      </w:r>
      <w:bookmarkEnd w:id="204"/>
    </w:p>
    <w:p w:rsidR="003E140D" w:rsidRPr="00FC2283" w:rsidRDefault="003E140D" w:rsidP="003E140D">
      <w:pPr>
        <w:rPr>
          <w:rFonts w:ascii="Arial" w:hAnsi="Arial" w:cs="Arial"/>
          <w:sz w:val="20"/>
        </w:rPr>
      </w:pPr>
      <w:r w:rsidRPr="00FC2283">
        <w:rPr>
          <w:rFonts w:ascii="Arial" w:hAnsi="Arial" w:cs="Arial"/>
          <w:sz w:val="20"/>
        </w:rPr>
        <w:t>To obtain a credential, the client obtaining the credential must have in hand a DelegatedCredentialReference referring to the credential they wish to obtain. A DelegatedCredentialReference may be obtained directly from the delegator or directly from the CDS by asking the CDS which credentials have been delegated to them. Before making the request for the credential to the CDS, the client must generated a public/private key pair which will make up the credential. Once generated the client authenticates to the CDS using their credential and passes the CDS the DelegatedCredentialReference and the generated public key. Upon receiving the request from the client, the CDS check that the client against the delegation policy to validate that the client has been granted the ability to obtain the requested credential. If the client is authorized the CDS creates a certificate containing the public key supplied by the client and signs the certificate with the private key associated with the credential delegated the CDS by the delegator. The signed certificate is then returned to the client, the signed certificate along with the private key generated earlier by the client make up a credential that can be used to invoke secure services on the delegator's behalf.</w:t>
      </w:r>
    </w:p>
    <w:p w:rsidR="003E140D" w:rsidRDefault="003E140D" w:rsidP="003E140D"/>
    <w:p w:rsidR="003E140D" w:rsidRPr="004F76A8" w:rsidRDefault="008A54FA" w:rsidP="003E140D">
      <w:pPr>
        <w:pStyle w:val="Caption"/>
        <w:jc w:val="center"/>
        <w:rPr>
          <w:i/>
          <w:color w:val="000000"/>
        </w:rPr>
      </w:pPr>
      <w:r>
        <w:rPr>
          <w:rFonts w:ascii="Arial" w:hAnsi="Arial" w:cs="Arial"/>
          <w:i/>
          <w:noProof/>
          <w:color w:val="000000"/>
          <w:sz w:val="20"/>
          <w:szCs w:val="20"/>
        </w:rPr>
        <w:lastRenderedPageBreak/>
        <w:drawing>
          <wp:anchor distT="0" distB="0" distL="114300" distR="114300" simplePos="0" relativeHeight="251649536" behindDoc="1" locked="0" layoutInCell="1" allowOverlap="1">
            <wp:simplePos x="0" y="0"/>
            <wp:positionH relativeFrom="column">
              <wp:posOffset>0</wp:posOffset>
            </wp:positionH>
            <wp:positionV relativeFrom="paragraph">
              <wp:posOffset>-139700</wp:posOffset>
            </wp:positionV>
            <wp:extent cx="6124575" cy="3181350"/>
            <wp:effectExtent l="19050" t="0" r="9525" b="0"/>
            <wp:wrapTight wrapText="bothSides">
              <wp:wrapPolygon edited="0">
                <wp:start x="0" y="129"/>
                <wp:lineTo x="-67" y="21341"/>
                <wp:lineTo x="21634" y="21341"/>
                <wp:lineTo x="21634" y="129"/>
                <wp:lineTo x="0" y="129"/>
              </wp:wrapPolygon>
            </wp:wrapTight>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175" cstate="print"/>
                    <a:srcRect/>
                    <a:stretch>
                      <a:fillRect/>
                    </a:stretch>
                  </pic:blipFill>
                  <pic:spPr bwMode="auto">
                    <a:xfrm>
                      <a:off x="0" y="0"/>
                      <a:ext cx="6124575" cy="3181350"/>
                    </a:xfrm>
                    <a:prstGeom prst="rect">
                      <a:avLst/>
                    </a:prstGeom>
                    <a:noFill/>
                    <a:ln w="9525">
                      <a:noFill/>
                      <a:miter lim="800000"/>
                      <a:headEnd/>
                      <a:tailEnd/>
                    </a:ln>
                  </pic:spPr>
                </pic:pic>
              </a:graphicData>
            </a:graphic>
          </wp:anchor>
        </w:drawing>
      </w:r>
      <w:bookmarkStart w:id="205" w:name="_Toc247950471"/>
      <w:r w:rsidR="003E140D" w:rsidRPr="004F76A8">
        <w:rPr>
          <w:i/>
          <w:color w:val="000000"/>
        </w:rPr>
        <w:t xml:space="preserve">Figure </w:t>
      </w:r>
      <w:r w:rsidR="00754D31" w:rsidRPr="004F76A8">
        <w:rPr>
          <w:i/>
          <w:color w:val="000000"/>
        </w:rPr>
        <w:fldChar w:fldCharType="begin"/>
      </w:r>
      <w:r w:rsidR="003E140D" w:rsidRPr="004F76A8">
        <w:rPr>
          <w:i/>
          <w:color w:val="000000"/>
        </w:rPr>
        <w:instrText xml:space="preserve"> SEQ Figure \* ARABIC </w:instrText>
      </w:r>
      <w:r w:rsidR="00754D31" w:rsidRPr="004F76A8">
        <w:rPr>
          <w:i/>
          <w:color w:val="000000"/>
        </w:rPr>
        <w:fldChar w:fldCharType="separate"/>
      </w:r>
      <w:r w:rsidR="000934A8">
        <w:rPr>
          <w:i/>
          <w:noProof/>
          <w:color w:val="000000"/>
        </w:rPr>
        <w:t>74</w:t>
      </w:r>
      <w:r w:rsidR="00754D31" w:rsidRPr="004F76A8">
        <w:rPr>
          <w:i/>
          <w:color w:val="000000"/>
        </w:rPr>
        <w:fldChar w:fldCharType="end"/>
      </w:r>
      <w:r w:rsidR="003E140D" w:rsidRPr="004F76A8">
        <w:rPr>
          <w:i/>
          <w:color w:val="000000"/>
        </w:rPr>
        <w:t xml:space="preserve"> </w:t>
      </w:r>
      <w:r w:rsidR="003E140D">
        <w:rPr>
          <w:i/>
          <w:color w:val="000000"/>
        </w:rPr>
        <w:t>O</w:t>
      </w:r>
      <w:r w:rsidR="003E140D" w:rsidRPr="004F76A8">
        <w:rPr>
          <w:i/>
          <w:color w:val="000000"/>
        </w:rPr>
        <w:t>btaining delegated credential sequence diagram</w:t>
      </w:r>
      <w:bookmarkEnd w:id="205"/>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Pr="00DC6A2D" w:rsidRDefault="003E140D" w:rsidP="003E140D">
      <w:pPr>
        <w:keepNext/>
      </w:pPr>
      <w:r w:rsidRPr="001528EC">
        <w:rPr>
          <w:rFonts w:ascii="Arial" w:hAnsi="Arial" w:cs="Arial"/>
          <w:sz w:val="20"/>
        </w:rPr>
        <w:t>Following diagram shows type definition of DelegationRecordFilter used to obtain delegated credentials.</w:t>
      </w:r>
    </w:p>
    <w:p w:rsidR="003E140D" w:rsidRDefault="008A54FA" w:rsidP="003E140D">
      <w:r>
        <w:rPr>
          <w:noProof/>
        </w:rPr>
        <w:drawing>
          <wp:anchor distT="0" distB="0" distL="114300" distR="114300" simplePos="0" relativeHeight="251650560" behindDoc="1" locked="0" layoutInCell="1" allowOverlap="1">
            <wp:simplePos x="0" y="0"/>
            <wp:positionH relativeFrom="column">
              <wp:posOffset>0</wp:posOffset>
            </wp:positionH>
            <wp:positionV relativeFrom="paragraph">
              <wp:posOffset>376555</wp:posOffset>
            </wp:positionV>
            <wp:extent cx="6124575" cy="2076450"/>
            <wp:effectExtent l="19050" t="0" r="9525" b="0"/>
            <wp:wrapTight wrapText="bothSides">
              <wp:wrapPolygon edited="0">
                <wp:start x="-67" y="0"/>
                <wp:lineTo x="-67" y="21402"/>
                <wp:lineTo x="21634" y="21402"/>
                <wp:lineTo x="21634" y="0"/>
                <wp:lineTo x="-67" y="0"/>
              </wp:wrapPolygon>
            </wp:wrapTight>
            <wp:docPr id="872" name="Picture 872" descr="Delegation_Record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Delegation_Record_Filter"/>
                    <pic:cNvPicPr>
                      <a:picLocks noChangeAspect="1" noChangeArrowheads="1"/>
                    </pic:cNvPicPr>
                  </pic:nvPicPr>
                  <pic:blipFill>
                    <a:blip r:embed="rId176" cstate="print"/>
                    <a:srcRect/>
                    <a:stretch>
                      <a:fillRect/>
                    </a:stretch>
                  </pic:blipFill>
                  <pic:spPr bwMode="auto">
                    <a:xfrm>
                      <a:off x="0" y="0"/>
                      <a:ext cx="6124575" cy="2076450"/>
                    </a:xfrm>
                    <a:prstGeom prst="rect">
                      <a:avLst/>
                    </a:prstGeom>
                    <a:noFill/>
                    <a:ln w="9525">
                      <a:noFill/>
                      <a:miter lim="800000"/>
                      <a:headEnd/>
                      <a:tailEnd/>
                    </a:ln>
                  </pic:spPr>
                </pic:pic>
              </a:graphicData>
            </a:graphic>
          </wp:anchor>
        </w:drawing>
      </w:r>
    </w:p>
    <w:p w:rsidR="003E140D" w:rsidRDefault="003E140D" w:rsidP="003E140D"/>
    <w:p w:rsidR="003E140D" w:rsidRPr="00DC6A2D" w:rsidRDefault="003E140D" w:rsidP="003E140D">
      <w:pPr>
        <w:pStyle w:val="Caption"/>
        <w:jc w:val="center"/>
        <w:rPr>
          <w:i/>
          <w:color w:val="000000"/>
        </w:rPr>
      </w:pPr>
      <w:bookmarkStart w:id="206" w:name="_Toc247950472"/>
      <w:r w:rsidRPr="00DC6A2D">
        <w:rPr>
          <w:i/>
          <w:color w:val="000000"/>
        </w:rPr>
        <w:t xml:space="preserve">Figure </w:t>
      </w:r>
      <w:r w:rsidR="00754D31" w:rsidRPr="00DC6A2D">
        <w:rPr>
          <w:i/>
          <w:color w:val="000000"/>
        </w:rPr>
        <w:fldChar w:fldCharType="begin"/>
      </w:r>
      <w:r w:rsidRPr="00DC6A2D">
        <w:rPr>
          <w:i/>
          <w:color w:val="000000"/>
        </w:rPr>
        <w:instrText xml:space="preserve"> SEQ Figure \* ARABIC </w:instrText>
      </w:r>
      <w:r w:rsidR="00754D31" w:rsidRPr="00DC6A2D">
        <w:rPr>
          <w:i/>
          <w:color w:val="000000"/>
        </w:rPr>
        <w:fldChar w:fldCharType="separate"/>
      </w:r>
      <w:r w:rsidR="000934A8">
        <w:rPr>
          <w:i/>
          <w:noProof/>
          <w:color w:val="000000"/>
        </w:rPr>
        <w:t>75</w:t>
      </w:r>
      <w:r w:rsidR="00754D31" w:rsidRPr="00DC6A2D">
        <w:rPr>
          <w:i/>
          <w:color w:val="000000"/>
        </w:rPr>
        <w:fldChar w:fldCharType="end"/>
      </w:r>
      <w:r w:rsidRPr="00DC6A2D">
        <w:rPr>
          <w:i/>
          <w:color w:val="000000"/>
        </w:rPr>
        <w:t xml:space="preserve"> DelegationRecordFilter type</w:t>
      </w:r>
      <w:bookmarkEnd w:id="206"/>
    </w:p>
    <w:p w:rsidR="003E140D" w:rsidRDefault="003E140D" w:rsidP="003E140D"/>
    <w:p w:rsidR="003E140D" w:rsidRDefault="003E140D" w:rsidP="003E140D"/>
    <w:p w:rsidR="003E140D" w:rsidRDefault="003E140D" w:rsidP="003E140D">
      <w:pPr>
        <w:rPr>
          <w:rFonts w:ascii="Arial" w:hAnsi="Arial" w:cs="Arial"/>
          <w:sz w:val="20"/>
        </w:rPr>
      </w:pPr>
      <w:r w:rsidRPr="00910C00">
        <w:rPr>
          <w:rFonts w:ascii="Arial" w:hAnsi="Arial" w:cs="Arial"/>
          <w:sz w:val="20"/>
        </w:rPr>
        <w:t xml:space="preserve">Complete schema definition for CredentialDelegationService can be referred at </w:t>
      </w:r>
    </w:p>
    <w:p w:rsidR="003E140D" w:rsidRPr="00910C00" w:rsidRDefault="003E140D" w:rsidP="003E140D">
      <w:pPr>
        <w:rPr>
          <w:rFonts w:ascii="Arial" w:hAnsi="Arial" w:cs="Arial"/>
          <w:sz w:val="20"/>
        </w:rPr>
      </w:pPr>
    </w:p>
    <w:p w:rsidR="003E140D" w:rsidRPr="00B806D4" w:rsidRDefault="00754D31" w:rsidP="003E140D">
      <w:pPr>
        <w:rPr>
          <w:rFonts w:ascii="Arial" w:hAnsi="Arial" w:cs="Arial"/>
          <w:sz w:val="20"/>
        </w:rPr>
      </w:pPr>
      <w:hyperlink r:id="rId177" w:history="1">
        <w:r w:rsidR="003E140D" w:rsidRPr="00B806D4">
          <w:rPr>
            <w:rStyle w:val="Hyperlink"/>
            <w:rFonts w:ascii="Arial" w:hAnsi="Arial" w:cs="Arial"/>
            <w:sz w:val="20"/>
          </w:rPr>
          <w:t>https://ncisvn.nci.nih.gov/svn/cagrid/tags/</w:t>
        </w:r>
        <w:r w:rsidR="00101218">
          <w:rPr>
            <w:rStyle w:val="Hyperlink"/>
            <w:rFonts w:ascii="Arial" w:hAnsi="Arial" w:cs="Arial"/>
            <w:sz w:val="20"/>
          </w:rPr>
          <w:t>caGrid-1_3_release_final</w:t>
        </w:r>
        <w:r w:rsidR="003E140D" w:rsidRPr="00B806D4">
          <w:rPr>
            <w:rStyle w:val="Hyperlink"/>
            <w:rFonts w:ascii="Arial" w:hAnsi="Arial" w:cs="Arial"/>
            <w:sz w:val="20"/>
          </w:rPr>
          <w:t>/cagrid-1-0/caGrid/projects/cds/schema/CredentialDelegationService/</w:t>
        </w:r>
      </w:hyperlink>
      <w:hyperlink r:id="rId178" w:history="1">
        <w:r w:rsidR="003E140D" w:rsidRPr="00B806D4">
          <w:rPr>
            <w:rStyle w:val="Hyperlink"/>
            <w:rFonts w:ascii="Arial" w:hAnsi="Arial" w:cs="Arial"/>
            <w:sz w:val="20"/>
          </w:rPr>
          <w:t>credential-delegation-service.xsd</w:t>
        </w:r>
      </w:hyperlink>
    </w:p>
    <w:p w:rsidR="003E140D" w:rsidRDefault="003E140D" w:rsidP="003E140D"/>
    <w:p w:rsidR="003E140D" w:rsidRDefault="003E140D" w:rsidP="003E140D"/>
    <w:p w:rsidR="003E140D" w:rsidRDefault="003E140D" w:rsidP="003E140D"/>
    <w:p w:rsidR="002B2EDA" w:rsidRDefault="002B2EDA" w:rsidP="003E140D"/>
    <w:p w:rsidR="003E140D" w:rsidRDefault="003E140D" w:rsidP="003E140D">
      <w:pPr>
        <w:pStyle w:val="Heading3"/>
      </w:pPr>
      <w:bookmarkStart w:id="207" w:name="_Toc248115701"/>
      <w:r>
        <w:lastRenderedPageBreak/>
        <w:t>Administration</w:t>
      </w:r>
      <w:bookmarkEnd w:id="207"/>
    </w:p>
    <w:p w:rsidR="003E140D" w:rsidRPr="00D65CCC" w:rsidRDefault="003E140D" w:rsidP="003E140D">
      <w:pPr>
        <w:rPr>
          <w:rFonts w:ascii="Arial" w:hAnsi="Arial" w:cs="Arial"/>
          <w:color w:val="000000"/>
          <w:sz w:val="20"/>
        </w:rPr>
      </w:pPr>
      <w:r w:rsidRPr="00D65CCC">
        <w:rPr>
          <w:rFonts w:ascii="Arial" w:hAnsi="Arial" w:cs="Arial"/>
          <w:color w:val="000000"/>
          <w:sz w:val="20"/>
        </w:rPr>
        <w:t>The CDS maintains a group of administrative users. Administrative users have the ability to monitor all delegated credentials, update the status of delegated credentials, and manage the group of administrators. The CDS web service interface allows administrators to add administrators, remove administrators, and obtain a list of administrators from the CDS. CDS administrators are identified by their Grid identity and must authenticate with the CDS using their Grid credentials to invoke administrative operations.</w:t>
      </w:r>
    </w:p>
    <w:p w:rsidR="003E140D" w:rsidRPr="000D2F71" w:rsidRDefault="003E140D" w:rsidP="003E140D">
      <w:pPr>
        <w:rPr>
          <w:rFonts w:ascii="Arial" w:hAnsi="Arial" w:cs="Arial"/>
          <w:color w:val="000000"/>
          <w:sz w:val="20"/>
        </w:rPr>
      </w:pPr>
    </w:p>
    <w:p w:rsidR="003E140D" w:rsidRDefault="003E140D" w:rsidP="003E140D">
      <w:pPr>
        <w:rPr>
          <w:rFonts w:ascii="Arial" w:hAnsi="Arial" w:cs="Arial"/>
          <w:color w:val="000000"/>
          <w:sz w:val="20"/>
        </w:rPr>
      </w:pPr>
      <w:r w:rsidRPr="000D2F71">
        <w:rPr>
          <w:rFonts w:ascii="Arial" w:hAnsi="Arial" w:cs="Arial"/>
          <w:color w:val="000000"/>
          <w:sz w:val="20"/>
        </w:rPr>
        <w:t xml:space="preserve">The CDS allows both clients and administrators to monitor delegated credentials. Clients may monitor only the credentials they delegated, where as administrators may monitor any credential delegated to the CDS. </w:t>
      </w:r>
    </w:p>
    <w:p w:rsidR="003E140D" w:rsidRDefault="003E140D" w:rsidP="003E140D">
      <w:pPr>
        <w:rPr>
          <w:rFonts w:ascii="Arial" w:hAnsi="Arial" w:cs="Arial"/>
          <w:color w:val="000000"/>
          <w:sz w:val="20"/>
        </w:rPr>
      </w:pPr>
    </w:p>
    <w:p w:rsidR="003E140D" w:rsidRDefault="003E140D" w:rsidP="003E140D">
      <w:pPr>
        <w:rPr>
          <w:rFonts w:ascii="Arial" w:hAnsi="Arial" w:cs="Arial"/>
          <w:color w:val="000000"/>
          <w:sz w:val="20"/>
        </w:rPr>
      </w:pPr>
      <w:r>
        <w:rPr>
          <w:rFonts w:ascii="Arial" w:hAnsi="Arial" w:cs="Arial"/>
          <w:color w:val="000000"/>
          <w:sz w:val="20"/>
        </w:rPr>
        <w:t xml:space="preserve">Following are the operation provided by CredentialDelegationService to administer credential delegation. Details on each of these methods </w:t>
      </w:r>
      <w:r w:rsidR="00CE13E1">
        <w:rPr>
          <w:rFonts w:ascii="Arial" w:hAnsi="Arial" w:cs="Arial"/>
          <w:color w:val="000000"/>
          <w:sz w:val="20"/>
        </w:rPr>
        <w:t>can be referred at section 3.6.3</w:t>
      </w:r>
      <w:r>
        <w:rPr>
          <w:rFonts w:ascii="Arial" w:hAnsi="Arial" w:cs="Arial"/>
          <w:color w:val="000000"/>
          <w:sz w:val="20"/>
        </w:rPr>
        <w:t>.</w:t>
      </w:r>
    </w:p>
    <w:p w:rsidR="003E140D" w:rsidRDefault="003E140D" w:rsidP="003E140D">
      <w:pPr>
        <w:rPr>
          <w:rFonts w:ascii="Arial" w:hAnsi="Arial" w:cs="Arial"/>
          <w:color w:val="000000"/>
          <w:sz w:val="20"/>
        </w:rPr>
      </w:pPr>
    </w:p>
    <w:p w:rsidR="003E140D" w:rsidRPr="000D2F71" w:rsidRDefault="003E140D" w:rsidP="003E140D">
      <w:pPr>
        <w:rPr>
          <w:rFonts w:ascii="Arial" w:hAnsi="Arial" w:cs="Arial"/>
          <w:color w:val="000000"/>
          <w:sz w:val="20"/>
        </w:rPr>
      </w:pPr>
      <w:r w:rsidRPr="000D2F71">
        <w:rPr>
          <w:rFonts w:ascii="Arial" w:hAnsi="Arial" w:cs="Arial"/>
          <w:color w:val="000000"/>
          <w:sz w:val="20"/>
        </w:rPr>
        <w:t>addAdmin(String gridIdentity)</w:t>
      </w:r>
    </w:p>
    <w:p w:rsidR="003E140D" w:rsidRPr="000D2F71" w:rsidRDefault="003E140D" w:rsidP="003E140D">
      <w:pPr>
        <w:rPr>
          <w:rFonts w:ascii="Arial" w:hAnsi="Arial" w:cs="Arial"/>
          <w:color w:val="000000"/>
          <w:sz w:val="20"/>
        </w:rPr>
      </w:pPr>
      <w:r w:rsidRPr="000D2F71">
        <w:rPr>
          <w:rFonts w:ascii="Arial" w:hAnsi="Arial" w:cs="Arial"/>
          <w:color w:val="000000"/>
          <w:sz w:val="20"/>
        </w:rPr>
        <w:t>getAdmins()</w:t>
      </w:r>
    </w:p>
    <w:p w:rsidR="003E140D" w:rsidRPr="000D2F71" w:rsidRDefault="003E140D" w:rsidP="003E140D">
      <w:pPr>
        <w:rPr>
          <w:rFonts w:ascii="Arial" w:hAnsi="Arial" w:cs="Arial"/>
          <w:color w:val="000000"/>
          <w:sz w:val="20"/>
        </w:rPr>
      </w:pPr>
      <w:r w:rsidRPr="000D2F71">
        <w:rPr>
          <w:rFonts w:ascii="Arial" w:hAnsi="Arial" w:cs="Arial"/>
          <w:color w:val="000000"/>
          <w:sz w:val="20"/>
        </w:rPr>
        <w:t>removeAdmin(String gridIdentity)</w:t>
      </w:r>
    </w:p>
    <w:p w:rsidR="003E140D" w:rsidRPr="000D2F71" w:rsidRDefault="003E140D" w:rsidP="003E140D">
      <w:pPr>
        <w:rPr>
          <w:rFonts w:ascii="Arial" w:hAnsi="Arial" w:cs="Arial"/>
          <w:color w:val="000000"/>
          <w:sz w:val="20"/>
        </w:rPr>
      </w:pPr>
      <w:r w:rsidRPr="000D2F71">
        <w:rPr>
          <w:rFonts w:ascii="Arial" w:hAnsi="Arial" w:cs="Arial"/>
          <w:color w:val="000000"/>
          <w:sz w:val="20"/>
        </w:rPr>
        <w:t>updateDelegatedCredentialStatus(DelegationIdentifier, DelegationStatus)</w:t>
      </w:r>
    </w:p>
    <w:p w:rsidR="003E140D" w:rsidRPr="000D2F71" w:rsidRDefault="003E140D" w:rsidP="003E140D">
      <w:pPr>
        <w:rPr>
          <w:rFonts w:ascii="Arial" w:hAnsi="Arial" w:cs="Arial"/>
          <w:color w:val="000000"/>
          <w:sz w:val="20"/>
        </w:rPr>
      </w:pPr>
      <w:r w:rsidRPr="000D2F71">
        <w:rPr>
          <w:rFonts w:ascii="Arial" w:hAnsi="Arial" w:cs="Arial"/>
          <w:color w:val="000000"/>
          <w:sz w:val="20"/>
        </w:rPr>
        <w:t>deleteDelegatedCredential(DelegationIdentifier)</w:t>
      </w:r>
    </w:p>
    <w:p w:rsidR="003E140D" w:rsidRPr="000D2F71" w:rsidRDefault="003E140D" w:rsidP="003E140D">
      <w:pPr>
        <w:rPr>
          <w:rFonts w:ascii="Arial" w:hAnsi="Arial" w:cs="Arial"/>
          <w:color w:val="000000"/>
          <w:sz w:val="20"/>
        </w:rPr>
      </w:pPr>
      <w:r w:rsidRPr="000D2F71">
        <w:rPr>
          <w:rFonts w:ascii="Arial" w:hAnsi="Arial" w:cs="Arial"/>
          <w:color w:val="000000"/>
          <w:sz w:val="20"/>
        </w:rPr>
        <w:t>searchDeligatedCredentialAuditLog(DelegatedCredentialAuditFilter)</w:t>
      </w:r>
    </w:p>
    <w:p w:rsidR="003E140D" w:rsidRPr="003B1F51" w:rsidRDefault="003E140D" w:rsidP="003E140D"/>
    <w:p w:rsidR="003E140D" w:rsidRDefault="003E140D" w:rsidP="003E140D">
      <w:pPr>
        <w:pStyle w:val="Heading3"/>
      </w:pPr>
      <w:bookmarkStart w:id="208" w:name="_Toc248115702"/>
      <w:r>
        <w:t>Data types</w:t>
      </w:r>
      <w:bookmarkEnd w:id="208"/>
    </w:p>
    <w:p w:rsidR="003E140D" w:rsidRDefault="003E140D" w:rsidP="003E140D">
      <w:pPr>
        <w:spacing w:line="260" w:lineRule="atLeast"/>
        <w:rPr>
          <w:rFonts w:ascii="Helvetica" w:hAnsi="Helvetica"/>
          <w:color w:val="000000"/>
          <w:sz w:val="20"/>
        </w:rPr>
      </w:pPr>
      <w:r>
        <w:rPr>
          <w:rFonts w:ascii="Helvetica" w:hAnsi="Helvetica"/>
          <w:color w:val="000000"/>
          <w:sz w:val="20"/>
        </w:rPr>
        <w:t xml:space="preserve">Following links provides WSDL and schema definitions for </w:t>
      </w:r>
      <w:r>
        <w:rPr>
          <w:rFonts w:ascii="Arial" w:hAnsi="Arial" w:cs="Arial"/>
          <w:color w:val="000000"/>
          <w:sz w:val="20"/>
        </w:rPr>
        <w:t>CredentialDelegationService</w:t>
      </w:r>
      <w:r>
        <w:rPr>
          <w:rFonts w:ascii="Helvetica" w:hAnsi="Helvetica"/>
          <w:color w:val="000000"/>
          <w:sz w:val="20"/>
        </w:rPr>
        <w:t>.</w:t>
      </w:r>
    </w:p>
    <w:p w:rsidR="003E140D" w:rsidRPr="0022650F" w:rsidRDefault="003E140D" w:rsidP="003E140D"/>
    <w:p w:rsidR="003E140D" w:rsidRPr="006C1CCB" w:rsidRDefault="00754D31" w:rsidP="003E140D">
      <w:pPr>
        <w:rPr>
          <w:rFonts w:ascii="Arial" w:hAnsi="Arial" w:cs="Arial"/>
          <w:sz w:val="20"/>
        </w:rPr>
      </w:pPr>
      <w:hyperlink r:id="rId179" w:history="1">
        <w:r w:rsidR="003E140D" w:rsidRPr="006C1CCB">
          <w:rPr>
            <w:rStyle w:val="Hyperlink"/>
            <w:rFonts w:ascii="Arial" w:hAnsi="Arial" w:cs="Arial"/>
            <w:sz w:val="20"/>
          </w:rPr>
          <w:t>https://ncisvn.nci.nih.gov/svn/cagrid/tags/</w:t>
        </w:r>
        <w:r w:rsidR="00101218" w:rsidRPr="006C1CCB">
          <w:rPr>
            <w:rStyle w:val="Hyperlink"/>
            <w:rFonts w:ascii="Arial" w:hAnsi="Arial" w:cs="Arial"/>
            <w:sz w:val="20"/>
          </w:rPr>
          <w:t>caGrid-1_3_release_final</w:t>
        </w:r>
        <w:r w:rsidR="003E140D" w:rsidRPr="006C1CCB">
          <w:rPr>
            <w:rStyle w:val="Hyperlink"/>
            <w:rFonts w:ascii="Arial" w:hAnsi="Arial" w:cs="Arial"/>
            <w:sz w:val="20"/>
          </w:rPr>
          <w:t>/cagrid-1-0/caGrid/projects/cds/schema/CredentialDelegationService/</w:t>
        </w:r>
      </w:hyperlink>
      <w:hyperlink r:id="rId180" w:history="1">
        <w:r w:rsidR="003E140D" w:rsidRPr="006C1CCB">
          <w:rPr>
            <w:rStyle w:val="Hyperlink"/>
            <w:rFonts w:ascii="Arial" w:hAnsi="Arial" w:cs="Arial"/>
            <w:sz w:val="20"/>
          </w:rPr>
          <w:t>CredentialDelegationService.wsdl</w:t>
        </w:r>
      </w:hyperlink>
    </w:p>
    <w:p w:rsidR="003E140D" w:rsidRPr="006C1CCB" w:rsidRDefault="003E140D" w:rsidP="003E140D">
      <w:pPr>
        <w:rPr>
          <w:rFonts w:ascii="Arial" w:hAnsi="Arial" w:cs="Arial"/>
          <w:sz w:val="20"/>
        </w:rPr>
      </w:pPr>
    </w:p>
    <w:p w:rsidR="003E140D" w:rsidRPr="006C1CCB" w:rsidRDefault="00754D31" w:rsidP="003E140D">
      <w:pPr>
        <w:rPr>
          <w:rFonts w:ascii="Arial" w:hAnsi="Arial" w:cs="Arial"/>
          <w:sz w:val="20"/>
        </w:rPr>
      </w:pPr>
      <w:hyperlink r:id="rId181" w:history="1">
        <w:r w:rsidR="003E140D" w:rsidRPr="006C1CCB">
          <w:rPr>
            <w:rStyle w:val="Hyperlink"/>
            <w:rFonts w:ascii="Arial" w:hAnsi="Arial" w:cs="Arial"/>
            <w:sz w:val="20"/>
          </w:rPr>
          <w:t>https://ncisvn.nci.nih.gov/svn/cagrid/tags/</w:t>
        </w:r>
        <w:r w:rsidR="00101218" w:rsidRPr="006C1CCB">
          <w:rPr>
            <w:rStyle w:val="Hyperlink"/>
            <w:rFonts w:ascii="Arial" w:hAnsi="Arial" w:cs="Arial"/>
            <w:sz w:val="20"/>
          </w:rPr>
          <w:t>caGrid-1_3_release_final</w:t>
        </w:r>
        <w:r w:rsidR="003E140D" w:rsidRPr="006C1CCB">
          <w:rPr>
            <w:rStyle w:val="Hyperlink"/>
            <w:rFonts w:ascii="Arial" w:hAnsi="Arial" w:cs="Arial"/>
            <w:sz w:val="20"/>
          </w:rPr>
          <w:t>/cagrid-1-0/caGrid/projects/cds/schema/CredentialDelegationService/</w:t>
        </w:r>
      </w:hyperlink>
      <w:hyperlink r:id="rId182" w:history="1">
        <w:r w:rsidR="003E140D" w:rsidRPr="006C1CCB">
          <w:rPr>
            <w:rStyle w:val="Hyperlink"/>
            <w:rFonts w:ascii="Arial" w:hAnsi="Arial" w:cs="Arial"/>
            <w:sz w:val="20"/>
          </w:rPr>
          <w:t>DelegatedCredential.wsdl</w:t>
        </w:r>
      </w:hyperlink>
    </w:p>
    <w:p w:rsidR="003E140D" w:rsidRPr="006C1CCB" w:rsidRDefault="003E140D" w:rsidP="003E140D">
      <w:pPr>
        <w:rPr>
          <w:rFonts w:ascii="Arial" w:hAnsi="Arial" w:cs="Arial"/>
          <w:sz w:val="20"/>
        </w:rPr>
      </w:pPr>
    </w:p>
    <w:p w:rsidR="003E140D" w:rsidRPr="006C1CCB" w:rsidRDefault="00754D31" w:rsidP="003E140D">
      <w:pPr>
        <w:rPr>
          <w:rFonts w:ascii="Arial" w:hAnsi="Arial" w:cs="Arial"/>
          <w:sz w:val="20"/>
        </w:rPr>
      </w:pPr>
      <w:hyperlink r:id="rId183" w:history="1">
        <w:r w:rsidR="003E140D" w:rsidRPr="006C1CCB">
          <w:rPr>
            <w:rStyle w:val="Hyperlink"/>
            <w:rFonts w:ascii="Arial" w:hAnsi="Arial" w:cs="Arial"/>
            <w:sz w:val="20"/>
          </w:rPr>
          <w:t>https://ncisvn.nci.nih.gov/svn/cagrid/tags/</w:t>
        </w:r>
        <w:r w:rsidR="00101218" w:rsidRPr="006C1CCB">
          <w:rPr>
            <w:rStyle w:val="Hyperlink"/>
            <w:rFonts w:ascii="Arial" w:hAnsi="Arial" w:cs="Arial"/>
            <w:sz w:val="20"/>
          </w:rPr>
          <w:t>caGrid-1_3_release_final</w:t>
        </w:r>
        <w:r w:rsidR="003E140D" w:rsidRPr="006C1CCB">
          <w:rPr>
            <w:rStyle w:val="Hyperlink"/>
            <w:rFonts w:ascii="Arial" w:hAnsi="Arial" w:cs="Arial"/>
            <w:sz w:val="20"/>
          </w:rPr>
          <w:t>/cagrid-1-0/caGrid/projects/cds/schema/CredentialDelegationService/</w:t>
        </w:r>
      </w:hyperlink>
      <w:hyperlink r:id="rId184" w:history="1">
        <w:r w:rsidR="003E140D" w:rsidRPr="006C1CCB">
          <w:rPr>
            <w:rStyle w:val="Hyperlink"/>
            <w:rFonts w:ascii="Arial" w:hAnsi="Arial" w:cs="Arial"/>
            <w:sz w:val="20"/>
          </w:rPr>
          <w:t>WS-ResourceLifetime.wsdl</w:t>
        </w:r>
      </w:hyperlink>
    </w:p>
    <w:p w:rsidR="003E140D" w:rsidRPr="006C1CCB" w:rsidRDefault="003E140D" w:rsidP="003E140D">
      <w:pPr>
        <w:rPr>
          <w:rFonts w:ascii="Arial" w:hAnsi="Arial" w:cs="Arial"/>
          <w:sz w:val="20"/>
        </w:rPr>
      </w:pPr>
    </w:p>
    <w:p w:rsidR="003E140D" w:rsidRPr="006C1CCB" w:rsidRDefault="00754D31" w:rsidP="003E140D">
      <w:pPr>
        <w:rPr>
          <w:rFonts w:ascii="Arial" w:hAnsi="Arial" w:cs="Arial"/>
          <w:sz w:val="20"/>
        </w:rPr>
      </w:pPr>
      <w:hyperlink r:id="rId185" w:history="1">
        <w:r w:rsidR="003E140D" w:rsidRPr="006C1CCB">
          <w:rPr>
            <w:rStyle w:val="Hyperlink"/>
            <w:rFonts w:ascii="Arial" w:hAnsi="Arial" w:cs="Arial"/>
            <w:sz w:val="20"/>
          </w:rPr>
          <w:t>https://ncisvn.nci.nih.gov/svn/cagrid/tags/</w:t>
        </w:r>
        <w:r w:rsidR="00101218" w:rsidRPr="006C1CCB">
          <w:rPr>
            <w:rStyle w:val="Hyperlink"/>
            <w:rFonts w:ascii="Arial" w:hAnsi="Arial" w:cs="Arial"/>
            <w:sz w:val="20"/>
          </w:rPr>
          <w:t>caGrid-1_3_release_final</w:t>
        </w:r>
        <w:r w:rsidR="003E140D" w:rsidRPr="006C1CCB">
          <w:rPr>
            <w:rStyle w:val="Hyperlink"/>
            <w:rFonts w:ascii="Arial" w:hAnsi="Arial" w:cs="Arial"/>
            <w:sz w:val="20"/>
          </w:rPr>
          <w:t>/cagrid-1-0/caGrid/projects/cds/schema/CredentialDelegationService/</w:t>
        </w:r>
      </w:hyperlink>
      <w:hyperlink r:id="rId186" w:history="1">
        <w:r w:rsidR="003E140D" w:rsidRPr="006C1CCB">
          <w:rPr>
            <w:rStyle w:val="Hyperlink"/>
            <w:rFonts w:ascii="Arial" w:hAnsi="Arial" w:cs="Arial"/>
            <w:sz w:val="20"/>
          </w:rPr>
          <w:t>credential-delegation-service.xsd</w:t>
        </w:r>
      </w:hyperlink>
    </w:p>
    <w:p w:rsidR="003E140D" w:rsidRPr="006C1CCB" w:rsidRDefault="003E140D" w:rsidP="003E140D">
      <w:pPr>
        <w:rPr>
          <w:rFonts w:ascii="Arial" w:hAnsi="Arial" w:cs="Arial"/>
          <w:sz w:val="20"/>
        </w:rPr>
      </w:pPr>
    </w:p>
    <w:p w:rsidR="003E140D" w:rsidRPr="006C1CCB" w:rsidRDefault="00754D31" w:rsidP="003E140D">
      <w:pPr>
        <w:rPr>
          <w:rFonts w:ascii="Arial" w:hAnsi="Arial" w:cs="Arial"/>
          <w:sz w:val="20"/>
        </w:rPr>
      </w:pPr>
      <w:hyperlink r:id="rId187" w:history="1">
        <w:r w:rsidR="003E140D" w:rsidRPr="006C1CCB">
          <w:rPr>
            <w:rStyle w:val="Hyperlink"/>
            <w:rFonts w:ascii="Arial" w:hAnsi="Arial" w:cs="Arial"/>
            <w:sz w:val="20"/>
          </w:rPr>
          <w:t>https://ncisvn.nci.nih.gov/svn/cagrid/tags/</w:t>
        </w:r>
        <w:r w:rsidR="00101218" w:rsidRPr="006C1CCB">
          <w:rPr>
            <w:rStyle w:val="Hyperlink"/>
            <w:rFonts w:ascii="Arial" w:hAnsi="Arial" w:cs="Arial"/>
            <w:sz w:val="20"/>
          </w:rPr>
          <w:t>caGrid-1_3_release_final</w:t>
        </w:r>
        <w:r w:rsidR="003E140D" w:rsidRPr="006C1CCB">
          <w:rPr>
            <w:rStyle w:val="Hyperlink"/>
            <w:rFonts w:ascii="Arial" w:hAnsi="Arial" w:cs="Arial"/>
            <w:sz w:val="20"/>
          </w:rPr>
          <w:t>/cagrid-1-0/caGrid/projects/cds/schema/CredentialDelegationService/</w:t>
        </w:r>
      </w:hyperlink>
      <w:hyperlink r:id="rId188" w:history="1">
        <w:r w:rsidR="003E140D" w:rsidRPr="006C1CCB">
          <w:rPr>
            <w:rStyle w:val="Hyperlink"/>
            <w:rFonts w:ascii="Arial" w:hAnsi="Arial" w:cs="Arial"/>
            <w:sz w:val="20"/>
          </w:rPr>
          <w:t>WS-ResourceLifetime.xsd</w:t>
        </w:r>
      </w:hyperlink>
    </w:p>
    <w:p w:rsidR="003E140D" w:rsidRDefault="003E140D" w:rsidP="003E140D"/>
    <w:p w:rsidR="003E140D" w:rsidRPr="00812846" w:rsidRDefault="003E140D" w:rsidP="003E140D"/>
    <w:p w:rsidR="003E140D" w:rsidRDefault="003E140D" w:rsidP="003E140D">
      <w:pPr>
        <w:pStyle w:val="Heading3"/>
      </w:pPr>
      <w:bookmarkStart w:id="209" w:name="_Toc248115703"/>
      <w:r>
        <w:t>Error handling</w:t>
      </w:r>
      <w:bookmarkEnd w:id="209"/>
    </w:p>
    <w:p w:rsidR="003E140D" w:rsidRPr="001662A9" w:rsidRDefault="003E140D" w:rsidP="003E140D">
      <w:pPr>
        <w:rPr>
          <w:rFonts w:ascii="Arial" w:hAnsi="Arial" w:cs="Arial"/>
          <w:sz w:val="20"/>
        </w:rPr>
      </w:pPr>
      <w:r w:rsidRPr="001662A9">
        <w:rPr>
          <w:rFonts w:ascii="Arial" w:hAnsi="Arial" w:cs="Arial"/>
          <w:sz w:val="20"/>
        </w:rPr>
        <w:t>Following are the fault codes returned by CredentialDelegationService.</w:t>
      </w:r>
    </w:p>
    <w:p w:rsidR="003E140D" w:rsidRPr="001662A9" w:rsidRDefault="003E140D" w:rsidP="003E140D">
      <w:pPr>
        <w:rPr>
          <w:rFonts w:ascii="Arial" w:hAnsi="Arial" w:cs="Arial"/>
          <w:sz w:val="20"/>
        </w:rPr>
      </w:pPr>
    </w:p>
    <w:p w:rsidR="003E140D" w:rsidRPr="001662A9" w:rsidRDefault="003E140D" w:rsidP="003E140D">
      <w:pPr>
        <w:rPr>
          <w:rFonts w:ascii="Arial" w:hAnsi="Arial" w:cs="Arial"/>
          <w:sz w:val="20"/>
        </w:rPr>
      </w:pPr>
      <w:r w:rsidRPr="001662A9">
        <w:rPr>
          <w:rFonts w:ascii="Arial" w:hAnsi="Arial" w:cs="Arial"/>
          <w:sz w:val="20"/>
        </w:rPr>
        <w:t>CDSInternalFault: This fault code is returned if there is an internal error while processing a request.</w:t>
      </w:r>
    </w:p>
    <w:p w:rsidR="003E140D" w:rsidRPr="001662A9" w:rsidRDefault="003E140D" w:rsidP="003E140D">
      <w:pPr>
        <w:rPr>
          <w:rFonts w:ascii="Arial" w:hAnsi="Arial" w:cs="Arial"/>
          <w:sz w:val="20"/>
        </w:rPr>
      </w:pPr>
    </w:p>
    <w:p w:rsidR="003E140D" w:rsidRPr="001662A9" w:rsidRDefault="003E140D" w:rsidP="003E140D">
      <w:pPr>
        <w:rPr>
          <w:rFonts w:ascii="Arial" w:hAnsi="Arial" w:cs="Arial"/>
          <w:i/>
          <w:sz w:val="20"/>
        </w:rPr>
      </w:pPr>
      <w:r w:rsidRPr="001662A9">
        <w:rPr>
          <w:rFonts w:ascii="Arial" w:hAnsi="Arial" w:cs="Arial"/>
          <w:i/>
          <w:sz w:val="20"/>
        </w:rPr>
        <w:t xml:space="preserve">  &lt;element name="CDSInternalFault" type="tns:CDSInternalFault" /&gt;</w:t>
      </w:r>
    </w:p>
    <w:p w:rsidR="003E140D" w:rsidRPr="001662A9" w:rsidRDefault="003E140D" w:rsidP="003E140D">
      <w:pPr>
        <w:rPr>
          <w:rFonts w:ascii="Arial" w:hAnsi="Arial" w:cs="Arial"/>
          <w:i/>
          <w:sz w:val="20"/>
        </w:rPr>
      </w:pPr>
      <w:r w:rsidRPr="001662A9">
        <w:rPr>
          <w:rFonts w:ascii="Arial" w:hAnsi="Arial" w:cs="Arial"/>
          <w:i/>
          <w:sz w:val="20"/>
        </w:rPr>
        <w:t xml:space="preserve">  &lt;complexType name="CDSInternalFault"&gt;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&lt;extension base="wsrbf:BaseFaultType" /&gt;</w:t>
      </w:r>
    </w:p>
    <w:p w:rsidR="003E140D" w:rsidRPr="001662A9" w:rsidRDefault="003E140D" w:rsidP="003E140D">
      <w:pPr>
        <w:rPr>
          <w:rFonts w:ascii="Arial" w:hAnsi="Arial" w:cs="Arial"/>
          <w:i/>
          <w:sz w:val="20"/>
        </w:rPr>
      </w:pPr>
      <w:r w:rsidRPr="001662A9">
        <w:rPr>
          <w:rFonts w:ascii="Arial" w:hAnsi="Arial" w:cs="Arial"/>
          <w:i/>
          <w:sz w:val="20"/>
        </w:rPr>
        <w:lastRenderedPageBreak/>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&lt;/complexType&gt;</w:t>
      </w:r>
    </w:p>
    <w:p w:rsidR="003E140D" w:rsidRPr="001662A9" w:rsidRDefault="003E140D" w:rsidP="003E140D">
      <w:pPr>
        <w:rPr>
          <w:rFonts w:ascii="Arial" w:hAnsi="Arial" w:cs="Arial"/>
          <w:i/>
          <w:sz w:val="20"/>
        </w:rPr>
      </w:pPr>
    </w:p>
    <w:p w:rsidR="003E140D" w:rsidRPr="001662A9" w:rsidRDefault="003E140D" w:rsidP="003E140D">
      <w:pPr>
        <w:rPr>
          <w:rFonts w:ascii="Arial" w:hAnsi="Arial" w:cs="Arial"/>
          <w:sz w:val="20"/>
        </w:rPr>
      </w:pPr>
      <w:r w:rsidRPr="001662A9">
        <w:rPr>
          <w:rFonts w:ascii="Arial" w:hAnsi="Arial" w:cs="Arial"/>
          <w:sz w:val="20"/>
        </w:rPr>
        <w:t>InvalidPolicyFault: This fault code is returned if a given policy is not valid.</w:t>
      </w:r>
    </w:p>
    <w:p w:rsidR="003E140D" w:rsidRPr="001662A9" w:rsidRDefault="003E140D" w:rsidP="003E140D">
      <w:pPr>
        <w:rPr>
          <w:rFonts w:ascii="Arial" w:hAnsi="Arial" w:cs="Arial"/>
          <w:sz w:val="20"/>
        </w:rPr>
      </w:pPr>
    </w:p>
    <w:p w:rsidR="003E140D" w:rsidRPr="001662A9" w:rsidRDefault="003E140D" w:rsidP="003E140D">
      <w:pPr>
        <w:rPr>
          <w:rFonts w:ascii="Arial" w:hAnsi="Arial" w:cs="Arial"/>
          <w:i/>
          <w:sz w:val="20"/>
        </w:rPr>
      </w:pPr>
      <w:r w:rsidRPr="001662A9">
        <w:rPr>
          <w:rFonts w:ascii="Arial" w:hAnsi="Arial" w:cs="Arial"/>
          <w:i/>
          <w:sz w:val="20"/>
        </w:rPr>
        <w:t xml:space="preserve">  &lt;element name="InvalidPolicyFault" type="tns:InvalidPolicyFault" /&gt;</w:t>
      </w:r>
    </w:p>
    <w:p w:rsidR="003E140D" w:rsidRPr="001662A9" w:rsidRDefault="003E140D" w:rsidP="003E140D">
      <w:pPr>
        <w:rPr>
          <w:rFonts w:ascii="Arial" w:hAnsi="Arial" w:cs="Arial"/>
          <w:i/>
          <w:sz w:val="20"/>
        </w:rPr>
      </w:pPr>
      <w:r w:rsidRPr="001662A9">
        <w:rPr>
          <w:rFonts w:ascii="Arial" w:hAnsi="Arial" w:cs="Arial"/>
          <w:i/>
          <w:sz w:val="20"/>
        </w:rPr>
        <w:t xml:space="preserve">  &lt;complexType name="InvalidPolicyFault"&gt;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&lt;extension base="wsrbf:BaseFaultType" /&gt;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&lt;/complexType&gt;</w:t>
      </w:r>
    </w:p>
    <w:p w:rsidR="003E140D" w:rsidRPr="001662A9" w:rsidRDefault="003E140D" w:rsidP="003E140D">
      <w:pPr>
        <w:rPr>
          <w:rFonts w:ascii="Arial" w:hAnsi="Arial" w:cs="Arial"/>
          <w:i/>
          <w:sz w:val="20"/>
        </w:rPr>
      </w:pPr>
    </w:p>
    <w:p w:rsidR="003E140D" w:rsidRPr="001662A9" w:rsidRDefault="003E140D" w:rsidP="003E140D">
      <w:pPr>
        <w:rPr>
          <w:rFonts w:ascii="Arial" w:hAnsi="Arial" w:cs="Arial"/>
          <w:sz w:val="20"/>
        </w:rPr>
      </w:pPr>
      <w:r w:rsidRPr="001662A9">
        <w:rPr>
          <w:rFonts w:ascii="Arial" w:hAnsi="Arial" w:cs="Arial"/>
          <w:sz w:val="20"/>
        </w:rPr>
        <w:t>PermissionDeniedFault: This fault code is returned if a requestor doesn’t have access to data or  operation.</w:t>
      </w:r>
    </w:p>
    <w:p w:rsidR="003E140D" w:rsidRPr="001662A9" w:rsidRDefault="003E140D" w:rsidP="003E140D">
      <w:pPr>
        <w:rPr>
          <w:rFonts w:ascii="Arial" w:hAnsi="Arial" w:cs="Arial"/>
          <w:sz w:val="20"/>
        </w:rPr>
      </w:pPr>
    </w:p>
    <w:p w:rsidR="003E140D" w:rsidRPr="001662A9" w:rsidRDefault="003E140D" w:rsidP="003E140D">
      <w:pPr>
        <w:rPr>
          <w:rFonts w:ascii="Arial" w:hAnsi="Arial" w:cs="Arial"/>
          <w:i/>
          <w:sz w:val="20"/>
        </w:rPr>
      </w:pPr>
      <w:r w:rsidRPr="001662A9">
        <w:rPr>
          <w:rFonts w:ascii="Arial" w:hAnsi="Arial" w:cs="Arial"/>
          <w:i/>
          <w:sz w:val="20"/>
        </w:rPr>
        <w:t xml:space="preserve">  &lt;element name="PermissionDeniedFault" type="tns:PermissionDeniedFault" /&gt;</w:t>
      </w:r>
    </w:p>
    <w:p w:rsidR="003E140D" w:rsidRPr="001662A9" w:rsidRDefault="003E140D" w:rsidP="003E140D">
      <w:pPr>
        <w:rPr>
          <w:rFonts w:ascii="Arial" w:hAnsi="Arial" w:cs="Arial"/>
          <w:i/>
          <w:sz w:val="20"/>
        </w:rPr>
      </w:pPr>
      <w:r w:rsidRPr="001662A9">
        <w:rPr>
          <w:rFonts w:ascii="Arial" w:hAnsi="Arial" w:cs="Arial"/>
          <w:i/>
          <w:sz w:val="20"/>
        </w:rPr>
        <w:t xml:space="preserve">  &lt;complexType name="PermissionDeniedFault"&gt;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&lt;extension base="wsrbf:BaseFaultType" /&gt;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&lt;/complexType&gt;</w:t>
      </w:r>
    </w:p>
    <w:p w:rsidR="003E140D" w:rsidRPr="001662A9" w:rsidRDefault="003E140D" w:rsidP="003E140D">
      <w:pPr>
        <w:rPr>
          <w:rFonts w:ascii="Arial" w:hAnsi="Arial" w:cs="Arial"/>
          <w:i/>
          <w:sz w:val="20"/>
        </w:rPr>
      </w:pPr>
    </w:p>
    <w:p w:rsidR="003E140D" w:rsidRPr="001662A9" w:rsidRDefault="003E140D" w:rsidP="003E140D">
      <w:pPr>
        <w:rPr>
          <w:rFonts w:ascii="Arial" w:hAnsi="Arial" w:cs="Arial"/>
          <w:sz w:val="20"/>
        </w:rPr>
      </w:pPr>
      <w:r w:rsidRPr="001662A9">
        <w:rPr>
          <w:rFonts w:ascii="Arial" w:hAnsi="Arial" w:cs="Arial"/>
          <w:sz w:val="20"/>
        </w:rPr>
        <w:t>DelegationFault: This fault code is returned if there is an error with delegation data.</w:t>
      </w:r>
    </w:p>
    <w:p w:rsidR="003E140D" w:rsidRPr="001662A9" w:rsidRDefault="003E140D" w:rsidP="003E140D">
      <w:pPr>
        <w:rPr>
          <w:rFonts w:ascii="Arial" w:hAnsi="Arial" w:cs="Arial"/>
          <w:sz w:val="20"/>
        </w:rPr>
      </w:pPr>
    </w:p>
    <w:p w:rsidR="003E140D" w:rsidRPr="001662A9" w:rsidRDefault="003E140D" w:rsidP="003E140D">
      <w:pPr>
        <w:rPr>
          <w:rFonts w:ascii="Arial" w:hAnsi="Arial" w:cs="Arial"/>
          <w:i/>
          <w:sz w:val="20"/>
        </w:rPr>
      </w:pPr>
      <w:r w:rsidRPr="001662A9">
        <w:rPr>
          <w:rFonts w:ascii="Arial" w:hAnsi="Arial" w:cs="Arial"/>
          <w:i/>
          <w:sz w:val="20"/>
        </w:rPr>
        <w:t xml:space="preserve">  &lt;element name="DelegationFault" type="tns:DelegationFault" /&gt;</w:t>
      </w:r>
    </w:p>
    <w:p w:rsidR="003E140D" w:rsidRPr="001662A9" w:rsidRDefault="003E140D" w:rsidP="003E140D">
      <w:pPr>
        <w:rPr>
          <w:rFonts w:ascii="Arial" w:hAnsi="Arial" w:cs="Arial"/>
          <w:i/>
          <w:sz w:val="20"/>
        </w:rPr>
      </w:pPr>
      <w:r w:rsidRPr="001662A9">
        <w:rPr>
          <w:rFonts w:ascii="Arial" w:hAnsi="Arial" w:cs="Arial"/>
          <w:i/>
          <w:sz w:val="20"/>
        </w:rPr>
        <w:t xml:space="preserve">  &lt;complexType name="DelegationFault"&gt;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&lt;extension base="wsrbf:BaseFaultType" /&gt;</w:t>
      </w:r>
    </w:p>
    <w:p w:rsidR="003E140D" w:rsidRPr="001662A9" w:rsidRDefault="003E140D" w:rsidP="003E140D">
      <w:pPr>
        <w:rPr>
          <w:rFonts w:ascii="Arial" w:hAnsi="Arial" w:cs="Arial"/>
          <w:i/>
          <w:sz w:val="20"/>
        </w:rPr>
      </w:pPr>
      <w:r w:rsidRPr="001662A9">
        <w:rPr>
          <w:rFonts w:ascii="Arial" w:hAnsi="Arial" w:cs="Arial"/>
          <w:i/>
          <w:sz w:val="20"/>
        </w:rPr>
        <w:t xml:space="preserve">    &lt;/complexContent&gt;</w:t>
      </w:r>
    </w:p>
    <w:p w:rsidR="003E140D" w:rsidRPr="001662A9" w:rsidRDefault="003E140D" w:rsidP="003E140D">
      <w:pPr>
        <w:rPr>
          <w:rFonts w:ascii="Arial" w:hAnsi="Arial" w:cs="Arial"/>
          <w:i/>
          <w:sz w:val="20"/>
        </w:rPr>
      </w:pPr>
      <w:r w:rsidRPr="001662A9">
        <w:rPr>
          <w:rFonts w:ascii="Arial" w:hAnsi="Arial" w:cs="Arial"/>
          <w:i/>
          <w:sz w:val="20"/>
        </w:rPr>
        <w:t xml:space="preserve">  &lt;/complexType&gt;</w:t>
      </w:r>
    </w:p>
    <w:p w:rsidR="003E140D" w:rsidRDefault="003E140D" w:rsidP="003E140D">
      <w:pPr>
        <w:rPr>
          <w:i/>
        </w:rPr>
      </w:pPr>
    </w:p>
    <w:p w:rsidR="003E140D" w:rsidRDefault="003E140D" w:rsidP="003E140D">
      <w:pPr>
        <w:rPr>
          <w:i/>
        </w:rPr>
      </w:pPr>
    </w:p>
    <w:p w:rsidR="003E140D" w:rsidRDefault="003E140D" w:rsidP="003E140D">
      <w:pPr>
        <w:rPr>
          <w:i/>
        </w:rPr>
      </w:pPr>
    </w:p>
    <w:p w:rsidR="003E140D" w:rsidRDefault="00DF3131" w:rsidP="00DF3131">
      <w:pPr>
        <w:pStyle w:val="Heading3"/>
      </w:pPr>
      <w:bookmarkStart w:id="210" w:name="_Toc248115704"/>
      <w:r>
        <w:t>Configuration</w:t>
      </w:r>
      <w:bookmarkEnd w:id="210"/>
    </w:p>
    <w:p w:rsidR="00DF3131" w:rsidRPr="00A07DB9" w:rsidRDefault="00A07DB9" w:rsidP="00DF3131">
      <w:pPr>
        <w:rPr>
          <w:rFonts w:ascii="Arial" w:hAnsi="Arial" w:cs="Arial"/>
          <w:sz w:val="20"/>
        </w:rPr>
      </w:pPr>
      <w:r w:rsidRPr="00A07DB9">
        <w:rPr>
          <w:rFonts w:ascii="Arial" w:hAnsi="Arial" w:cs="Arial"/>
          <w:color w:val="000000"/>
          <w:sz w:val="20"/>
        </w:rPr>
        <w:t xml:space="preserve">The CDS can </w:t>
      </w:r>
      <w:r w:rsidR="00515736">
        <w:rPr>
          <w:rFonts w:ascii="Arial" w:hAnsi="Arial" w:cs="Arial"/>
          <w:color w:val="000000"/>
          <w:sz w:val="20"/>
        </w:rPr>
        <w:t xml:space="preserve">be </w:t>
      </w:r>
      <w:r w:rsidR="00DF3131" w:rsidRPr="00A07DB9">
        <w:rPr>
          <w:rFonts w:ascii="Arial" w:hAnsi="Arial" w:cs="Arial"/>
          <w:color w:val="000000"/>
          <w:sz w:val="20"/>
        </w:rPr>
        <w:t xml:space="preserve">configured through a properties file, </w:t>
      </w:r>
      <w:r w:rsidR="00DF3131" w:rsidRPr="00A07DB9">
        <w:rPr>
          <w:rFonts w:ascii="Arial" w:hAnsi="Arial" w:cs="Arial"/>
          <w:b/>
          <w:bCs/>
          <w:color w:val="000000"/>
          <w:sz w:val="20"/>
        </w:rPr>
        <w:t>CDS_LOCATION/etc/cds.properties</w:t>
      </w:r>
      <w:r w:rsidR="00DF3131" w:rsidRPr="00A07DB9">
        <w:rPr>
          <w:rFonts w:ascii="Arial" w:hAnsi="Arial" w:cs="Arial"/>
          <w:color w:val="000000"/>
          <w:sz w:val="20"/>
        </w:rPr>
        <w:t xml:space="preserve">. Below </w:t>
      </w:r>
      <w:r w:rsidRPr="00A07DB9">
        <w:rPr>
          <w:rFonts w:ascii="Arial" w:hAnsi="Arial" w:cs="Arial"/>
          <w:color w:val="000000"/>
          <w:sz w:val="20"/>
        </w:rPr>
        <w:t>are the properties with description</w:t>
      </w:r>
      <w:r w:rsidR="00DF3131" w:rsidRPr="00A07DB9">
        <w:rPr>
          <w:rFonts w:ascii="Arial" w:hAnsi="Arial" w:cs="Arial"/>
          <w:color w:val="000000"/>
          <w:sz w:val="20"/>
        </w:rPr>
        <w:t>:</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gaards.cds.name</w:t>
      </w:r>
      <w:r w:rsidRPr="00A07DB9">
        <w:rPr>
          <w:rFonts w:ascii="Arial" w:hAnsi="Arial" w:cs="Arial"/>
          <w:color w:val="000000"/>
          <w:sz w:val="20"/>
        </w:rPr>
        <w:t xml:space="preserve"> - Unique name of the CDS, distinguishing one CDS from another CDS on the same host. This will be used as the database name.</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gaards.cds.max.delegation.path.length</w:t>
      </w:r>
      <w:r w:rsidRPr="00A07DB9">
        <w:rPr>
          <w:rFonts w:ascii="Arial" w:hAnsi="Arial" w:cs="Arial"/>
          <w:color w:val="000000"/>
          <w:sz w:val="20"/>
        </w:rPr>
        <w:t xml:space="preserve"> - The maximum delegation path length of credentials issued by the CDS. A value of 0 specifies that credentials issued by the CDS cannot be delegated.</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gaards.cds.db.host</w:t>
      </w:r>
      <w:r w:rsidRPr="00A07DB9">
        <w:rPr>
          <w:rFonts w:ascii="Arial" w:hAnsi="Arial" w:cs="Arial"/>
          <w:color w:val="000000"/>
          <w:sz w:val="20"/>
        </w:rPr>
        <w:t xml:space="preserve"> - The host name of the CDS database.</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gaards.cds.db.port</w:t>
      </w:r>
      <w:r w:rsidRPr="00A07DB9">
        <w:rPr>
          <w:rFonts w:ascii="Arial" w:hAnsi="Arial" w:cs="Arial"/>
          <w:color w:val="000000"/>
          <w:sz w:val="20"/>
        </w:rPr>
        <w:t xml:space="preserve"> - The port to connect to the CDS database on.</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gaards.cds.db.user</w:t>
      </w:r>
      <w:r w:rsidRPr="00A07DB9">
        <w:rPr>
          <w:rFonts w:ascii="Arial" w:hAnsi="Arial" w:cs="Arial"/>
          <w:color w:val="000000"/>
          <w:sz w:val="20"/>
        </w:rPr>
        <w:t xml:space="preserve"> - The user id to use to connect to the CDS database.</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gaards.cds.db.password</w:t>
      </w:r>
      <w:r w:rsidRPr="00A07DB9">
        <w:rPr>
          <w:rFonts w:ascii="Arial" w:hAnsi="Arial" w:cs="Arial"/>
          <w:color w:val="000000"/>
          <w:sz w:val="20"/>
        </w:rPr>
        <w:t xml:space="preserve"> - The password to use to connect to the CDS database.</w:t>
      </w:r>
    </w:p>
    <w:p w:rsidR="00DF3131" w:rsidRPr="00A07DB9" w:rsidRDefault="00DF3131" w:rsidP="00CA7151">
      <w:pPr>
        <w:pStyle w:val="ListParagraph"/>
        <w:numPr>
          <w:ilvl w:val="0"/>
          <w:numId w:val="39"/>
        </w:numPr>
        <w:spacing w:line="240" w:lineRule="atLeast"/>
        <w:rPr>
          <w:rFonts w:ascii="Arial" w:hAnsi="Arial" w:cs="Arial"/>
          <w:color w:val="000000"/>
          <w:sz w:val="20"/>
        </w:rPr>
      </w:pPr>
      <w:r w:rsidRPr="00A07DB9">
        <w:rPr>
          <w:rFonts w:ascii="Arial" w:hAnsi="Arial" w:cs="Arial"/>
          <w:b/>
          <w:bCs/>
          <w:color w:val="000000"/>
          <w:sz w:val="20"/>
        </w:rPr>
        <w:t>gaards.cds.dbkeymanager.key.encyption.password</w:t>
      </w:r>
      <w:r w:rsidRPr="00A07DB9">
        <w:rPr>
          <w:rFonts w:ascii="Arial" w:hAnsi="Arial" w:cs="Arial"/>
          <w:color w:val="000000"/>
          <w:sz w:val="20"/>
        </w:rPr>
        <w:t xml:space="preserve"> - </w:t>
      </w:r>
      <w:r w:rsidR="0026740F">
        <w:rPr>
          <w:rFonts w:ascii="Arial" w:hAnsi="Arial" w:cs="Arial"/>
          <w:color w:val="000000"/>
          <w:sz w:val="20"/>
        </w:rPr>
        <w:t>This property</w:t>
      </w:r>
      <w:r w:rsidRPr="00A07DB9">
        <w:rPr>
          <w:rFonts w:ascii="Arial" w:hAnsi="Arial" w:cs="Arial"/>
          <w:color w:val="000000"/>
          <w:sz w:val="20"/>
        </w:rPr>
        <w:t xml:space="preserve"> specifies a password which is used to encrypt the keys of the delegated credentials in the database.</w:t>
      </w:r>
      <w:r w:rsidR="0026740F">
        <w:rPr>
          <w:rFonts w:ascii="Arial" w:hAnsi="Arial" w:cs="Arial"/>
          <w:color w:val="000000"/>
          <w:sz w:val="20"/>
        </w:rPr>
        <w:t xml:space="preserve"> This property in needed for DB Key Manager.</w:t>
      </w:r>
    </w:p>
    <w:p w:rsidR="00DF3131" w:rsidRPr="00DF3131" w:rsidRDefault="00DF3131" w:rsidP="00DF3131"/>
    <w:p w:rsidR="003E140D" w:rsidRDefault="003E140D" w:rsidP="003E140D">
      <w:pPr>
        <w:rPr>
          <w:i/>
        </w:rPr>
      </w:pPr>
    </w:p>
    <w:p w:rsidR="003E140D" w:rsidRDefault="003E140D" w:rsidP="003E140D">
      <w:pPr>
        <w:rPr>
          <w:i/>
        </w:rPr>
      </w:pPr>
    </w:p>
    <w:p w:rsidR="003E140D" w:rsidRDefault="003E140D" w:rsidP="003E140D">
      <w:pPr>
        <w:rPr>
          <w:i/>
        </w:rPr>
      </w:pPr>
    </w:p>
    <w:p w:rsidR="003E140D" w:rsidRDefault="003E140D" w:rsidP="003E140D">
      <w:pPr>
        <w:rPr>
          <w:i/>
        </w:rPr>
      </w:pPr>
    </w:p>
    <w:p w:rsidR="003E140D" w:rsidRDefault="003E140D" w:rsidP="003E140D">
      <w:pPr>
        <w:pStyle w:val="Heading3"/>
      </w:pPr>
      <w:bookmarkStart w:id="211" w:name="_Toc248115705"/>
      <w:r w:rsidRPr="00945DBA">
        <w:lastRenderedPageBreak/>
        <w:t>Data Model</w:t>
      </w:r>
      <w:bookmarkEnd w:id="211"/>
    </w:p>
    <w:p w:rsidR="003E140D" w:rsidRDefault="003E140D" w:rsidP="003E140D"/>
    <w:p w:rsidR="001A453C" w:rsidRPr="00175244" w:rsidRDefault="00E00A97" w:rsidP="003E140D">
      <w:pPr>
        <w:rPr>
          <w:rFonts w:ascii="Arial" w:hAnsi="Arial" w:cs="Arial"/>
          <w:color w:val="000000"/>
          <w:sz w:val="20"/>
        </w:rPr>
      </w:pPr>
      <w:r w:rsidRPr="007D5DCC">
        <w:rPr>
          <w:rFonts w:ascii="Arial" w:hAnsi="Arial" w:cs="Arial"/>
          <w:b/>
          <w:sz w:val="20"/>
        </w:rPr>
        <w:t>GROUP_P</w:t>
      </w:r>
      <w:r w:rsidR="001A453C" w:rsidRPr="007D5DCC">
        <w:rPr>
          <w:rFonts w:ascii="Arial" w:hAnsi="Arial" w:cs="Arial"/>
          <w:b/>
          <w:sz w:val="20"/>
        </w:rPr>
        <w:t>O</w:t>
      </w:r>
      <w:r w:rsidRPr="007D5DCC">
        <w:rPr>
          <w:rFonts w:ascii="Arial" w:hAnsi="Arial" w:cs="Arial"/>
          <w:b/>
          <w:sz w:val="20"/>
        </w:rPr>
        <w:t>L</w:t>
      </w:r>
      <w:r w:rsidR="001A453C" w:rsidRPr="007D5DCC">
        <w:rPr>
          <w:rFonts w:ascii="Arial" w:hAnsi="Arial" w:cs="Arial"/>
          <w:b/>
          <w:sz w:val="20"/>
        </w:rPr>
        <w:t>ICIES</w:t>
      </w:r>
      <w:r w:rsidR="00377E05" w:rsidRPr="007D5DCC">
        <w:rPr>
          <w:rFonts w:ascii="Arial" w:hAnsi="Arial" w:cs="Arial"/>
          <w:b/>
          <w:sz w:val="20"/>
        </w:rPr>
        <w:t>:</w:t>
      </w:r>
      <w:r w:rsidR="00377E05" w:rsidRPr="00175244">
        <w:rPr>
          <w:rFonts w:ascii="Arial" w:hAnsi="Arial" w:cs="Arial"/>
          <w:sz w:val="20"/>
        </w:rPr>
        <w:t xml:space="preserve"> </w:t>
      </w:r>
      <w:r w:rsidRPr="00175244">
        <w:rPr>
          <w:rFonts w:ascii="Arial" w:hAnsi="Arial" w:cs="Arial"/>
          <w:color w:val="000000"/>
          <w:sz w:val="20"/>
        </w:rPr>
        <w:t xml:space="preserve">Delegating a credential with a </w:t>
      </w:r>
      <w:r w:rsidRPr="00175244">
        <w:rPr>
          <w:rFonts w:ascii="Arial" w:hAnsi="Arial" w:cs="Arial"/>
          <w:bCs/>
          <w:color w:val="000000"/>
          <w:sz w:val="20"/>
        </w:rPr>
        <w:t>Group Delegation Policy</w:t>
      </w:r>
      <w:r w:rsidRPr="00175244">
        <w:rPr>
          <w:rFonts w:ascii="Arial" w:hAnsi="Arial" w:cs="Arial"/>
          <w:color w:val="000000"/>
          <w:sz w:val="20"/>
        </w:rPr>
        <w:t xml:space="preserve"> enables the delegator to specify a Grid Grouper group such that the members of the group may have access to their credential.</w:t>
      </w:r>
      <w:r w:rsidR="008F45BF" w:rsidRPr="00175244">
        <w:rPr>
          <w:rFonts w:ascii="Arial" w:hAnsi="Arial" w:cs="Arial"/>
          <w:color w:val="000000"/>
          <w:sz w:val="20"/>
        </w:rPr>
        <w:t xml:space="preserve"> </w:t>
      </w:r>
      <w:r w:rsidR="008F45BF" w:rsidRPr="00175244">
        <w:rPr>
          <w:rFonts w:ascii="Arial" w:hAnsi="Arial" w:cs="Arial"/>
          <w:sz w:val="20"/>
        </w:rPr>
        <w:t xml:space="preserve">GROUP_POLICIES table stores information related to a policy based on Grid Grouper. </w:t>
      </w:r>
    </w:p>
    <w:p w:rsidR="00E00A97" w:rsidRPr="00175244" w:rsidRDefault="00E00A97" w:rsidP="003E140D">
      <w:pPr>
        <w:rPr>
          <w:rFonts w:ascii="Arial" w:hAnsi="Arial" w:cs="Arial"/>
          <w:sz w:val="20"/>
        </w:rPr>
      </w:pPr>
    </w:p>
    <w:p w:rsidR="001A453C" w:rsidRPr="00175244" w:rsidRDefault="001A453C" w:rsidP="003E140D">
      <w:pPr>
        <w:rPr>
          <w:rFonts w:ascii="Arial" w:hAnsi="Arial" w:cs="Arial"/>
          <w:sz w:val="20"/>
        </w:rPr>
      </w:pPr>
      <w:r w:rsidRPr="007D5DCC">
        <w:rPr>
          <w:rFonts w:ascii="Arial" w:hAnsi="Arial" w:cs="Arial"/>
          <w:b/>
          <w:sz w:val="20"/>
        </w:rPr>
        <w:t>IDENTITY_POLICIES</w:t>
      </w:r>
      <w:r w:rsidR="008F45BF" w:rsidRPr="007D5DCC">
        <w:rPr>
          <w:rFonts w:ascii="Arial" w:hAnsi="Arial" w:cs="Arial"/>
          <w:b/>
          <w:sz w:val="20"/>
        </w:rPr>
        <w:t>:</w:t>
      </w:r>
      <w:r w:rsidR="008F45BF" w:rsidRPr="00175244">
        <w:rPr>
          <w:rFonts w:ascii="Arial" w:hAnsi="Arial" w:cs="Arial"/>
          <w:sz w:val="20"/>
        </w:rPr>
        <w:t xml:space="preserve"> </w:t>
      </w:r>
      <w:r w:rsidR="008F45BF" w:rsidRPr="00175244">
        <w:rPr>
          <w:rFonts w:ascii="Arial" w:hAnsi="Arial" w:cs="Arial"/>
          <w:color w:val="000000"/>
          <w:sz w:val="20"/>
        </w:rPr>
        <w:t xml:space="preserve">Delegating a credential with Identity Policy enables a delegator to specify a Grid Identity of Delegatee. </w:t>
      </w:r>
      <w:r w:rsidR="008F45BF" w:rsidRPr="00175244">
        <w:rPr>
          <w:rFonts w:ascii="Arial" w:hAnsi="Arial" w:cs="Arial"/>
          <w:sz w:val="20"/>
        </w:rPr>
        <w:t xml:space="preserve">IDENTITY_POLICIES table stores information related to a policy based on grid identity. </w:t>
      </w:r>
    </w:p>
    <w:p w:rsidR="008F45BF" w:rsidRPr="00175244" w:rsidRDefault="008F45BF" w:rsidP="003E140D">
      <w:pPr>
        <w:rPr>
          <w:rFonts w:ascii="Arial" w:hAnsi="Arial" w:cs="Arial"/>
          <w:sz w:val="20"/>
        </w:rPr>
      </w:pPr>
    </w:p>
    <w:p w:rsidR="001A453C" w:rsidRPr="00175244" w:rsidRDefault="001A453C" w:rsidP="003E140D">
      <w:pPr>
        <w:rPr>
          <w:rFonts w:ascii="Arial" w:hAnsi="Arial" w:cs="Arial"/>
          <w:sz w:val="20"/>
        </w:rPr>
      </w:pPr>
      <w:r w:rsidRPr="007D5DCC">
        <w:rPr>
          <w:rFonts w:ascii="Arial" w:hAnsi="Arial" w:cs="Arial"/>
          <w:b/>
          <w:sz w:val="20"/>
        </w:rPr>
        <w:t>DELEGATED_CREDENTIALS</w:t>
      </w:r>
      <w:r w:rsidR="00064F9F" w:rsidRPr="007D5DCC">
        <w:rPr>
          <w:rFonts w:ascii="Arial" w:hAnsi="Arial" w:cs="Arial"/>
          <w:b/>
          <w:sz w:val="20"/>
        </w:rPr>
        <w:t>:</w:t>
      </w:r>
      <w:r w:rsidR="007D5DCC">
        <w:rPr>
          <w:rFonts w:ascii="Arial" w:hAnsi="Arial" w:cs="Arial"/>
          <w:b/>
          <w:sz w:val="20"/>
        </w:rPr>
        <w:t xml:space="preserve"> </w:t>
      </w:r>
      <w:r w:rsidR="00064F9F" w:rsidRPr="00175244">
        <w:rPr>
          <w:rFonts w:ascii="Arial" w:hAnsi="Arial" w:cs="Arial"/>
          <w:sz w:val="20"/>
        </w:rPr>
        <w:t xml:space="preserve">This table stores information related to all credentials delegated to a delegate. </w:t>
      </w:r>
    </w:p>
    <w:p w:rsidR="00064F9F" w:rsidRPr="00175244" w:rsidRDefault="00064F9F" w:rsidP="003E140D">
      <w:pPr>
        <w:rPr>
          <w:rFonts w:ascii="Arial" w:hAnsi="Arial" w:cs="Arial"/>
          <w:sz w:val="20"/>
        </w:rPr>
      </w:pPr>
    </w:p>
    <w:p w:rsidR="00064F9F" w:rsidRPr="00175244" w:rsidRDefault="001A453C" w:rsidP="003E140D">
      <w:pPr>
        <w:rPr>
          <w:rFonts w:ascii="Arial" w:hAnsi="Arial" w:cs="Arial"/>
          <w:color w:val="000000"/>
          <w:sz w:val="20"/>
        </w:rPr>
      </w:pPr>
      <w:r w:rsidRPr="007D5DCC">
        <w:rPr>
          <w:rFonts w:ascii="Arial" w:hAnsi="Arial" w:cs="Arial"/>
          <w:b/>
          <w:sz w:val="20"/>
        </w:rPr>
        <w:t>KEY_MANAGER</w:t>
      </w:r>
      <w:r w:rsidR="00064F9F" w:rsidRPr="007D5DCC">
        <w:rPr>
          <w:rFonts w:ascii="Arial" w:hAnsi="Arial" w:cs="Arial"/>
          <w:b/>
          <w:sz w:val="20"/>
        </w:rPr>
        <w:t>:</w:t>
      </w:r>
      <w:r w:rsidR="00441EED" w:rsidRPr="00175244">
        <w:rPr>
          <w:rFonts w:ascii="Arial" w:hAnsi="Arial" w:cs="Arial"/>
          <w:sz w:val="20"/>
        </w:rPr>
        <w:t xml:space="preserve"> </w:t>
      </w:r>
      <w:r w:rsidR="00441EED" w:rsidRPr="00175244">
        <w:rPr>
          <w:rFonts w:ascii="Arial" w:hAnsi="Arial" w:cs="Arial"/>
          <w:color w:val="000000"/>
          <w:sz w:val="20"/>
        </w:rPr>
        <w:t xml:space="preserve">Upon receiving the Initiation request the CDS will generate a key pair and store the information provided and the key pair in </w:t>
      </w:r>
      <w:r w:rsidR="00F42E31" w:rsidRPr="00175244">
        <w:rPr>
          <w:rFonts w:ascii="Arial" w:hAnsi="Arial" w:cs="Arial"/>
          <w:sz w:val="20"/>
        </w:rPr>
        <w:t>KEY_MANAGER table</w:t>
      </w:r>
      <w:r w:rsidR="00441EED" w:rsidRPr="00175244">
        <w:rPr>
          <w:rFonts w:ascii="Arial" w:hAnsi="Arial" w:cs="Arial"/>
          <w:color w:val="000000"/>
          <w:sz w:val="20"/>
        </w:rPr>
        <w:t xml:space="preserve">. The key pair generated will be used to make up a delegated credential for the client making the request. </w:t>
      </w:r>
    </w:p>
    <w:p w:rsidR="00F42E31" w:rsidRPr="00175244" w:rsidRDefault="00F42E31" w:rsidP="003E140D">
      <w:pPr>
        <w:rPr>
          <w:rFonts w:ascii="Arial" w:hAnsi="Arial" w:cs="Arial"/>
          <w:sz w:val="20"/>
        </w:rPr>
      </w:pPr>
    </w:p>
    <w:p w:rsidR="001A453C" w:rsidRPr="00175244" w:rsidRDefault="001A453C" w:rsidP="003E140D">
      <w:pPr>
        <w:rPr>
          <w:rFonts w:ascii="Arial" w:hAnsi="Arial" w:cs="Arial"/>
          <w:sz w:val="20"/>
        </w:rPr>
      </w:pPr>
      <w:r w:rsidRPr="007D5DCC">
        <w:rPr>
          <w:rFonts w:ascii="Arial" w:hAnsi="Arial" w:cs="Arial"/>
          <w:b/>
          <w:sz w:val="20"/>
        </w:rPr>
        <w:t>KEY_MANAGER_CERTIFICATES</w:t>
      </w:r>
      <w:r w:rsidR="00F42E31" w:rsidRPr="007D5DCC">
        <w:rPr>
          <w:rFonts w:ascii="Arial" w:hAnsi="Arial" w:cs="Arial"/>
          <w:b/>
          <w:sz w:val="20"/>
        </w:rPr>
        <w:t>:</w:t>
      </w:r>
      <w:r w:rsidR="00175244" w:rsidRPr="00175244">
        <w:rPr>
          <w:rFonts w:ascii="Arial" w:hAnsi="Arial" w:cs="Arial"/>
          <w:sz w:val="20"/>
        </w:rPr>
        <w:t xml:space="preserve"> </w:t>
      </w:r>
      <w:r w:rsidR="00175244" w:rsidRPr="00175244">
        <w:rPr>
          <w:rFonts w:ascii="Arial" w:hAnsi="Arial" w:cs="Arial"/>
          <w:color w:val="000000"/>
          <w:sz w:val="20"/>
        </w:rPr>
        <w:t xml:space="preserve">Upon receiving the signed certificate from a delegator, CDS stores the certificate in </w:t>
      </w:r>
      <w:r w:rsidR="00175244" w:rsidRPr="00175244">
        <w:rPr>
          <w:rFonts w:ascii="Arial" w:hAnsi="Arial" w:cs="Arial"/>
          <w:sz w:val="20"/>
        </w:rPr>
        <w:t>KEY_MANAGER_CERTIFICATES</w:t>
      </w:r>
      <w:r w:rsidR="00175244" w:rsidRPr="00175244">
        <w:rPr>
          <w:rFonts w:ascii="Arial" w:hAnsi="Arial" w:cs="Arial"/>
          <w:color w:val="000000"/>
          <w:sz w:val="20"/>
        </w:rPr>
        <w:t>. The signed certificate along with the generated private key make up a credential which can be delegated to other clients based on the delegation policy specified.</w:t>
      </w:r>
    </w:p>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Default="003E140D" w:rsidP="003E140D"/>
    <w:p w:rsidR="003E140D" w:rsidRPr="00FB3C3D" w:rsidRDefault="008A54FA" w:rsidP="003E140D">
      <w:pPr>
        <w:jc w:val="center"/>
        <w:rPr>
          <w:i/>
          <w:color w:val="000000"/>
        </w:rPr>
      </w:pPr>
      <w:r>
        <w:rPr>
          <w:i/>
          <w:noProof/>
          <w:color w:val="000000"/>
        </w:rPr>
        <w:drawing>
          <wp:anchor distT="0" distB="0" distL="114300" distR="114300" simplePos="0" relativeHeight="251657728" behindDoc="1" locked="0" layoutInCell="1" allowOverlap="1">
            <wp:simplePos x="0" y="0"/>
            <wp:positionH relativeFrom="column">
              <wp:align>center</wp:align>
            </wp:positionH>
            <wp:positionV relativeFrom="paragraph">
              <wp:posOffset>-4215130</wp:posOffset>
            </wp:positionV>
            <wp:extent cx="5324475" cy="4343400"/>
            <wp:effectExtent l="19050" t="0" r="0" b="0"/>
            <wp:wrapTight wrapText="bothSides">
              <wp:wrapPolygon edited="0">
                <wp:start x="0" y="95"/>
                <wp:lineTo x="-77" y="21316"/>
                <wp:lineTo x="21561" y="21316"/>
                <wp:lineTo x="21561" y="95"/>
                <wp:lineTo x="0" y="95"/>
              </wp:wrapPolygon>
            </wp:wrapTight>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189" cstate="print"/>
                    <a:srcRect/>
                    <a:stretch>
                      <a:fillRect/>
                    </a:stretch>
                  </pic:blipFill>
                  <pic:spPr bwMode="auto">
                    <a:xfrm>
                      <a:off x="0" y="0"/>
                      <a:ext cx="5324475" cy="4343400"/>
                    </a:xfrm>
                    <a:prstGeom prst="rect">
                      <a:avLst/>
                    </a:prstGeom>
                    <a:noFill/>
                    <a:ln w="9525">
                      <a:noFill/>
                      <a:miter lim="800000"/>
                      <a:headEnd/>
                      <a:tailEnd/>
                    </a:ln>
                  </pic:spPr>
                </pic:pic>
              </a:graphicData>
            </a:graphic>
          </wp:anchor>
        </w:drawing>
      </w:r>
    </w:p>
    <w:p w:rsidR="003E140D" w:rsidRPr="00FB3C3D" w:rsidRDefault="003E140D" w:rsidP="003E140D">
      <w:pPr>
        <w:pStyle w:val="Caption"/>
        <w:jc w:val="center"/>
        <w:rPr>
          <w:i/>
          <w:color w:val="000000"/>
        </w:rPr>
      </w:pPr>
      <w:bookmarkStart w:id="212" w:name="_Toc247950473"/>
      <w:r w:rsidRPr="00FB3C3D">
        <w:rPr>
          <w:i/>
          <w:color w:val="000000"/>
        </w:rPr>
        <w:t xml:space="preserve">Figure </w:t>
      </w:r>
      <w:r w:rsidR="00754D31" w:rsidRPr="00FB3C3D">
        <w:rPr>
          <w:i/>
          <w:color w:val="000000"/>
        </w:rPr>
        <w:fldChar w:fldCharType="begin"/>
      </w:r>
      <w:r w:rsidRPr="00FB3C3D">
        <w:rPr>
          <w:i/>
          <w:color w:val="000000"/>
        </w:rPr>
        <w:instrText xml:space="preserve"> SEQ Figure \* ARABIC </w:instrText>
      </w:r>
      <w:r w:rsidR="00754D31" w:rsidRPr="00FB3C3D">
        <w:rPr>
          <w:i/>
          <w:color w:val="000000"/>
        </w:rPr>
        <w:fldChar w:fldCharType="separate"/>
      </w:r>
      <w:r w:rsidR="000934A8">
        <w:rPr>
          <w:i/>
          <w:noProof/>
          <w:color w:val="000000"/>
        </w:rPr>
        <w:t>76</w:t>
      </w:r>
      <w:r w:rsidR="00754D31" w:rsidRPr="00FB3C3D">
        <w:rPr>
          <w:i/>
          <w:color w:val="000000"/>
        </w:rPr>
        <w:fldChar w:fldCharType="end"/>
      </w:r>
      <w:r w:rsidRPr="00FB3C3D">
        <w:rPr>
          <w:i/>
          <w:color w:val="000000"/>
        </w:rPr>
        <w:t xml:space="preserve"> CDS data model</w:t>
      </w:r>
      <w:bookmarkEnd w:id="212"/>
    </w:p>
    <w:p w:rsidR="003E140D" w:rsidRDefault="003E140D" w:rsidP="003E140D"/>
    <w:p w:rsidR="003E140D" w:rsidRDefault="0080262F" w:rsidP="0080262F">
      <w:pPr>
        <w:pStyle w:val="Heading3"/>
      </w:pPr>
      <w:bookmarkStart w:id="213" w:name="_Toc248115706"/>
      <w:r>
        <w:lastRenderedPageBreak/>
        <w:t>Client API</w:t>
      </w:r>
      <w:bookmarkEnd w:id="213"/>
    </w:p>
    <w:p w:rsidR="003E140D" w:rsidRDefault="003E140D" w:rsidP="003E140D">
      <w:pPr>
        <w:rPr>
          <w:rFonts w:ascii="Arial" w:hAnsi="Arial" w:cs="Arial"/>
          <w:sz w:val="20"/>
        </w:rPr>
      </w:pPr>
    </w:p>
    <w:p w:rsidR="0031737A" w:rsidRDefault="007A1A76" w:rsidP="003E140D">
      <w:pPr>
        <w:rPr>
          <w:rFonts w:ascii="Arial" w:hAnsi="Arial" w:cs="Arial"/>
          <w:sz w:val="20"/>
        </w:rPr>
      </w:pPr>
      <w:r>
        <w:rPr>
          <w:rFonts w:ascii="Arial" w:hAnsi="Arial" w:cs="Arial"/>
          <w:sz w:val="20"/>
        </w:rPr>
        <w:t>Following diagram shows client API hierarchy</w:t>
      </w:r>
      <w:r w:rsidR="00E42AA6">
        <w:rPr>
          <w:rFonts w:ascii="Arial" w:hAnsi="Arial" w:cs="Arial"/>
          <w:sz w:val="20"/>
        </w:rPr>
        <w:t xml:space="preserve"> for Credential Delegation service</w:t>
      </w:r>
      <w:r>
        <w:rPr>
          <w:rFonts w:ascii="Arial" w:hAnsi="Arial" w:cs="Arial"/>
          <w:sz w:val="20"/>
        </w:rPr>
        <w:t>.</w:t>
      </w:r>
      <w:r w:rsidR="00E42AA6">
        <w:rPr>
          <w:rFonts w:ascii="Arial" w:hAnsi="Arial" w:cs="Arial"/>
          <w:sz w:val="20"/>
        </w:rPr>
        <w:t xml:space="preserve"> </w:t>
      </w:r>
    </w:p>
    <w:p w:rsidR="00B4519E" w:rsidRDefault="00B4519E" w:rsidP="003E140D">
      <w:pPr>
        <w:rPr>
          <w:rFonts w:ascii="Arial" w:hAnsi="Arial" w:cs="Arial"/>
          <w:sz w:val="20"/>
        </w:rPr>
      </w:pPr>
    </w:p>
    <w:p w:rsidR="00B4519E" w:rsidRDefault="00B4519E" w:rsidP="003E140D">
      <w:pPr>
        <w:rPr>
          <w:rFonts w:ascii="Arial" w:hAnsi="Arial" w:cs="Arial"/>
          <w:color w:val="000000" w:themeColor="text1"/>
          <w:sz w:val="20"/>
        </w:rPr>
      </w:pPr>
      <w:r w:rsidRPr="00B4519E">
        <w:rPr>
          <w:rFonts w:ascii="Arial" w:hAnsi="Arial" w:cs="Arial"/>
          <w:color w:val="000000" w:themeColor="text1"/>
          <w:sz w:val="20"/>
        </w:rPr>
        <w:t xml:space="preserve">DelegationUserClient </w:t>
      </w:r>
      <w:r w:rsidR="007B2962">
        <w:rPr>
          <w:rFonts w:ascii="Arial" w:hAnsi="Arial" w:cs="Arial"/>
          <w:color w:val="000000" w:themeColor="text1"/>
          <w:sz w:val="20"/>
        </w:rPr>
        <w:t>is responsible providing</w:t>
      </w:r>
      <w:r w:rsidRPr="00B4519E">
        <w:rPr>
          <w:rFonts w:ascii="Arial" w:hAnsi="Arial" w:cs="Arial"/>
          <w:color w:val="000000" w:themeColor="text1"/>
          <w:sz w:val="20"/>
        </w:rPr>
        <w:t xml:space="preserve"> APIs to </w:t>
      </w:r>
      <w:r w:rsidR="007B2962">
        <w:rPr>
          <w:rFonts w:ascii="Arial" w:hAnsi="Arial" w:cs="Arial"/>
          <w:color w:val="000000" w:themeColor="text1"/>
          <w:sz w:val="20"/>
        </w:rPr>
        <w:t xml:space="preserve">a </w:t>
      </w:r>
      <w:r w:rsidR="008F45BF">
        <w:rPr>
          <w:rFonts w:ascii="Arial" w:hAnsi="Arial" w:cs="Arial"/>
          <w:color w:val="000000" w:themeColor="text1"/>
          <w:sz w:val="20"/>
        </w:rPr>
        <w:t>delegator</w:t>
      </w:r>
      <w:r w:rsidRPr="00B4519E">
        <w:rPr>
          <w:rFonts w:ascii="Arial" w:hAnsi="Arial" w:cs="Arial"/>
          <w:color w:val="000000" w:themeColor="text1"/>
          <w:sz w:val="20"/>
        </w:rPr>
        <w:t xml:space="preserve"> to delegate a credential, find delegated credentials, suspend delegated credentials, and search audit log for delegated credentials. </w:t>
      </w:r>
    </w:p>
    <w:p w:rsidR="00B4519E" w:rsidRDefault="00B4519E" w:rsidP="003E140D">
      <w:pPr>
        <w:rPr>
          <w:rFonts w:ascii="Arial" w:hAnsi="Arial" w:cs="Arial"/>
          <w:color w:val="000000" w:themeColor="text1"/>
          <w:sz w:val="20"/>
        </w:rPr>
      </w:pPr>
    </w:p>
    <w:p w:rsidR="00B4519E" w:rsidRDefault="00B4519E" w:rsidP="003E140D">
      <w:pPr>
        <w:rPr>
          <w:rFonts w:ascii="Arial" w:hAnsi="Arial" w:cs="Arial"/>
          <w:color w:val="000000" w:themeColor="text1"/>
          <w:sz w:val="20"/>
        </w:rPr>
      </w:pPr>
      <w:r w:rsidRPr="00B4519E">
        <w:rPr>
          <w:rFonts w:ascii="Arial" w:hAnsi="Arial" w:cs="Arial"/>
          <w:color w:val="000000" w:themeColor="text1"/>
          <w:sz w:val="20"/>
        </w:rPr>
        <w:t xml:space="preserve">DelegationUserClient is responsible </w:t>
      </w:r>
      <w:r w:rsidR="007B2962">
        <w:rPr>
          <w:rFonts w:ascii="Arial" w:hAnsi="Arial" w:cs="Arial"/>
          <w:color w:val="000000" w:themeColor="text1"/>
          <w:sz w:val="20"/>
        </w:rPr>
        <w:t>providing</w:t>
      </w:r>
      <w:r w:rsidRPr="00B4519E">
        <w:rPr>
          <w:rFonts w:ascii="Arial" w:hAnsi="Arial" w:cs="Arial"/>
          <w:color w:val="000000" w:themeColor="text1"/>
          <w:sz w:val="20"/>
        </w:rPr>
        <w:t xml:space="preserve"> APIs to an Admin to delegate a credential, find delegated credentials, suspend delegated credentials, and to search audit logs for all users.</w:t>
      </w:r>
    </w:p>
    <w:p w:rsidR="007B2962" w:rsidRDefault="007B2962" w:rsidP="003E140D">
      <w:pPr>
        <w:rPr>
          <w:rFonts w:ascii="Arial" w:hAnsi="Arial" w:cs="Arial"/>
          <w:color w:val="000000" w:themeColor="text1"/>
          <w:sz w:val="20"/>
        </w:rPr>
      </w:pPr>
    </w:p>
    <w:p w:rsidR="007B2962" w:rsidRPr="007B2962" w:rsidRDefault="007B2962" w:rsidP="003E140D">
      <w:pPr>
        <w:rPr>
          <w:rFonts w:ascii="Arial" w:hAnsi="Arial" w:cs="Arial"/>
          <w:color w:val="000000" w:themeColor="text1"/>
          <w:sz w:val="20"/>
        </w:rPr>
      </w:pPr>
      <w:r w:rsidRPr="007B2962">
        <w:rPr>
          <w:rFonts w:ascii="Arial" w:hAnsi="Arial" w:cs="Arial"/>
          <w:color w:val="000000"/>
          <w:sz w:val="20"/>
        </w:rPr>
        <w:t xml:space="preserve">DelegatedCredentialUserClient is responsible providing APIs to a </w:t>
      </w:r>
      <w:r w:rsidR="008F45BF">
        <w:rPr>
          <w:rFonts w:ascii="Arial" w:hAnsi="Arial" w:cs="Arial"/>
          <w:color w:val="000000"/>
          <w:sz w:val="20"/>
        </w:rPr>
        <w:t>delegatee</w:t>
      </w:r>
      <w:r w:rsidRPr="007B2962">
        <w:rPr>
          <w:rFonts w:ascii="Arial" w:hAnsi="Arial" w:cs="Arial"/>
          <w:color w:val="000000"/>
          <w:sz w:val="20"/>
        </w:rPr>
        <w:t xml:space="preserve"> to get a delegated credential.</w:t>
      </w: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5B0B5E" w:rsidRDefault="005B0B5E" w:rsidP="003E140D">
      <w:pPr>
        <w:rPr>
          <w:rFonts w:ascii="Arial" w:hAnsi="Arial" w:cs="Arial"/>
          <w:sz w:val="20"/>
        </w:rPr>
      </w:pPr>
    </w:p>
    <w:p w:rsidR="005B0B5E" w:rsidRDefault="005B0B5E" w:rsidP="003E140D">
      <w:pPr>
        <w:rPr>
          <w:rFonts w:ascii="Arial" w:hAnsi="Arial" w:cs="Arial"/>
          <w:sz w:val="20"/>
        </w:rPr>
      </w:pPr>
    </w:p>
    <w:p w:rsidR="005B0B5E" w:rsidRDefault="005B0B5E"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r>
        <w:rPr>
          <w:rFonts w:ascii="Arial" w:hAnsi="Arial" w:cs="Arial"/>
          <w:noProof/>
          <w:sz w:val="20"/>
        </w:rPr>
        <w:drawing>
          <wp:anchor distT="0" distB="0" distL="114300" distR="114300" simplePos="0" relativeHeight="251694592" behindDoc="0" locked="0" layoutInCell="1" allowOverlap="1">
            <wp:simplePos x="0" y="0"/>
            <wp:positionH relativeFrom="column">
              <wp:align>center</wp:align>
            </wp:positionH>
            <wp:positionV relativeFrom="paragraph">
              <wp:posOffset>-4905375</wp:posOffset>
            </wp:positionV>
            <wp:extent cx="6126480" cy="5029200"/>
            <wp:effectExtent l="19050" t="0" r="7620" b="0"/>
            <wp:wrapNone/>
            <wp:docPr id="9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0" cstate="print"/>
                    <a:srcRect/>
                    <a:stretch>
                      <a:fillRect/>
                    </a:stretch>
                  </pic:blipFill>
                  <pic:spPr bwMode="auto">
                    <a:xfrm>
                      <a:off x="0" y="0"/>
                      <a:ext cx="6126480" cy="5029200"/>
                    </a:xfrm>
                    <a:prstGeom prst="rect">
                      <a:avLst/>
                    </a:prstGeom>
                    <a:noFill/>
                    <a:ln w="9525">
                      <a:noFill/>
                      <a:miter lim="800000"/>
                      <a:headEnd/>
                      <a:tailEnd/>
                    </a:ln>
                  </pic:spPr>
                </pic:pic>
              </a:graphicData>
            </a:graphic>
          </wp:anchor>
        </w:drawing>
      </w:r>
    </w:p>
    <w:p w:rsidR="0031737A" w:rsidRPr="00D74D3C" w:rsidRDefault="00D74D3C" w:rsidP="00D74D3C">
      <w:pPr>
        <w:pStyle w:val="Caption"/>
        <w:jc w:val="center"/>
        <w:rPr>
          <w:rFonts w:ascii="Arial" w:hAnsi="Arial" w:cs="Arial"/>
          <w:i/>
          <w:color w:val="000000" w:themeColor="text1"/>
          <w:sz w:val="20"/>
        </w:rPr>
      </w:pPr>
      <w:bookmarkStart w:id="214" w:name="_Toc247950474"/>
      <w:r w:rsidRPr="00D74D3C">
        <w:rPr>
          <w:i/>
          <w:color w:val="000000" w:themeColor="text1"/>
        </w:rPr>
        <w:t xml:space="preserve">Figure </w:t>
      </w:r>
      <w:r w:rsidR="00754D31" w:rsidRPr="00D74D3C">
        <w:rPr>
          <w:i/>
          <w:color w:val="000000" w:themeColor="text1"/>
        </w:rPr>
        <w:fldChar w:fldCharType="begin"/>
      </w:r>
      <w:r w:rsidRPr="00D74D3C">
        <w:rPr>
          <w:i/>
          <w:color w:val="000000" w:themeColor="text1"/>
        </w:rPr>
        <w:instrText xml:space="preserve"> SEQ Figure \* ARABIC </w:instrText>
      </w:r>
      <w:r w:rsidR="00754D31" w:rsidRPr="00D74D3C">
        <w:rPr>
          <w:i/>
          <w:color w:val="000000" w:themeColor="text1"/>
        </w:rPr>
        <w:fldChar w:fldCharType="separate"/>
      </w:r>
      <w:r w:rsidR="000934A8">
        <w:rPr>
          <w:i/>
          <w:noProof/>
          <w:color w:val="000000" w:themeColor="text1"/>
        </w:rPr>
        <w:t>77</w:t>
      </w:r>
      <w:r w:rsidR="00754D31" w:rsidRPr="00D74D3C">
        <w:rPr>
          <w:i/>
          <w:color w:val="000000" w:themeColor="text1"/>
        </w:rPr>
        <w:fldChar w:fldCharType="end"/>
      </w:r>
      <w:r w:rsidRPr="00D74D3C">
        <w:rPr>
          <w:i/>
          <w:color w:val="000000" w:themeColor="text1"/>
        </w:rPr>
        <w:t xml:space="preserve"> CDS client API</w:t>
      </w:r>
      <w:bookmarkEnd w:id="214"/>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1737A" w:rsidRDefault="0031737A" w:rsidP="003E140D">
      <w:pPr>
        <w:rPr>
          <w:rFonts w:ascii="Arial" w:hAnsi="Arial" w:cs="Arial"/>
          <w:sz w:val="20"/>
        </w:rPr>
      </w:pPr>
    </w:p>
    <w:p w:rsidR="003E140D" w:rsidRDefault="003E140D" w:rsidP="003E140D">
      <w:pPr>
        <w:pStyle w:val="Heading2"/>
      </w:pPr>
      <w:bookmarkStart w:id="215" w:name="_WebSSO"/>
      <w:bookmarkStart w:id="216" w:name="_Toc248115707"/>
      <w:bookmarkEnd w:id="115"/>
      <w:bookmarkEnd w:id="116"/>
      <w:bookmarkEnd w:id="215"/>
      <w:r>
        <w:lastRenderedPageBreak/>
        <w:t>WebSSO</w:t>
      </w:r>
      <w:bookmarkEnd w:id="216"/>
    </w:p>
    <w:p w:rsidR="003E140D" w:rsidRDefault="003E140D" w:rsidP="003E140D">
      <w:pPr>
        <w:rPr>
          <w:rFonts w:ascii="Arial" w:hAnsi="Arial" w:cs="Arial"/>
          <w:sz w:val="20"/>
        </w:rPr>
      </w:pPr>
      <w:r w:rsidRPr="003224A5">
        <w:rPr>
          <w:rFonts w:ascii="Arial" w:hAnsi="Arial" w:cs="Arial"/>
          <w:sz w:val="20"/>
        </w:rPr>
        <w:t xml:space="preserve">Single sign-on (SSO) is a property of access control of multiple, related, but independent software systems. With this property a user logs in once and gains access to all systems without being prompted to log in again at each of them. </w:t>
      </w:r>
    </w:p>
    <w:p w:rsidR="003E140D" w:rsidRPr="003224A5" w:rsidRDefault="003E140D" w:rsidP="003E140D">
      <w:pPr>
        <w:rPr>
          <w:rFonts w:ascii="Arial" w:hAnsi="Arial" w:cs="Arial"/>
          <w:sz w:val="20"/>
        </w:rPr>
      </w:pPr>
    </w:p>
    <w:p w:rsidR="003E140D" w:rsidRPr="003224A5" w:rsidRDefault="003E140D" w:rsidP="003E140D">
      <w:pPr>
        <w:rPr>
          <w:rFonts w:ascii="Arial" w:hAnsi="Arial" w:cs="Arial"/>
          <w:sz w:val="20"/>
        </w:rPr>
      </w:pPr>
      <w:r w:rsidRPr="003224A5">
        <w:rPr>
          <w:rFonts w:ascii="Arial" w:hAnsi="Arial" w:cs="Arial"/>
          <w:sz w:val="20"/>
        </w:rPr>
        <w:t xml:space="preserve">WebSSO provides </w:t>
      </w:r>
      <w:r>
        <w:rPr>
          <w:rFonts w:ascii="Arial" w:hAnsi="Arial" w:cs="Arial"/>
          <w:sz w:val="20"/>
        </w:rPr>
        <w:t xml:space="preserve">a comprehensive </w:t>
      </w:r>
      <w:r w:rsidRPr="003224A5">
        <w:rPr>
          <w:rFonts w:ascii="Arial" w:hAnsi="Arial" w:cs="Arial"/>
          <w:sz w:val="20"/>
        </w:rPr>
        <w:t>single sign-on capability across multiple web applications</w:t>
      </w:r>
      <w:r>
        <w:rPr>
          <w:rFonts w:ascii="Arial" w:hAnsi="Arial" w:cs="Arial"/>
          <w:sz w:val="20"/>
        </w:rPr>
        <w:t xml:space="preserve"> using GAARDS</w:t>
      </w:r>
      <w:r w:rsidRPr="003224A5">
        <w:rPr>
          <w:rFonts w:ascii="Arial" w:hAnsi="Arial" w:cs="Arial"/>
          <w:sz w:val="20"/>
        </w:rPr>
        <w:t>. This facilitates user to provide credentials once and be able to navigate across multiple web applications without prompting user to present credentials again.</w:t>
      </w:r>
      <w:r w:rsidRPr="002A2059">
        <w:rPr>
          <w:rFonts w:ascii="Arial" w:hAnsi="Arial" w:cs="Arial"/>
          <w:sz w:val="20"/>
        </w:rPr>
        <w:t xml:space="preserve"> </w:t>
      </w:r>
      <w:r w:rsidRPr="003F60FC">
        <w:rPr>
          <w:rFonts w:ascii="Arial" w:hAnsi="Arial" w:cs="Arial"/>
          <w:sz w:val="20"/>
        </w:rPr>
        <w:t xml:space="preserve">WebSSO </w:t>
      </w:r>
      <w:r>
        <w:rPr>
          <w:rFonts w:ascii="Arial" w:hAnsi="Arial" w:cs="Arial"/>
          <w:sz w:val="20"/>
        </w:rPr>
        <w:t xml:space="preserve">also </w:t>
      </w:r>
      <w:r w:rsidRPr="003F60FC">
        <w:rPr>
          <w:rFonts w:ascii="Arial" w:hAnsi="Arial" w:cs="Arial"/>
          <w:sz w:val="20"/>
        </w:rPr>
        <w:t xml:space="preserve">establishes a grid session for the user, allowing them access to other grid services </w:t>
      </w:r>
      <w:r>
        <w:rPr>
          <w:rFonts w:ascii="Arial" w:hAnsi="Arial" w:cs="Arial"/>
          <w:sz w:val="20"/>
        </w:rPr>
        <w:t>seamlessly.</w:t>
      </w:r>
    </w:p>
    <w:p w:rsidR="003E140D" w:rsidRDefault="003E140D" w:rsidP="003E140D">
      <w:pPr>
        <w:rPr>
          <w:rFonts w:ascii="Arial" w:hAnsi="Arial" w:cs="Arial"/>
          <w:sz w:val="20"/>
        </w:rPr>
      </w:pPr>
    </w:p>
    <w:p w:rsidR="003E140D" w:rsidRDefault="003E140D" w:rsidP="003E140D">
      <w:pPr>
        <w:rPr>
          <w:rFonts w:ascii="Arial" w:hAnsi="Arial" w:cs="Arial"/>
          <w:sz w:val="20"/>
        </w:rPr>
      </w:pPr>
      <w:r>
        <w:rPr>
          <w:rFonts w:ascii="Arial" w:hAnsi="Arial" w:cs="Arial"/>
          <w:sz w:val="20"/>
        </w:rPr>
        <w:t>WebSSO framework supports following features enabling single sign-on.</w:t>
      </w:r>
    </w:p>
    <w:p w:rsidR="003E140D" w:rsidRDefault="003E140D" w:rsidP="003E140D">
      <w:pPr>
        <w:rPr>
          <w:rFonts w:ascii="Arial" w:hAnsi="Arial" w:cs="Arial"/>
          <w:sz w:val="20"/>
        </w:rPr>
      </w:pPr>
    </w:p>
    <w:p w:rsidR="003E140D" w:rsidRDefault="003E140D" w:rsidP="003E140D">
      <w:pPr>
        <w:numPr>
          <w:ilvl w:val="0"/>
          <w:numId w:val="19"/>
        </w:numPr>
        <w:rPr>
          <w:rFonts w:ascii="Arial" w:hAnsi="Arial" w:cs="Arial"/>
          <w:sz w:val="20"/>
        </w:rPr>
      </w:pPr>
      <w:r>
        <w:rPr>
          <w:rFonts w:ascii="Arial" w:hAnsi="Arial" w:cs="Arial"/>
          <w:b/>
          <w:sz w:val="20"/>
        </w:rPr>
        <w:t>Grid Single Sign-</w:t>
      </w:r>
      <w:r w:rsidRPr="00FB3ED6">
        <w:rPr>
          <w:rFonts w:ascii="Arial" w:hAnsi="Arial" w:cs="Arial"/>
          <w:b/>
          <w:sz w:val="20"/>
        </w:rPr>
        <w:t>On</w:t>
      </w:r>
      <w:r w:rsidRPr="00FB3ED6">
        <w:rPr>
          <w:rFonts w:ascii="Arial" w:hAnsi="Arial" w:cs="Arial"/>
          <w:b/>
          <w:sz w:val="20"/>
        </w:rPr>
        <w:br/>
      </w:r>
      <w:r w:rsidRPr="00FB3ED6">
        <w:rPr>
          <w:rFonts w:ascii="Arial" w:hAnsi="Arial" w:cs="Arial"/>
          <w:sz w:val="20"/>
        </w:rPr>
        <w:t>Allows a user to access a Grid service without prompting for credentials again after establishing a single sign-on once. When the user navigates to another web application under the single sign on umbrella, then user grid identity should be effectively delegated to that other application for seamless navigation.</w:t>
      </w:r>
    </w:p>
    <w:p w:rsidR="003E140D" w:rsidRDefault="003E140D" w:rsidP="003E140D">
      <w:pPr>
        <w:numPr>
          <w:ilvl w:val="0"/>
          <w:numId w:val="19"/>
        </w:numPr>
        <w:rPr>
          <w:rFonts w:ascii="Arial" w:hAnsi="Arial" w:cs="Arial"/>
          <w:sz w:val="20"/>
        </w:rPr>
      </w:pPr>
      <w:r w:rsidRPr="00FB3ED6">
        <w:rPr>
          <w:rFonts w:ascii="Arial" w:hAnsi="Arial" w:cs="Arial"/>
          <w:b/>
          <w:sz w:val="20"/>
        </w:rPr>
        <w:t>Parameter Passing</w:t>
      </w:r>
      <w:r w:rsidRPr="00FB3ED6">
        <w:rPr>
          <w:rFonts w:ascii="Arial" w:hAnsi="Arial" w:cs="Arial"/>
          <w:b/>
          <w:sz w:val="20"/>
        </w:rPr>
        <w:br/>
      </w:r>
      <w:r w:rsidRPr="00FB3ED6">
        <w:rPr>
          <w:rFonts w:ascii="Arial" w:hAnsi="Arial" w:cs="Arial"/>
          <w:sz w:val="20"/>
        </w:rPr>
        <w:t>Share user specific data elements through application URL. This would enable SSO with web applications using GET request.</w:t>
      </w:r>
    </w:p>
    <w:p w:rsidR="003E140D" w:rsidRPr="00FB3ED6" w:rsidRDefault="003E140D" w:rsidP="003E140D">
      <w:pPr>
        <w:numPr>
          <w:ilvl w:val="0"/>
          <w:numId w:val="19"/>
        </w:numPr>
        <w:rPr>
          <w:rFonts w:ascii="Arial" w:hAnsi="Arial" w:cs="Arial"/>
          <w:sz w:val="20"/>
        </w:rPr>
      </w:pPr>
      <w:r>
        <w:rPr>
          <w:rFonts w:ascii="Arial" w:hAnsi="Arial" w:cs="Arial"/>
          <w:b/>
          <w:sz w:val="20"/>
        </w:rPr>
        <w:t>Single Sign-</w:t>
      </w:r>
      <w:r w:rsidRPr="00FB3ED6">
        <w:rPr>
          <w:rFonts w:ascii="Arial" w:hAnsi="Arial" w:cs="Arial"/>
          <w:b/>
          <w:sz w:val="20"/>
        </w:rPr>
        <w:t>Out</w:t>
      </w:r>
      <w:r w:rsidRPr="00FB3ED6">
        <w:rPr>
          <w:rFonts w:ascii="Arial" w:hAnsi="Arial" w:cs="Arial"/>
          <w:sz w:val="20"/>
        </w:rPr>
        <w:br/>
        <w:t>Signing from one application would signout from all other applications accessed through Single sign-on. This would also terminate grid session.</w:t>
      </w:r>
    </w:p>
    <w:p w:rsidR="003E140D" w:rsidRDefault="003E140D" w:rsidP="003E140D">
      <w:pPr>
        <w:rPr>
          <w:rFonts w:ascii="Arial" w:hAnsi="Arial" w:cs="Arial"/>
          <w:sz w:val="20"/>
        </w:rPr>
      </w:pPr>
    </w:p>
    <w:p w:rsidR="003E140D" w:rsidRPr="00B25D89" w:rsidRDefault="003E140D" w:rsidP="003E140D">
      <w:pPr>
        <w:pStyle w:val="Heading3"/>
      </w:pPr>
      <w:bookmarkStart w:id="217" w:name="_Toc248115708"/>
      <w:r w:rsidRPr="00B25D89">
        <w:t xml:space="preserve">JA-SIG's </w:t>
      </w:r>
      <w:r>
        <w:t>CAS</w:t>
      </w:r>
      <w:bookmarkEnd w:id="217"/>
    </w:p>
    <w:p w:rsidR="003E140D" w:rsidRDefault="003E140D" w:rsidP="003E140D">
      <w:pPr>
        <w:rPr>
          <w:rFonts w:ascii="Helvetica" w:hAnsi="Helvetica"/>
          <w:color w:val="000000"/>
          <w:sz w:val="20"/>
        </w:rPr>
      </w:pPr>
      <w:r>
        <w:rPr>
          <w:rFonts w:ascii="Helvetica" w:hAnsi="Helvetica"/>
          <w:color w:val="000000"/>
          <w:sz w:val="20"/>
        </w:rPr>
        <w:t>CAS is at the core of WebSSO framework. CAS is an Enterprise Java solution to web application authentication that also provides the benefit of Single Sign On (SSO). Technically, SSO can be achieved because the authentication can be removed from the web application and handled centrally. And, when this authentication is handled by a single service, access to many services can be granted once and "remembered" for the life of the web session.</w:t>
      </w:r>
    </w:p>
    <w:p w:rsidR="006C7D96" w:rsidRDefault="006C7D96" w:rsidP="003E140D">
      <w:pPr>
        <w:rPr>
          <w:rFonts w:ascii="Helvetica" w:hAnsi="Helvetica"/>
          <w:color w:val="000000"/>
          <w:sz w:val="20"/>
        </w:rPr>
      </w:pPr>
    </w:p>
    <w:p w:rsidR="006C7D96" w:rsidRDefault="003E140D" w:rsidP="006C7D96">
      <w:r w:rsidRPr="006C7D96">
        <w:rPr>
          <w:rFonts w:ascii="Arial" w:hAnsi="Arial" w:cs="Arial"/>
          <w:sz w:val="20"/>
        </w:rPr>
        <w:t>The CAS authentication and service registry is a secure way to authenticate users and provide web application or web service access. Authentication credentials are managed by the CAS server and application servers never touch this information. User access to your application is quite involved. A multi-request approach adds a layer of security and truly logical mechanism where authentication is isolated from the application</w:t>
      </w:r>
      <w:r w:rsidRPr="00156DFB">
        <w:t>.</w:t>
      </w:r>
    </w:p>
    <w:p w:rsidR="006C7D96" w:rsidRPr="006C7D96" w:rsidRDefault="006C7D96" w:rsidP="006C7D96">
      <w:pPr>
        <w:rPr>
          <w:rFonts w:ascii="Arial" w:hAnsi="Arial" w:cs="Arial"/>
          <w:sz w:val="20"/>
        </w:rPr>
      </w:pPr>
    </w:p>
    <w:p w:rsidR="003E140D" w:rsidRPr="006C7D96" w:rsidRDefault="003E140D" w:rsidP="006C7D96">
      <w:pPr>
        <w:rPr>
          <w:rFonts w:ascii="Arial" w:hAnsi="Arial" w:cs="Arial"/>
          <w:sz w:val="20"/>
        </w:rPr>
      </w:pPr>
      <w:r w:rsidRPr="006C7D96">
        <w:rPr>
          <w:rFonts w:ascii="Arial" w:hAnsi="Arial" w:cs="Arial"/>
          <w:sz w:val="20"/>
        </w:rPr>
        <w:t>CAS server component facilitates authentication of user's credentials and establishment of the Single Sign-On Session and granting the SSO Session Tickets.</w:t>
      </w:r>
    </w:p>
    <w:p w:rsidR="003E140D" w:rsidRPr="006C7D96" w:rsidRDefault="003E140D" w:rsidP="006C7D96">
      <w:pPr>
        <w:rPr>
          <w:rFonts w:ascii="Arial" w:hAnsi="Arial" w:cs="Arial"/>
          <w:sz w:val="20"/>
        </w:rPr>
      </w:pPr>
    </w:p>
    <w:p w:rsidR="003E140D" w:rsidRPr="00202FAE" w:rsidRDefault="003E140D" w:rsidP="003E140D">
      <w:pPr>
        <w:rPr>
          <w:rFonts w:ascii="Arial" w:hAnsi="Arial" w:cs="Arial"/>
          <w:sz w:val="20"/>
        </w:rPr>
      </w:pPr>
      <w:r w:rsidRPr="00202FAE">
        <w:rPr>
          <w:rFonts w:ascii="Arial" w:hAnsi="Arial" w:cs="Arial"/>
          <w:sz w:val="20"/>
        </w:rPr>
        <w:t xml:space="preserve">CAS client side web agent includes classes for ticket validation, proxy ticket acquisition, servlets and filters for implementing the client portion of the CAS protocol and Assertion Java object for representing the results of a validation attempt. This library </w:t>
      </w:r>
      <w:r>
        <w:rPr>
          <w:rFonts w:ascii="Arial" w:hAnsi="Arial" w:cs="Arial"/>
          <w:sz w:val="20"/>
        </w:rPr>
        <w:t>can be used</w:t>
      </w:r>
      <w:r w:rsidRPr="00202FAE">
        <w:rPr>
          <w:rFonts w:ascii="Arial" w:hAnsi="Arial" w:cs="Arial"/>
          <w:sz w:val="20"/>
        </w:rPr>
        <w:t xml:space="preserve"> for implementing custom CAS functionality</w:t>
      </w:r>
      <w:r>
        <w:rPr>
          <w:rFonts w:ascii="Arial" w:hAnsi="Arial" w:cs="Arial"/>
          <w:sz w:val="20"/>
        </w:rPr>
        <w:t xml:space="preserve"> and </w:t>
      </w:r>
      <w:r w:rsidRPr="00202FAE">
        <w:rPr>
          <w:rFonts w:ascii="Arial" w:hAnsi="Arial" w:cs="Arial"/>
          <w:sz w:val="20"/>
        </w:rPr>
        <w:t>to enable CAS SSO for existing applications.</w:t>
      </w:r>
    </w:p>
    <w:p w:rsidR="003E140D" w:rsidRDefault="00CC6855" w:rsidP="003E140D">
      <w:pPr>
        <w:spacing w:before="150" w:after="150" w:line="260" w:lineRule="atLeast"/>
        <w:rPr>
          <w:rFonts w:ascii="Helvetica" w:hAnsi="Helvetica"/>
          <w:color w:val="000000"/>
          <w:sz w:val="20"/>
        </w:rPr>
      </w:pPr>
      <w:r>
        <w:rPr>
          <w:rFonts w:ascii="Helvetica" w:hAnsi="Helvetica"/>
          <w:color w:val="000000"/>
          <w:sz w:val="20"/>
        </w:rPr>
        <w:t>Following diagram shows the workflow of CAS SSO process.</w:t>
      </w:r>
    </w:p>
    <w:p w:rsidR="003E140D" w:rsidRPr="00156DFB" w:rsidRDefault="008A54FA" w:rsidP="003E140D">
      <w:pPr>
        <w:spacing w:before="150" w:after="150" w:line="260" w:lineRule="atLeast"/>
        <w:rPr>
          <w:rFonts w:ascii="Helvetica" w:hAnsi="Helvetica"/>
          <w:color w:val="000000"/>
          <w:sz w:val="20"/>
        </w:rPr>
      </w:pPr>
      <w:r>
        <w:rPr>
          <w:rFonts w:ascii="Helvetica" w:hAnsi="Helvetica"/>
          <w:noProof/>
          <w:color w:val="000000"/>
          <w:sz w:val="20"/>
        </w:rPr>
        <w:lastRenderedPageBreak/>
        <w:drawing>
          <wp:inline distT="0" distB="0" distL="0" distR="0">
            <wp:extent cx="6124575" cy="24669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1" cstate="print"/>
                    <a:srcRect/>
                    <a:stretch>
                      <a:fillRect/>
                    </a:stretch>
                  </pic:blipFill>
                  <pic:spPr bwMode="auto">
                    <a:xfrm>
                      <a:off x="0" y="0"/>
                      <a:ext cx="6124575" cy="2466975"/>
                    </a:xfrm>
                    <a:prstGeom prst="rect">
                      <a:avLst/>
                    </a:prstGeom>
                    <a:noFill/>
                    <a:ln w="9525">
                      <a:noFill/>
                      <a:miter lim="800000"/>
                      <a:headEnd/>
                      <a:tailEnd/>
                    </a:ln>
                  </pic:spPr>
                </pic:pic>
              </a:graphicData>
            </a:graphic>
          </wp:inline>
        </w:drawing>
      </w:r>
    </w:p>
    <w:p w:rsidR="003E140D" w:rsidRPr="00B768D9" w:rsidRDefault="003E140D" w:rsidP="003E140D">
      <w:pPr>
        <w:pStyle w:val="Caption"/>
        <w:jc w:val="center"/>
        <w:rPr>
          <w:rFonts w:ascii="Helvetica" w:hAnsi="Helvetica"/>
          <w:i/>
          <w:color w:val="000000"/>
          <w:sz w:val="20"/>
        </w:rPr>
      </w:pPr>
      <w:bookmarkStart w:id="218" w:name="_Toc247950475"/>
      <w:r w:rsidRPr="00B768D9">
        <w:rPr>
          <w:i/>
          <w:color w:val="000000"/>
        </w:rPr>
        <w:t xml:space="preserve">Figure </w:t>
      </w:r>
      <w:r w:rsidR="00754D31" w:rsidRPr="00B768D9">
        <w:rPr>
          <w:i/>
          <w:color w:val="000000"/>
        </w:rPr>
        <w:fldChar w:fldCharType="begin"/>
      </w:r>
      <w:r w:rsidRPr="00B768D9">
        <w:rPr>
          <w:i/>
          <w:color w:val="000000"/>
        </w:rPr>
        <w:instrText xml:space="preserve"> SEQ Figure \* ARABIC </w:instrText>
      </w:r>
      <w:r w:rsidR="00754D31" w:rsidRPr="00B768D9">
        <w:rPr>
          <w:i/>
          <w:color w:val="000000"/>
        </w:rPr>
        <w:fldChar w:fldCharType="separate"/>
      </w:r>
      <w:r w:rsidR="000934A8">
        <w:rPr>
          <w:i/>
          <w:noProof/>
          <w:color w:val="000000"/>
        </w:rPr>
        <w:t>78</w:t>
      </w:r>
      <w:r w:rsidR="00754D31" w:rsidRPr="00B768D9">
        <w:rPr>
          <w:i/>
          <w:color w:val="000000"/>
        </w:rPr>
        <w:fldChar w:fldCharType="end"/>
      </w:r>
      <w:r w:rsidRPr="00B768D9">
        <w:rPr>
          <w:i/>
          <w:color w:val="000000"/>
        </w:rPr>
        <w:t xml:space="preserve"> CAS workflow</w:t>
      </w:r>
      <w:bookmarkEnd w:id="218"/>
    </w:p>
    <w:p w:rsidR="006A4E53" w:rsidRDefault="006A4E53" w:rsidP="003E140D">
      <w:pPr>
        <w:spacing w:before="150" w:after="150" w:line="260" w:lineRule="atLeast"/>
        <w:rPr>
          <w:rFonts w:ascii="Helvetica" w:hAnsi="Helvetica"/>
          <w:color w:val="000000"/>
          <w:sz w:val="20"/>
        </w:rPr>
      </w:pPr>
    </w:p>
    <w:p w:rsidR="003E140D" w:rsidRPr="00156DFB" w:rsidRDefault="003E140D" w:rsidP="003E140D">
      <w:pPr>
        <w:spacing w:before="150" w:after="150" w:line="260" w:lineRule="atLeast"/>
        <w:rPr>
          <w:rFonts w:ascii="Helvetica" w:hAnsi="Helvetica"/>
          <w:color w:val="000000"/>
          <w:sz w:val="20"/>
        </w:rPr>
      </w:pPr>
      <w:r>
        <w:rPr>
          <w:rFonts w:ascii="Helvetica" w:hAnsi="Helvetica"/>
          <w:color w:val="000000"/>
          <w:sz w:val="20"/>
        </w:rPr>
        <w:t>Accessing a login protected web application resource on a web container would be redirected to CAS server URL including application URL.</w:t>
      </w:r>
      <w:r w:rsidRPr="00156DFB">
        <w:rPr>
          <w:rFonts w:ascii="Helvetica" w:hAnsi="Helvetica"/>
          <w:color w:val="000000"/>
          <w:sz w:val="20"/>
        </w:rPr>
        <w:t xml:space="preserve"> </w:t>
      </w:r>
    </w:p>
    <w:p w:rsidR="003E140D" w:rsidRPr="00AF60D2" w:rsidRDefault="003E140D" w:rsidP="003E1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60" w:lineRule="atLeast"/>
        <w:rPr>
          <w:rFonts w:ascii="Arial" w:hAnsi="Arial" w:cs="Arial"/>
          <w:color w:val="000000"/>
          <w:sz w:val="20"/>
        </w:rPr>
      </w:pPr>
      <w:r w:rsidRPr="00AF60D2">
        <w:rPr>
          <w:rFonts w:ascii="Arial" w:hAnsi="Arial" w:cs="Arial"/>
          <w:color w:val="000000"/>
          <w:sz w:val="20"/>
        </w:rPr>
        <w:t>Example: https://cas_server/cas/login?service=https://other_server/application1</w:t>
      </w:r>
    </w:p>
    <w:p w:rsidR="003E140D" w:rsidRPr="00156DFB" w:rsidRDefault="003E140D" w:rsidP="003E140D">
      <w:pPr>
        <w:spacing w:before="150" w:after="150" w:line="260" w:lineRule="atLeast"/>
        <w:rPr>
          <w:rFonts w:ascii="Helvetica" w:hAnsi="Helvetica"/>
          <w:color w:val="000000"/>
          <w:sz w:val="20"/>
        </w:rPr>
      </w:pPr>
      <w:r w:rsidRPr="00156DFB">
        <w:rPr>
          <w:rFonts w:ascii="Helvetica" w:hAnsi="Helvetica"/>
          <w:color w:val="000000"/>
          <w:sz w:val="20"/>
        </w:rPr>
        <w:t xml:space="preserve">When the CAS server receives the request, CAS programmatically forms a new URL request (redirection) and calls application1 and adds a unique one-time-only random ticket (String) as a request parameter. </w:t>
      </w:r>
    </w:p>
    <w:p w:rsidR="003E140D" w:rsidRPr="00AF60D2" w:rsidRDefault="003E140D" w:rsidP="003E1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60" w:lineRule="atLeast"/>
        <w:rPr>
          <w:rFonts w:ascii="Arial" w:hAnsi="Arial" w:cs="Arial"/>
          <w:color w:val="000000"/>
          <w:sz w:val="20"/>
        </w:rPr>
      </w:pPr>
      <w:r w:rsidRPr="00AF60D2">
        <w:rPr>
          <w:rFonts w:ascii="Arial" w:hAnsi="Arial" w:cs="Arial"/>
          <w:color w:val="000000"/>
          <w:sz w:val="20"/>
        </w:rPr>
        <w:t>Example: https://other_server/application1?ticket=ST-8670-123buTvFFjo980</w:t>
      </w:r>
    </w:p>
    <w:p w:rsidR="003E140D" w:rsidRPr="00156DFB" w:rsidRDefault="003E140D" w:rsidP="003E140D">
      <w:pPr>
        <w:spacing w:before="150" w:after="150" w:line="260" w:lineRule="atLeast"/>
        <w:rPr>
          <w:rFonts w:ascii="Helvetica" w:hAnsi="Helvetica"/>
          <w:color w:val="000000"/>
          <w:sz w:val="20"/>
        </w:rPr>
      </w:pPr>
      <w:r w:rsidRPr="00156DFB">
        <w:rPr>
          <w:rFonts w:ascii="Helvetica" w:hAnsi="Helvetica"/>
          <w:color w:val="000000"/>
          <w:sz w:val="20"/>
        </w:rPr>
        <w:t>The other server receives this request through a CAS client servlet filter that's been configured with application1. It parses the ticket and starts a new HTTPS connection with the CAS server. This new request is formed programmatically by the CAS filter Java code and it's commonly called the "service validation" step. It receives an SSL certificate after it sends a request to the CAS server. By protocol and Java standard, the certificate is compared by Java to its collection of trusted certificates. If the certificate is "trusted", the HTTPS communication will occur.</w:t>
      </w:r>
    </w:p>
    <w:p w:rsidR="003E140D" w:rsidRPr="00156DFB" w:rsidRDefault="003E140D" w:rsidP="003E140D">
      <w:pPr>
        <w:spacing w:before="150" w:after="150" w:line="260" w:lineRule="atLeast"/>
        <w:rPr>
          <w:rFonts w:ascii="Helvetica" w:hAnsi="Helvetica"/>
          <w:color w:val="000000"/>
          <w:sz w:val="20"/>
        </w:rPr>
      </w:pPr>
      <w:r w:rsidRPr="00156DFB">
        <w:rPr>
          <w:rFonts w:ascii="Helvetica" w:hAnsi="Helvetica"/>
          <w:color w:val="000000"/>
          <w:sz w:val="20"/>
        </w:rPr>
        <w:t xml:space="preserve">CAS receives this secure request and prompts the user for his password. This is where the CAS server authenticates the user that's requesting access to application1. </w:t>
      </w:r>
      <w:r w:rsidRPr="00542709">
        <w:rPr>
          <w:rFonts w:ascii="Helvetica" w:hAnsi="Helvetica"/>
          <w:bCs/>
          <w:iCs/>
          <w:color w:val="000000"/>
          <w:sz w:val="20"/>
        </w:rPr>
        <w:t>Remember that all this is occurring and the user has only made a single request to access application1.</w:t>
      </w:r>
      <w:r w:rsidRPr="00156DFB">
        <w:rPr>
          <w:rFonts w:ascii="Helvetica" w:hAnsi="Helvetica"/>
          <w:color w:val="000000"/>
          <w:sz w:val="20"/>
        </w:rPr>
        <w:t xml:space="preserve"> CAS will also verify that application1 has been loaded into its persistent store of CAS registered services. It is, so CAS presents an HTML login screen to the user. The user enters his credentials and CAS will do the verification.</w:t>
      </w:r>
    </w:p>
    <w:p w:rsidR="003E140D" w:rsidRPr="00156DFB" w:rsidRDefault="003E140D" w:rsidP="003E140D">
      <w:pPr>
        <w:spacing w:before="150" w:after="150" w:line="260" w:lineRule="atLeast"/>
        <w:rPr>
          <w:rFonts w:ascii="Helvetica" w:hAnsi="Helvetica"/>
          <w:color w:val="000000"/>
          <w:sz w:val="20"/>
        </w:rPr>
      </w:pPr>
      <w:r w:rsidRPr="00156DFB">
        <w:rPr>
          <w:rFonts w:ascii="Helvetica" w:hAnsi="Helvetica"/>
          <w:color w:val="000000"/>
          <w:sz w:val="20"/>
        </w:rPr>
        <w:t>Once the user has been authenticated, the CAS server fulfills the application server's HTTPS CAS client request and returns an XML message of "success" along with the authenticated username. The original request exits the CAS filter and now allows application1 to serve content to this newly authenticated user.</w:t>
      </w:r>
    </w:p>
    <w:p w:rsidR="003E140D" w:rsidRDefault="003E140D" w:rsidP="003E140D">
      <w:pPr>
        <w:rPr>
          <w:rFonts w:ascii="Arial" w:hAnsi="Arial" w:cs="Arial"/>
          <w:sz w:val="20"/>
        </w:rPr>
      </w:pPr>
    </w:p>
    <w:p w:rsidR="003E140D" w:rsidRDefault="003E140D" w:rsidP="003E140D">
      <w:pPr>
        <w:rPr>
          <w:rFonts w:ascii="Arial" w:hAnsi="Arial" w:cs="Arial"/>
          <w:sz w:val="20"/>
        </w:rPr>
      </w:pPr>
    </w:p>
    <w:p w:rsidR="00CE39D8" w:rsidRDefault="00CE39D8"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pStyle w:val="Heading3"/>
      </w:pPr>
      <w:bookmarkStart w:id="219" w:name="_Toc248115709"/>
      <w:r>
        <w:lastRenderedPageBreak/>
        <w:t>WebSSO Workflow</w:t>
      </w:r>
      <w:bookmarkEnd w:id="219"/>
    </w:p>
    <w:p w:rsidR="003E140D" w:rsidRPr="00CD2E8E" w:rsidRDefault="003E140D" w:rsidP="003E140D">
      <w:pPr>
        <w:rPr>
          <w:rFonts w:ascii="Arial" w:hAnsi="Arial" w:cs="Arial"/>
          <w:sz w:val="20"/>
        </w:rPr>
      </w:pPr>
      <w:r w:rsidRPr="00CD2E8E">
        <w:rPr>
          <w:rFonts w:ascii="Arial" w:hAnsi="Arial" w:cs="Arial"/>
          <w:sz w:val="20"/>
        </w:rPr>
        <w:t>The goal of WebSSO framework is to provide a seamless navigation across multiple WebSSO enabled web applications deployed on multiple web containers without forcing user to login multiple times for each web application. Following diagram shows high level architecture of WebSSO usage scenario. WebSSO enabled web applications running on different web containers would connect to single CAS server to verify user sign-on status and authentication. Detailed explanation of single sign-on workflow can be found in the following section.</w:t>
      </w: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8A54FA" w:rsidP="003E140D">
      <w:pPr>
        <w:rPr>
          <w:rFonts w:ascii="Arial" w:hAnsi="Arial" w:cs="Arial"/>
          <w:sz w:val="20"/>
        </w:rPr>
      </w:pPr>
      <w:r>
        <w:rPr>
          <w:noProof/>
        </w:rPr>
        <w:drawing>
          <wp:anchor distT="0" distB="0" distL="114300" distR="114300" simplePos="0" relativeHeight="251677184" behindDoc="1" locked="0" layoutInCell="1" allowOverlap="1">
            <wp:simplePos x="0" y="0"/>
            <wp:positionH relativeFrom="column">
              <wp:align>center</wp:align>
            </wp:positionH>
            <wp:positionV relativeFrom="paragraph">
              <wp:posOffset>-5166360</wp:posOffset>
            </wp:positionV>
            <wp:extent cx="5676900" cy="5286375"/>
            <wp:effectExtent l="0" t="0" r="0" b="0"/>
            <wp:wrapTight wrapText="bothSides">
              <wp:wrapPolygon edited="0">
                <wp:start x="0" y="78"/>
                <wp:lineTo x="0" y="21483"/>
                <wp:lineTo x="21528" y="21483"/>
                <wp:lineTo x="21528" y="78"/>
                <wp:lineTo x="0" y="78"/>
              </wp:wrapPolygon>
            </wp:wrapTight>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192" cstate="print"/>
                    <a:srcRect/>
                    <a:stretch>
                      <a:fillRect/>
                    </a:stretch>
                  </pic:blipFill>
                  <pic:spPr bwMode="auto">
                    <a:xfrm>
                      <a:off x="0" y="0"/>
                      <a:ext cx="5676900" cy="5286375"/>
                    </a:xfrm>
                    <a:prstGeom prst="rect">
                      <a:avLst/>
                    </a:prstGeom>
                    <a:noFill/>
                    <a:ln w="9525">
                      <a:noFill/>
                      <a:miter lim="800000"/>
                      <a:headEnd/>
                      <a:tailEnd/>
                    </a:ln>
                  </pic:spPr>
                </pic:pic>
              </a:graphicData>
            </a:graphic>
          </wp:anchor>
        </w:drawing>
      </w:r>
    </w:p>
    <w:p w:rsidR="003E140D" w:rsidRPr="00181B64" w:rsidRDefault="003E140D" w:rsidP="003E140D">
      <w:pPr>
        <w:pStyle w:val="Caption"/>
        <w:jc w:val="center"/>
        <w:rPr>
          <w:rFonts w:ascii="Arial" w:hAnsi="Arial" w:cs="Arial"/>
          <w:i/>
          <w:color w:val="000000"/>
          <w:sz w:val="20"/>
        </w:rPr>
      </w:pPr>
      <w:bookmarkStart w:id="220" w:name="_Toc247950476"/>
      <w:r w:rsidRPr="00181B64">
        <w:rPr>
          <w:i/>
          <w:color w:val="000000"/>
        </w:rPr>
        <w:t xml:space="preserve">Figure </w:t>
      </w:r>
      <w:r w:rsidR="00754D31" w:rsidRPr="00181B64">
        <w:rPr>
          <w:i/>
          <w:color w:val="000000"/>
        </w:rPr>
        <w:fldChar w:fldCharType="begin"/>
      </w:r>
      <w:r w:rsidRPr="00181B64">
        <w:rPr>
          <w:i/>
          <w:color w:val="000000"/>
        </w:rPr>
        <w:instrText xml:space="preserve"> SEQ Figure \* ARABIC </w:instrText>
      </w:r>
      <w:r w:rsidR="00754D31" w:rsidRPr="00181B64">
        <w:rPr>
          <w:i/>
          <w:color w:val="000000"/>
        </w:rPr>
        <w:fldChar w:fldCharType="separate"/>
      </w:r>
      <w:r w:rsidR="000934A8">
        <w:rPr>
          <w:i/>
          <w:noProof/>
          <w:color w:val="000000"/>
        </w:rPr>
        <w:t>79</w:t>
      </w:r>
      <w:r w:rsidR="00754D31" w:rsidRPr="00181B64">
        <w:rPr>
          <w:i/>
          <w:color w:val="000000"/>
        </w:rPr>
        <w:fldChar w:fldCharType="end"/>
      </w:r>
      <w:r w:rsidRPr="00181B64">
        <w:rPr>
          <w:i/>
          <w:color w:val="000000"/>
        </w:rPr>
        <w:t xml:space="preserve"> WebSSO architecture</w:t>
      </w:r>
      <w:bookmarkEnd w:id="220"/>
    </w:p>
    <w:p w:rsidR="003E140D" w:rsidRDefault="003E140D" w:rsidP="003E140D">
      <w:pPr>
        <w:rPr>
          <w:rFonts w:ascii="Arial" w:hAnsi="Arial" w:cs="Arial"/>
          <w:sz w:val="20"/>
        </w:rPr>
      </w:pPr>
    </w:p>
    <w:p w:rsidR="003E140D" w:rsidRDefault="003E140D" w:rsidP="003E140D"/>
    <w:p w:rsidR="003E140D" w:rsidRDefault="003E140D" w:rsidP="003E140D"/>
    <w:p w:rsidR="003E140D" w:rsidRDefault="003E140D" w:rsidP="003E140D"/>
    <w:p w:rsidR="003E140D" w:rsidRPr="00331DA6" w:rsidRDefault="003E140D" w:rsidP="003E140D"/>
    <w:p w:rsidR="003E140D" w:rsidRDefault="003E140D" w:rsidP="003E140D">
      <w:pPr>
        <w:rPr>
          <w:rFonts w:ascii="Arial" w:hAnsi="Arial" w:cs="Arial"/>
          <w:sz w:val="20"/>
        </w:rPr>
      </w:pPr>
      <w:r>
        <w:rPr>
          <w:rFonts w:ascii="Arial" w:hAnsi="Arial" w:cs="Arial"/>
          <w:sz w:val="20"/>
        </w:rPr>
        <w:lastRenderedPageBreak/>
        <w:t>To suit caGrid needs with Single sign-on, WebSSO framework presents a solution that integrates CAS capabilities with GAARDS components. Following diagram shows different GAARDS components working together with CAS to provide a comprehensive Single sign-on solution to web applications running on multiple domains.</w:t>
      </w: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p>
    <w:p w:rsidR="003E140D" w:rsidRDefault="008A54FA" w:rsidP="003E140D">
      <w:pPr>
        <w:rPr>
          <w:rFonts w:ascii="Arial" w:hAnsi="Arial" w:cs="Arial"/>
          <w:sz w:val="20"/>
        </w:rPr>
      </w:pPr>
      <w:r>
        <w:rPr>
          <w:rFonts w:ascii="Verdana" w:hAnsi="Verdana"/>
          <w:noProof/>
          <w:color w:val="000000"/>
          <w:sz w:val="17"/>
          <w:szCs w:val="17"/>
        </w:rPr>
        <w:drawing>
          <wp:anchor distT="0" distB="0" distL="0" distR="0" simplePos="0" relativeHeight="251676160" behindDoc="0" locked="0" layoutInCell="1" allowOverlap="0">
            <wp:simplePos x="0" y="0"/>
            <wp:positionH relativeFrom="column">
              <wp:posOffset>161925</wp:posOffset>
            </wp:positionH>
            <wp:positionV relativeFrom="line">
              <wp:posOffset>9525</wp:posOffset>
            </wp:positionV>
            <wp:extent cx="5886450" cy="3952875"/>
            <wp:effectExtent l="19050" t="0" r="0" b="0"/>
            <wp:wrapSquare wrapText="bothSides"/>
            <wp:docPr id="908" name="Picture 908" descr="worddav4b8941eae32a19b9576487d5b4cd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worddav4b8941eae32a19b9576487d5b4cd7069"/>
                    <pic:cNvPicPr>
                      <a:picLocks noChangeAspect="1" noChangeArrowheads="1"/>
                    </pic:cNvPicPr>
                  </pic:nvPicPr>
                  <pic:blipFill>
                    <a:blip r:embed="rId193" cstate="print"/>
                    <a:srcRect/>
                    <a:stretch>
                      <a:fillRect/>
                    </a:stretch>
                  </pic:blipFill>
                  <pic:spPr bwMode="auto">
                    <a:xfrm>
                      <a:off x="0" y="0"/>
                      <a:ext cx="5886450" cy="3952875"/>
                    </a:xfrm>
                    <a:prstGeom prst="rect">
                      <a:avLst/>
                    </a:prstGeom>
                    <a:noFill/>
                    <a:ln w="9525">
                      <a:noFill/>
                      <a:miter lim="800000"/>
                      <a:headEnd/>
                      <a:tailEnd/>
                    </a:ln>
                  </pic:spPr>
                </pic:pic>
              </a:graphicData>
            </a:graphic>
          </wp:anchor>
        </w:drawing>
      </w:r>
    </w:p>
    <w:p w:rsidR="003E140D" w:rsidRDefault="003E140D" w:rsidP="003E140D">
      <w:pPr>
        <w:rPr>
          <w:rFonts w:ascii="Arial" w:hAnsi="Arial" w:cs="Arial"/>
          <w:sz w:val="20"/>
        </w:rPr>
      </w:pPr>
    </w:p>
    <w:p w:rsidR="003E140D" w:rsidRPr="00F768D1" w:rsidRDefault="003E140D" w:rsidP="003E140D">
      <w:pPr>
        <w:pStyle w:val="Caption"/>
        <w:jc w:val="center"/>
        <w:rPr>
          <w:rFonts w:ascii="Arial" w:hAnsi="Arial" w:cs="Arial"/>
          <w:i/>
          <w:color w:val="000000"/>
          <w:sz w:val="20"/>
        </w:rPr>
      </w:pPr>
      <w:bookmarkStart w:id="221" w:name="_Toc247950477"/>
      <w:r w:rsidRPr="00F768D1">
        <w:rPr>
          <w:i/>
          <w:color w:val="000000"/>
        </w:rPr>
        <w:t xml:space="preserve">Figure </w:t>
      </w:r>
      <w:r w:rsidR="00754D31" w:rsidRPr="00F768D1">
        <w:rPr>
          <w:i/>
          <w:color w:val="000000"/>
        </w:rPr>
        <w:fldChar w:fldCharType="begin"/>
      </w:r>
      <w:r w:rsidRPr="00F768D1">
        <w:rPr>
          <w:i/>
          <w:color w:val="000000"/>
        </w:rPr>
        <w:instrText xml:space="preserve"> SEQ Figure \* ARABIC </w:instrText>
      </w:r>
      <w:r w:rsidR="00754D31" w:rsidRPr="00F768D1">
        <w:rPr>
          <w:i/>
          <w:color w:val="000000"/>
        </w:rPr>
        <w:fldChar w:fldCharType="separate"/>
      </w:r>
      <w:r w:rsidR="000934A8">
        <w:rPr>
          <w:i/>
          <w:noProof/>
          <w:color w:val="000000"/>
        </w:rPr>
        <w:t>80</w:t>
      </w:r>
      <w:r w:rsidR="00754D31" w:rsidRPr="00F768D1">
        <w:rPr>
          <w:i/>
          <w:color w:val="000000"/>
        </w:rPr>
        <w:fldChar w:fldCharType="end"/>
      </w:r>
      <w:r w:rsidRPr="00F768D1">
        <w:rPr>
          <w:i/>
          <w:color w:val="000000"/>
        </w:rPr>
        <w:t xml:space="preserve"> WebSSO workflow</w:t>
      </w:r>
      <w:bookmarkEnd w:id="221"/>
    </w:p>
    <w:p w:rsidR="003E140D" w:rsidRPr="00113A8F" w:rsidRDefault="003E140D" w:rsidP="003E140D">
      <w:pPr>
        <w:spacing w:before="240" w:after="240" w:line="240" w:lineRule="atLeast"/>
        <w:rPr>
          <w:rFonts w:ascii="Arial" w:hAnsi="Arial" w:cs="Arial"/>
          <w:color w:val="000000"/>
          <w:sz w:val="20"/>
        </w:rPr>
      </w:pPr>
      <w:r w:rsidRPr="00113A8F">
        <w:rPr>
          <w:rFonts w:ascii="Arial" w:hAnsi="Arial" w:cs="Arial"/>
          <w:color w:val="000000"/>
          <w:sz w:val="20"/>
        </w:rPr>
        <w:t>Following is the work</w:t>
      </w:r>
      <w:r>
        <w:rPr>
          <w:rFonts w:ascii="Arial" w:hAnsi="Arial" w:cs="Arial"/>
          <w:color w:val="000000"/>
          <w:sz w:val="20"/>
        </w:rPr>
        <w:t>flow of interactions between different</w:t>
      </w:r>
      <w:r w:rsidRPr="00113A8F">
        <w:rPr>
          <w:rFonts w:ascii="Arial" w:hAnsi="Arial" w:cs="Arial"/>
          <w:color w:val="000000"/>
          <w:sz w:val="20"/>
        </w:rPr>
        <w:t xml:space="preserve"> components to establish a single sign on session and allow a user to access a protected web application.</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User initiates a call to the target application by typing the URL to the target application in the browser which is protected by the SSO Framework.</w:t>
      </w:r>
      <w:r>
        <w:rPr>
          <w:rFonts w:ascii="Arial" w:hAnsi="Arial" w:cs="Arial"/>
          <w:color w:val="000000"/>
          <w:sz w:val="20"/>
        </w:rPr>
        <w:t xml:space="preserve"> </w:t>
      </w:r>
      <w:r w:rsidRPr="00113A8F">
        <w:rPr>
          <w:rFonts w:ascii="Arial" w:hAnsi="Arial" w:cs="Arial"/>
          <w:color w:val="000000"/>
          <w:sz w:val="20"/>
        </w:rPr>
        <w:t>This user request is intercepted by the CAS Agent which searches for an established session. Since it can't find it, it redirects the user's request to the CAS Server providing the target application's URL as return point.</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CAS Server displays a login page to the user. The user provides his local credentials in form username/ password pair on this login page for authentication.</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CAS server provides these credentials to the Authentication Service for the purpose of authentication.</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If the credentials are valid, the Authentication Service returns a signed SAML Assertion back to the CAS Server.</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CAS server now passes this signed SAML assertion to Dorian.</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Dorian makes sure that the SAML is signed by a registered Authentication Service and return a short term Grid Credentials (Grid Proxy) for the user.</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lastRenderedPageBreak/>
        <w:t>They CAS server validates the Grid Proxy obtained from Dorian against the GTS to make sure that it is still valid and the CA has not be revoked.</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Once validated, the CAS server obtains the list of Host Identities from the configuration files and formulates a delegation policy from it. It then publishes this delegation policy passing the user's Grid Credentials to the Delegation Service</w:t>
      </w:r>
      <w:r>
        <w:rPr>
          <w:rFonts w:ascii="Arial" w:hAnsi="Arial" w:cs="Arial"/>
          <w:color w:val="000000"/>
          <w:sz w:val="20"/>
        </w:rPr>
        <w:t>.</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Now it formulates a service ticket and attaches it as part of the URL as a GET parameter. It redirects the user back to the application using the return URL provided</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CAS Agent sitting on the application again intercepts the request and retrieves the Service Ticket It now validates this Ticket against the CAS Server to make sure that the User is authenticated recently.</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 xml:space="preserve">CAS Server validates the ticket and returns an assertion object back to the client which contains the user's details. The CAS Agent retrieves this information and attaches </w:t>
      </w:r>
      <w:r>
        <w:rPr>
          <w:rFonts w:ascii="Arial" w:hAnsi="Arial" w:cs="Arial"/>
          <w:color w:val="000000"/>
          <w:sz w:val="20"/>
        </w:rPr>
        <w:t xml:space="preserve">it </w:t>
      </w:r>
      <w:r w:rsidRPr="00113A8F">
        <w:rPr>
          <w:rFonts w:ascii="Arial" w:hAnsi="Arial" w:cs="Arial"/>
          <w:color w:val="000000"/>
          <w:sz w:val="20"/>
        </w:rPr>
        <w:t>to User Request/Session</w:t>
      </w:r>
      <w:r>
        <w:rPr>
          <w:rFonts w:ascii="Arial" w:hAnsi="Arial" w:cs="Arial"/>
          <w:color w:val="000000"/>
          <w:sz w:val="20"/>
        </w:rPr>
        <w:t>.</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Now the CAS Agent connects to the Delegation Service using the Host Credentials of the Target Web Application to retrieve the User's Grid Credentials (Grid Proxy) by passing the user's Grid Identity</w:t>
      </w:r>
      <w:r>
        <w:rPr>
          <w:rFonts w:ascii="Arial" w:hAnsi="Arial" w:cs="Arial"/>
          <w:color w:val="000000"/>
          <w:sz w:val="20"/>
        </w:rPr>
        <w:t>.</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Delegation Server retrieves the Host Identity from the call and checks it against the policy published for that user. If the application has been given the delegation rights, it returns the Grid Proxy for that user back to the CAS Agent.</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CAS Agent attaches the Grid Proxy as an attribute to the Session and forwards the request to the target application</w:t>
      </w:r>
    </w:p>
    <w:p w:rsidR="003E140D" w:rsidRPr="00113A8F" w:rsidRDefault="003E140D" w:rsidP="003E140D">
      <w:pPr>
        <w:numPr>
          <w:ilvl w:val="0"/>
          <w:numId w:val="18"/>
        </w:numPr>
        <w:spacing w:line="240" w:lineRule="atLeast"/>
        <w:rPr>
          <w:rFonts w:ascii="Arial" w:hAnsi="Arial" w:cs="Arial"/>
          <w:color w:val="000000"/>
          <w:sz w:val="20"/>
        </w:rPr>
      </w:pPr>
      <w:r w:rsidRPr="00113A8F">
        <w:rPr>
          <w:rFonts w:ascii="Arial" w:hAnsi="Arial" w:cs="Arial"/>
          <w:color w:val="000000"/>
          <w:sz w:val="20"/>
        </w:rPr>
        <w:t>The Target Application can retrieve all user attributes from the Request/Session including the user's Grid Credentials. It then can use this Grid Credential to access a grid service on user's behalf.</w:t>
      </w:r>
    </w:p>
    <w:p w:rsidR="003E140D" w:rsidRPr="00113A8F" w:rsidRDefault="003E140D" w:rsidP="003E140D">
      <w:pPr>
        <w:rPr>
          <w:rFonts w:ascii="Arial" w:hAnsi="Arial" w:cs="Arial"/>
          <w:sz w:val="20"/>
        </w:rPr>
      </w:pPr>
    </w:p>
    <w:p w:rsidR="003E140D" w:rsidRDefault="003E140D" w:rsidP="003E140D">
      <w:pPr>
        <w:rPr>
          <w:rFonts w:ascii="Arial" w:hAnsi="Arial" w:cs="Arial"/>
          <w:sz w:val="20"/>
        </w:rPr>
      </w:pPr>
    </w:p>
    <w:p w:rsidR="003E140D" w:rsidRDefault="003E140D" w:rsidP="003E140D">
      <w:pPr>
        <w:rPr>
          <w:rFonts w:ascii="Arial" w:hAnsi="Arial" w:cs="Arial"/>
          <w:sz w:val="20"/>
        </w:rPr>
      </w:pPr>
      <w:r>
        <w:rPr>
          <w:rFonts w:ascii="Arial" w:hAnsi="Arial" w:cs="Arial"/>
          <w:sz w:val="20"/>
        </w:rPr>
        <w:t>WebSSO framework uses filter mechanism to intercept user requests and enforce single sign-on behavior. Following are the filters used by the framework.</w:t>
      </w:r>
    </w:p>
    <w:p w:rsidR="003E140D" w:rsidRDefault="003E140D" w:rsidP="003E140D">
      <w:pPr>
        <w:rPr>
          <w:rFonts w:ascii="Arial" w:hAnsi="Arial" w:cs="Arial"/>
          <w:sz w:val="20"/>
        </w:rPr>
      </w:pPr>
    </w:p>
    <w:p w:rsidR="003E140D" w:rsidRPr="00A800ED" w:rsidRDefault="003E140D" w:rsidP="003E140D">
      <w:pPr>
        <w:spacing w:line="240" w:lineRule="atLeast"/>
        <w:rPr>
          <w:rFonts w:ascii="Arial" w:hAnsi="Arial" w:cs="Arial"/>
          <w:color w:val="000000"/>
          <w:sz w:val="20"/>
        </w:rPr>
      </w:pPr>
      <w:r w:rsidRPr="00A800ED">
        <w:rPr>
          <w:rFonts w:ascii="Arial" w:hAnsi="Arial" w:cs="Arial"/>
          <w:b/>
          <w:bCs/>
          <w:color w:val="000000"/>
          <w:sz w:val="20"/>
        </w:rPr>
        <w:t>CAS Authentication Filter</w:t>
      </w:r>
      <w:r w:rsidRPr="00A800ED">
        <w:rPr>
          <w:rFonts w:ascii="Arial" w:hAnsi="Arial" w:cs="Arial"/>
          <w:color w:val="000000"/>
          <w:sz w:val="20"/>
        </w:rPr>
        <w:t xml:space="preserve"> - This is the entry for the CAS Authentication Filter. This filter checks if the User's Single Sign On Session has been established or not. This entry should be copied as it is in the client web application's web.xml file</w:t>
      </w:r>
    </w:p>
    <w:p w:rsidR="003E140D" w:rsidRPr="00A800ED" w:rsidRDefault="003E140D" w:rsidP="003E140D">
      <w:pPr>
        <w:spacing w:line="240" w:lineRule="atLeast"/>
        <w:rPr>
          <w:rFonts w:ascii="Arial" w:hAnsi="Arial" w:cs="Arial"/>
          <w:color w:val="000000"/>
          <w:sz w:val="20"/>
        </w:rPr>
      </w:pPr>
    </w:p>
    <w:p w:rsidR="003E140D" w:rsidRPr="00A800ED" w:rsidRDefault="003E140D" w:rsidP="003E140D">
      <w:pPr>
        <w:spacing w:line="240" w:lineRule="atLeast"/>
        <w:rPr>
          <w:rFonts w:ascii="Arial" w:hAnsi="Arial" w:cs="Arial"/>
          <w:color w:val="000000"/>
          <w:sz w:val="20"/>
        </w:rPr>
      </w:pPr>
      <w:r w:rsidRPr="00A800ED">
        <w:rPr>
          <w:rFonts w:ascii="Arial" w:hAnsi="Arial" w:cs="Arial"/>
          <w:b/>
          <w:bCs/>
          <w:color w:val="000000"/>
          <w:sz w:val="20"/>
        </w:rPr>
        <w:t>CAS Validation Filter</w:t>
      </w:r>
      <w:r w:rsidRPr="00A800ED">
        <w:rPr>
          <w:rFonts w:ascii="Arial" w:hAnsi="Arial" w:cs="Arial"/>
          <w:color w:val="000000"/>
          <w:sz w:val="20"/>
        </w:rPr>
        <w:t xml:space="preserve"> - This is the entry for the CAS Validation Filter. This filter validates the User's Authentication Session and then retrieve</w:t>
      </w:r>
      <w:r>
        <w:rPr>
          <w:rFonts w:ascii="Arial" w:hAnsi="Arial" w:cs="Arial"/>
          <w:color w:val="000000"/>
          <w:sz w:val="20"/>
        </w:rPr>
        <w:t>s</w:t>
      </w:r>
      <w:r w:rsidRPr="00A800ED">
        <w:rPr>
          <w:rFonts w:ascii="Arial" w:hAnsi="Arial" w:cs="Arial"/>
          <w:color w:val="000000"/>
          <w:sz w:val="20"/>
        </w:rPr>
        <w:t xml:space="preserve"> User's Attributes from the Central CAS Single Sign On Server. This entry should be copied as it is in the client web application's web.xml file</w:t>
      </w:r>
    </w:p>
    <w:p w:rsidR="003E140D" w:rsidRPr="00A800ED" w:rsidRDefault="003E140D" w:rsidP="003E140D">
      <w:pPr>
        <w:spacing w:line="240" w:lineRule="atLeast"/>
        <w:rPr>
          <w:rFonts w:ascii="Arial" w:hAnsi="Arial" w:cs="Arial"/>
          <w:color w:val="000000"/>
          <w:sz w:val="20"/>
        </w:rPr>
      </w:pPr>
    </w:p>
    <w:p w:rsidR="003E140D" w:rsidRPr="00A800ED" w:rsidRDefault="003E140D" w:rsidP="003E140D">
      <w:pPr>
        <w:spacing w:line="240" w:lineRule="atLeast"/>
        <w:rPr>
          <w:rFonts w:ascii="Arial" w:hAnsi="Arial" w:cs="Arial"/>
          <w:color w:val="000000"/>
          <w:sz w:val="20"/>
        </w:rPr>
      </w:pPr>
      <w:r w:rsidRPr="00A800ED">
        <w:rPr>
          <w:rFonts w:ascii="Arial" w:hAnsi="Arial" w:cs="Arial"/>
          <w:b/>
          <w:bCs/>
          <w:color w:val="000000"/>
          <w:sz w:val="20"/>
        </w:rPr>
        <w:t>WebSSO Attribute Loader Filter</w:t>
      </w:r>
      <w:r w:rsidRPr="00A800ED">
        <w:rPr>
          <w:rFonts w:ascii="Arial" w:hAnsi="Arial" w:cs="Arial"/>
          <w:color w:val="000000"/>
          <w:sz w:val="20"/>
        </w:rPr>
        <w:t xml:space="preserve"> - This is the entry for the WebSSO Attribute Loader Filter. This filter reads the attributes which are retrieved from the Central CAS Single Sign</w:t>
      </w:r>
      <w:r>
        <w:rPr>
          <w:rFonts w:ascii="Arial" w:hAnsi="Arial" w:cs="Arial"/>
          <w:color w:val="000000"/>
          <w:sz w:val="20"/>
        </w:rPr>
        <w:t>-</w:t>
      </w:r>
      <w:r w:rsidRPr="00A800ED">
        <w:rPr>
          <w:rFonts w:ascii="Arial" w:hAnsi="Arial" w:cs="Arial"/>
          <w:color w:val="000000"/>
          <w:sz w:val="20"/>
        </w:rPr>
        <w:t>On Server and loads each of them into the HTTP Session. This entry should be copied as it is in the client web application's web.xml file</w:t>
      </w:r>
    </w:p>
    <w:p w:rsidR="003E140D" w:rsidRPr="00A800ED" w:rsidRDefault="003E140D" w:rsidP="003E140D">
      <w:pPr>
        <w:spacing w:line="240" w:lineRule="atLeast"/>
        <w:rPr>
          <w:rFonts w:ascii="Arial" w:hAnsi="Arial" w:cs="Arial"/>
          <w:color w:val="000000"/>
          <w:sz w:val="20"/>
        </w:rPr>
      </w:pPr>
    </w:p>
    <w:p w:rsidR="003E140D" w:rsidRPr="00A800ED" w:rsidRDefault="003E140D" w:rsidP="003E140D">
      <w:pPr>
        <w:spacing w:line="240" w:lineRule="atLeast"/>
        <w:rPr>
          <w:rFonts w:ascii="Arial" w:hAnsi="Arial" w:cs="Arial"/>
          <w:color w:val="000000"/>
          <w:sz w:val="20"/>
        </w:rPr>
      </w:pPr>
      <w:r w:rsidRPr="00A800ED">
        <w:rPr>
          <w:rFonts w:ascii="Arial" w:hAnsi="Arial" w:cs="Arial"/>
          <w:b/>
          <w:bCs/>
          <w:color w:val="000000"/>
          <w:sz w:val="20"/>
        </w:rPr>
        <w:t>WebSSO Delegation Lookup Filter</w:t>
      </w:r>
      <w:r w:rsidRPr="00A800ED">
        <w:rPr>
          <w:rFonts w:ascii="Arial" w:hAnsi="Arial" w:cs="Arial"/>
          <w:color w:val="000000"/>
          <w:sz w:val="20"/>
        </w:rPr>
        <w:t xml:space="preserve"> - This is the entry for the WebSSO Delegation Lookup Filter. This filter connects to the Credential Delegation Service (</w:t>
      </w:r>
      <w:hyperlink r:id="rId194" w:tooltip="Home" w:history="1">
        <w:r w:rsidRPr="00A800ED">
          <w:rPr>
            <w:rFonts w:ascii="Arial" w:hAnsi="Arial" w:cs="Arial"/>
            <w:b/>
            <w:bCs/>
            <w:color w:val="2E3257"/>
            <w:sz w:val="20"/>
          </w:rPr>
          <w:t>CDS</w:t>
        </w:r>
      </w:hyperlink>
      <w:r w:rsidRPr="00A800ED">
        <w:rPr>
          <w:rFonts w:ascii="Arial" w:hAnsi="Arial" w:cs="Arial"/>
          <w:color w:val="000000"/>
          <w:sz w:val="20"/>
        </w:rPr>
        <w:t>) using the Client Application's Host Credentials and retrieves the User's Grid Credentials. It then stores the retrieved User's Grid Credentials into the session as a session attribute. This filter needs two parameter</w:t>
      </w:r>
      <w:r>
        <w:rPr>
          <w:rFonts w:ascii="Arial" w:hAnsi="Arial" w:cs="Arial"/>
          <w:color w:val="000000"/>
          <w:sz w:val="20"/>
        </w:rPr>
        <w:t>s</w:t>
      </w:r>
      <w:r w:rsidRPr="00A800ED">
        <w:rPr>
          <w:rFonts w:ascii="Arial" w:hAnsi="Arial" w:cs="Arial"/>
          <w:color w:val="000000"/>
          <w:sz w:val="20"/>
        </w:rPr>
        <w:t xml:space="preserve"> pointing to the certificate and the key file for the Client Application's Host Credential. </w:t>
      </w:r>
    </w:p>
    <w:p w:rsidR="003E140D" w:rsidRPr="00A800ED" w:rsidRDefault="003E140D" w:rsidP="003E140D">
      <w:pPr>
        <w:spacing w:line="240" w:lineRule="atLeast"/>
        <w:ind w:left="-360" w:firstLine="1080"/>
        <w:rPr>
          <w:rFonts w:ascii="Arial" w:hAnsi="Arial" w:cs="Arial"/>
          <w:color w:val="000000"/>
          <w:sz w:val="20"/>
        </w:rPr>
      </w:pPr>
      <w:r w:rsidRPr="00A800ED">
        <w:rPr>
          <w:rFonts w:ascii="Arial" w:hAnsi="Arial" w:cs="Arial"/>
          <w:b/>
          <w:bCs/>
          <w:color w:val="000000"/>
          <w:sz w:val="20"/>
        </w:rPr>
        <w:t>certificate-file-path</w:t>
      </w:r>
      <w:r w:rsidRPr="00A800ED">
        <w:rPr>
          <w:rFonts w:ascii="Arial" w:hAnsi="Arial" w:cs="Arial"/>
          <w:color w:val="000000"/>
          <w:sz w:val="20"/>
        </w:rPr>
        <w:t xml:space="preserve"> - points to the certificate file for the Client Application's Host Credentials.</w:t>
      </w:r>
    </w:p>
    <w:p w:rsidR="003E140D" w:rsidRPr="00A800ED" w:rsidRDefault="003E140D" w:rsidP="003E140D">
      <w:pPr>
        <w:spacing w:line="240" w:lineRule="atLeast"/>
        <w:ind w:left="-360" w:firstLine="1080"/>
        <w:rPr>
          <w:rFonts w:ascii="Arial" w:hAnsi="Arial" w:cs="Arial"/>
          <w:color w:val="000000"/>
          <w:sz w:val="20"/>
        </w:rPr>
      </w:pPr>
      <w:r w:rsidRPr="00A800ED">
        <w:rPr>
          <w:rFonts w:ascii="Arial" w:hAnsi="Arial" w:cs="Arial"/>
          <w:b/>
          <w:bCs/>
          <w:color w:val="000000"/>
          <w:sz w:val="20"/>
        </w:rPr>
        <w:t>key-file-path</w:t>
      </w:r>
      <w:r w:rsidRPr="00A800ED">
        <w:rPr>
          <w:rFonts w:ascii="Arial" w:hAnsi="Arial" w:cs="Arial"/>
          <w:color w:val="000000"/>
          <w:sz w:val="20"/>
        </w:rPr>
        <w:t xml:space="preserve"> - points to the key file for the Client Application's Host Credentials.</w:t>
      </w:r>
    </w:p>
    <w:p w:rsidR="003E140D" w:rsidRPr="00A800ED" w:rsidRDefault="003E140D" w:rsidP="003E140D">
      <w:pPr>
        <w:spacing w:line="240" w:lineRule="atLeast"/>
        <w:ind w:left="-360" w:firstLine="1080"/>
        <w:rPr>
          <w:rFonts w:ascii="Arial" w:hAnsi="Arial" w:cs="Arial"/>
          <w:color w:val="000000"/>
          <w:sz w:val="20"/>
        </w:rPr>
      </w:pPr>
    </w:p>
    <w:p w:rsidR="003E140D" w:rsidRPr="00A800ED" w:rsidRDefault="003E140D" w:rsidP="003E140D">
      <w:pPr>
        <w:spacing w:line="240" w:lineRule="atLeast"/>
        <w:rPr>
          <w:rFonts w:ascii="Arial" w:hAnsi="Arial" w:cs="Arial"/>
          <w:color w:val="000000"/>
          <w:sz w:val="20"/>
        </w:rPr>
      </w:pPr>
      <w:r w:rsidRPr="00A800ED">
        <w:rPr>
          <w:rFonts w:ascii="Arial" w:hAnsi="Arial" w:cs="Arial"/>
          <w:b/>
          <w:bCs/>
          <w:color w:val="000000"/>
          <w:sz w:val="20"/>
        </w:rPr>
        <w:t>WebSSO Logout Filter</w:t>
      </w:r>
      <w:r w:rsidRPr="00A800ED">
        <w:rPr>
          <w:rFonts w:ascii="Arial" w:hAnsi="Arial" w:cs="Arial"/>
          <w:color w:val="000000"/>
          <w:sz w:val="20"/>
        </w:rPr>
        <w:t xml:space="preserve"> - This is the entry for the WebSSO Logout Filter. This filter connects to the WebSSO Server and issues a logout call. On receiving this logout the CAS Server terminates the SSO Session and issues a call to the Credential Delegation Service (</w:t>
      </w:r>
      <w:hyperlink r:id="rId195" w:tooltip="Home" w:history="1">
        <w:r w:rsidRPr="00A800ED">
          <w:rPr>
            <w:rFonts w:ascii="Arial" w:hAnsi="Arial" w:cs="Arial"/>
            <w:b/>
            <w:bCs/>
            <w:color w:val="2E3257"/>
            <w:sz w:val="20"/>
          </w:rPr>
          <w:t>CDS</w:t>
        </w:r>
      </w:hyperlink>
      <w:r w:rsidRPr="00A800ED">
        <w:rPr>
          <w:rFonts w:ascii="Arial" w:hAnsi="Arial" w:cs="Arial"/>
          <w:color w:val="000000"/>
          <w:sz w:val="20"/>
        </w:rPr>
        <w:t>) to destroy user's delegation policy.</w:t>
      </w:r>
    </w:p>
    <w:p w:rsidR="003E140D" w:rsidRDefault="003E140D" w:rsidP="003E140D">
      <w:pPr>
        <w:rPr>
          <w:rFonts w:ascii="Arial" w:hAnsi="Arial" w:cs="Arial"/>
          <w:sz w:val="20"/>
        </w:rPr>
      </w:pPr>
    </w:p>
    <w:p w:rsidR="00CE39D8" w:rsidRDefault="00CE39D8" w:rsidP="003E140D">
      <w:pPr>
        <w:rPr>
          <w:rFonts w:ascii="Arial" w:hAnsi="Arial" w:cs="Arial"/>
          <w:sz w:val="20"/>
        </w:rPr>
      </w:pPr>
    </w:p>
    <w:p w:rsidR="00CE39D8" w:rsidRDefault="00CE39D8" w:rsidP="003E140D">
      <w:pPr>
        <w:rPr>
          <w:rFonts w:ascii="Arial" w:hAnsi="Arial" w:cs="Arial"/>
          <w:sz w:val="20"/>
        </w:rPr>
      </w:pPr>
    </w:p>
    <w:p w:rsidR="003E140D" w:rsidRPr="00121D47" w:rsidRDefault="003E140D" w:rsidP="003E140D">
      <w:pPr>
        <w:pStyle w:val="Heading3"/>
      </w:pPr>
      <w:bookmarkStart w:id="222" w:name="_Toc248115710"/>
      <w:r w:rsidRPr="00121D47">
        <w:lastRenderedPageBreak/>
        <w:t>Configuration</w:t>
      </w:r>
      <w:bookmarkEnd w:id="222"/>
    </w:p>
    <w:p w:rsidR="003E140D" w:rsidRPr="008119B7" w:rsidRDefault="003E140D" w:rsidP="003E140D">
      <w:pPr>
        <w:rPr>
          <w:rFonts w:ascii="Arial" w:hAnsi="Arial" w:cs="Arial"/>
          <w:b/>
          <w:sz w:val="22"/>
          <w:szCs w:val="22"/>
        </w:rPr>
      </w:pPr>
      <w:r w:rsidRPr="008119B7">
        <w:rPr>
          <w:rFonts w:ascii="Arial" w:hAnsi="Arial" w:cs="Arial"/>
          <w:b/>
          <w:sz w:val="22"/>
          <w:szCs w:val="22"/>
        </w:rPr>
        <w:t>WebSSO Client</w:t>
      </w:r>
    </w:p>
    <w:p w:rsidR="003E140D" w:rsidRDefault="003E140D" w:rsidP="003E140D"/>
    <w:p w:rsidR="003E140D" w:rsidRDefault="003E140D" w:rsidP="003E140D">
      <w:pPr>
        <w:rPr>
          <w:rFonts w:ascii="Arial" w:hAnsi="Arial" w:cs="Arial"/>
          <w:b/>
          <w:bCs/>
          <w:color w:val="000000"/>
          <w:sz w:val="20"/>
        </w:rPr>
      </w:pPr>
      <w:r w:rsidRPr="0012629E">
        <w:rPr>
          <w:rFonts w:ascii="Arial" w:hAnsi="Arial" w:cs="Arial"/>
          <w:color w:val="000000"/>
          <w:sz w:val="20"/>
        </w:rPr>
        <w:t xml:space="preserve">The </w:t>
      </w:r>
      <w:r>
        <w:rPr>
          <w:rFonts w:ascii="Arial" w:hAnsi="Arial" w:cs="Arial"/>
          <w:color w:val="000000"/>
          <w:sz w:val="20"/>
        </w:rPr>
        <w:t>WebSSO</w:t>
      </w:r>
      <w:r w:rsidRPr="0012629E">
        <w:rPr>
          <w:rFonts w:ascii="Arial" w:hAnsi="Arial" w:cs="Arial"/>
          <w:color w:val="000000"/>
          <w:sz w:val="20"/>
        </w:rPr>
        <w:t xml:space="preserve"> client is configured through a properties file: </w:t>
      </w:r>
      <w:r w:rsidRPr="0012629E">
        <w:rPr>
          <w:rFonts w:ascii="Arial" w:hAnsi="Arial" w:cs="Arial"/>
          <w:bCs/>
          <w:color w:val="000000"/>
          <w:sz w:val="20"/>
        </w:rPr>
        <w:t>WEBSSO_CLIENT_LOCATION/build/cas-client.properties. Following are the properties defined.</w:t>
      </w:r>
    </w:p>
    <w:p w:rsidR="003E140D" w:rsidRPr="0012629E" w:rsidRDefault="003E140D" w:rsidP="003E140D">
      <w:pPr>
        <w:rPr>
          <w:rFonts w:ascii="Arial" w:hAnsi="Arial" w:cs="Arial"/>
          <w:b/>
          <w:bCs/>
          <w:color w:val="000000"/>
          <w:sz w:val="20"/>
        </w:rPr>
      </w:pPr>
    </w:p>
    <w:p w:rsidR="003E140D" w:rsidRPr="00A7364C" w:rsidRDefault="003E140D" w:rsidP="00EE7F55">
      <w:pPr>
        <w:numPr>
          <w:ilvl w:val="0"/>
          <w:numId w:val="21"/>
        </w:numPr>
        <w:spacing w:line="240" w:lineRule="atLeast"/>
        <w:rPr>
          <w:rFonts w:ascii="Arial" w:hAnsi="Arial" w:cs="Arial"/>
          <w:color w:val="000000"/>
          <w:sz w:val="20"/>
        </w:rPr>
      </w:pPr>
      <w:r w:rsidRPr="00A7364C">
        <w:rPr>
          <w:rFonts w:ascii="Arial" w:hAnsi="Arial" w:cs="Arial"/>
          <w:b/>
          <w:bCs/>
          <w:color w:val="000000"/>
          <w:sz w:val="20"/>
        </w:rPr>
        <w:t>cas.server.gateway</w:t>
      </w:r>
      <w:r w:rsidRPr="00A7364C">
        <w:rPr>
          <w:rFonts w:ascii="Arial" w:hAnsi="Arial" w:cs="Arial"/>
          <w:color w:val="000000"/>
          <w:sz w:val="20"/>
        </w:rPr>
        <w:t xml:space="preserve"> - This is a property indicating whether the login screen should be displayed to the user or not. This option should be always set to 'false'.</w:t>
      </w:r>
    </w:p>
    <w:p w:rsidR="003E140D" w:rsidRPr="00A7364C" w:rsidRDefault="003E140D" w:rsidP="00EE7F55">
      <w:pPr>
        <w:numPr>
          <w:ilvl w:val="0"/>
          <w:numId w:val="21"/>
        </w:numPr>
        <w:spacing w:line="240" w:lineRule="atLeast"/>
        <w:rPr>
          <w:rFonts w:ascii="Arial" w:hAnsi="Arial" w:cs="Arial"/>
          <w:color w:val="000000"/>
          <w:sz w:val="20"/>
        </w:rPr>
      </w:pPr>
      <w:r w:rsidRPr="00A7364C">
        <w:rPr>
          <w:rFonts w:ascii="Arial" w:hAnsi="Arial" w:cs="Arial"/>
          <w:b/>
          <w:bCs/>
          <w:color w:val="000000"/>
          <w:sz w:val="20"/>
        </w:rPr>
        <w:t>cas.server.renew</w:t>
      </w:r>
      <w:r w:rsidRPr="00A7364C">
        <w:rPr>
          <w:rFonts w:ascii="Arial" w:hAnsi="Arial" w:cs="Arial"/>
          <w:color w:val="000000"/>
          <w:sz w:val="20"/>
        </w:rPr>
        <w:t xml:space="preserve"> - This is a property if set to true would require the user to login again irrespective of whether the Single Sign On session has been established or not. For general use, this should be set to 'false'. </w:t>
      </w:r>
      <w:r w:rsidRPr="00A7364C">
        <w:rPr>
          <w:rFonts w:ascii="Arial" w:hAnsi="Arial" w:cs="Arial"/>
          <w:b/>
          <w:bCs/>
          <w:color w:val="000000"/>
          <w:sz w:val="20"/>
        </w:rPr>
        <w:t>Note</w:t>
      </w:r>
      <w:r w:rsidRPr="00A7364C">
        <w:rPr>
          <w:rFonts w:ascii="Arial" w:hAnsi="Arial" w:cs="Arial"/>
          <w:color w:val="000000"/>
          <w:sz w:val="20"/>
        </w:rPr>
        <w:t xml:space="preserve"> If you want to log into another application within the SSO realm without providing your credentials again, this property should be set to 'true'</w:t>
      </w:r>
    </w:p>
    <w:p w:rsidR="003E140D" w:rsidRPr="00A7364C" w:rsidRDefault="003E140D" w:rsidP="00EE7F55">
      <w:pPr>
        <w:numPr>
          <w:ilvl w:val="0"/>
          <w:numId w:val="21"/>
        </w:numPr>
        <w:spacing w:line="240" w:lineRule="atLeast"/>
        <w:rPr>
          <w:rFonts w:ascii="Arial" w:hAnsi="Arial" w:cs="Arial"/>
          <w:color w:val="000000"/>
          <w:sz w:val="20"/>
        </w:rPr>
      </w:pPr>
      <w:r w:rsidRPr="00A7364C">
        <w:rPr>
          <w:rFonts w:ascii="Arial" w:hAnsi="Arial" w:cs="Arial"/>
          <w:b/>
          <w:bCs/>
          <w:color w:val="000000"/>
          <w:sz w:val="20"/>
        </w:rPr>
        <w:t>cas.server.url</w:t>
      </w:r>
      <w:r w:rsidRPr="00A7364C">
        <w:rPr>
          <w:rFonts w:ascii="Arial" w:hAnsi="Arial" w:cs="Arial"/>
          <w:color w:val="000000"/>
          <w:sz w:val="20"/>
        </w:rPr>
        <w:t xml:space="preserve"> - This is the URL to the WebSSO's CAS Server. </w:t>
      </w:r>
      <w:r w:rsidRPr="00A7364C">
        <w:rPr>
          <w:rFonts w:ascii="Arial" w:hAnsi="Arial" w:cs="Arial"/>
          <w:b/>
          <w:bCs/>
          <w:color w:val="000000"/>
          <w:sz w:val="20"/>
        </w:rPr>
        <w:t>Note</w:t>
      </w:r>
      <w:r w:rsidRPr="00A7364C">
        <w:rPr>
          <w:rFonts w:ascii="Arial" w:hAnsi="Arial" w:cs="Arial"/>
          <w:color w:val="000000"/>
          <w:sz w:val="20"/>
        </w:rPr>
        <w:t xml:space="preserve"> The CAS Server is generally installed in a secured container as a result of which the URL should have 'https'.</w:t>
      </w:r>
    </w:p>
    <w:p w:rsidR="003E140D" w:rsidRPr="00A7364C" w:rsidRDefault="003E140D" w:rsidP="00EE7F55">
      <w:pPr>
        <w:numPr>
          <w:ilvl w:val="0"/>
          <w:numId w:val="21"/>
        </w:numPr>
        <w:spacing w:line="240" w:lineRule="atLeast"/>
        <w:rPr>
          <w:rFonts w:ascii="Arial" w:hAnsi="Arial" w:cs="Arial"/>
          <w:color w:val="000000"/>
          <w:sz w:val="20"/>
        </w:rPr>
      </w:pPr>
      <w:r w:rsidRPr="00A7364C">
        <w:rPr>
          <w:rFonts w:ascii="Arial" w:hAnsi="Arial" w:cs="Arial"/>
          <w:b/>
          <w:bCs/>
          <w:color w:val="000000"/>
          <w:sz w:val="20"/>
        </w:rPr>
        <w:t>cas.client.service</w:t>
      </w:r>
      <w:r w:rsidRPr="00A7364C">
        <w:rPr>
          <w:rFonts w:ascii="Arial" w:hAnsi="Arial" w:cs="Arial"/>
          <w:color w:val="000000"/>
          <w:sz w:val="20"/>
        </w:rPr>
        <w:t xml:space="preserve"> - This is the URL to the WebSSO client server.</w:t>
      </w:r>
    </w:p>
    <w:p w:rsidR="003E140D" w:rsidRDefault="003E140D" w:rsidP="003E140D">
      <w:pPr>
        <w:rPr>
          <w:rFonts w:ascii="Arial" w:hAnsi="Arial" w:cs="Arial"/>
          <w:b/>
          <w:sz w:val="22"/>
          <w:szCs w:val="22"/>
        </w:rPr>
      </w:pPr>
    </w:p>
    <w:p w:rsidR="003E140D" w:rsidRPr="008119B7" w:rsidRDefault="003E140D" w:rsidP="003E140D">
      <w:pPr>
        <w:rPr>
          <w:rFonts w:ascii="Arial" w:hAnsi="Arial" w:cs="Arial"/>
          <w:b/>
          <w:sz w:val="22"/>
          <w:szCs w:val="22"/>
        </w:rPr>
      </w:pPr>
    </w:p>
    <w:p w:rsidR="003E140D" w:rsidRPr="008119B7" w:rsidRDefault="003E140D" w:rsidP="003E140D">
      <w:pPr>
        <w:rPr>
          <w:rFonts w:ascii="Arial" w:hAnsi="Arial" w:cs="Arial"/>
          <w:b/>
          <w:sz w:val="22"/>
          <w:szCs w:val="22"/>
        </w:rPr>
      </w:pPr>
      <w:r w:rsidRPr="008119B7">
        <w:rPr>
          <w:rFonts w:ascii="Arial" w:hAnsi="Arial" w:cs="Arial"/>
          <w:b/>
          <w:sz w:val="22"/>
          <w:szCs w:val="22"/>
        </w:rPr>
        <w:t>WebSSO Server</w:t>
      </w:r>
    </w:p>
    <w:p w:rsidR="003E140D" w:rsidRDefault="003E140D" w:rsidP="003E140D"/>
    <w:p w:rsidR="003E140D" w:rsidRPr="00FC277B" w:rsidRDefault="003E140D" w:rsidP="003E140D">
      <w:pPr>
        <w:rPr>
          <w:rFonts w:ascii="Arial" w:hAnsi="Arial" w:cs="Arial"/>
          <w:sz w:val="20"/>
        </w:rPr>
      </w:pPr>
      <w:r w:rsidRPr="00FC277B">
        <w:rPr>
          <w:rFonts w:ascii="Arial" w:hAnsi="Arial" w:cs="Arial"/>
          <w:sz w:val="20"/>
        </w:rPr>
        <w:t>The WebSSO server is configured through a properties file called websso-properties.xml. Following are the configuration properties.</w:t>
      </w:r>
    </w:p>
    <w:p w:rsidR="003E140D" w:rsidRPr="00FC277B" w:rsidRDefault="003E140D" w:rsidP="003E140D">
      <w:pPr>
        <w:rPr>
          <w:rFonts w:ascii="Arial" w:hAnsi="Arial" w:cs="Arial"/>
          <w:sz w:val="20"/>
        </w:rPr>
      </w:pPr>
    </w:p>
    <w:p w:rsidR="003E140D" w:rsidRPr="00BC1E08" w:rsidRDefault="003E140D" w:rsidP="003E140D">
      <w:pPr>
        <w:spacing w:line="240" w:lineRule="atLeast"/>
        <w:rPr>
          <w:rFonts w:ascii="Arial" w:hAnsi="Arial" w:cs="Arial"/>
          <w:color w:val="000000"/>
          <w:sz w:val="20"/>
        </w:rPr>
      </w:pPr>
      <w:r w:rsidRPr="00BC1E08">
        <w:rPr>
          <w:rFonts w:ascii="Arial" w:hAnsi="Arial" w:cs="Arial"/>
          <w:b/>
          <w:bCs/>
          <w:color w:val="000000"/>
          <w:sz w:val="20"/>
        </w:rPr>
        <w:t>websso-server-information</w:t>
      </w:r>
      <w:r w:rsidRPr="00BC1E08">
        <w:rPr>
          <w:rFonts w:ascii="Arial" w:hAnsi="Arial" w:cs="Arial"/>
          <w:color w:val="000000"/>
          <w:sz w:val="20"/>
        </w:rPr>
        <w:t xml:space="preserve"> - This section contains information about the WebSSO Server. </w:t>
      </w:r>
    </w:p>
    <w:p w:rsidR="003E140D" w:rsidRPr="00BC1E08" w:rsidRDefault="003E140D" w:rsidP="00EE7F55">
      <w:pPr>
        <w:numPr>
          <w:ilvl w:val="0"/>
          <w:numId w:val="22"/>
        </w:numPr>
        <w:spacing w:line="240" w:lineRule="atLeast"/>
        <w:rPr>
          <w:rFonts w:ascii="Arial" w:hAnsi="Arial" w:cs="Arial"/>
          <w:color w:val="000000"/>
          <w:sz w:val="20"/>
        </w:rPr>
      </w:pPr>
      <w:r w:rsidRPr="00BC1E08">
        <w:rPr>
          <w:rFonts w:ascii="Arial" w:hAnsi="Arial" w:cs="Arial"/>
          <w:b/>
          <w:bCs/>
          <w:color w:val="000000"/>
          <w:sz w:val="20"/>
        </w:rPr>
        <w:t>start-auto-syncgts</w:t>
      </w:r>
      <w:r w:rsidRPr="00BC1E08">
        <w:rPr>
          <w:rFonts w:ascii="Arial" w:hAnsi="Arial" w:cs="Arial"/>
          <w:color w:val="000000"/>
          <w:sz w:val="20"/>
        </w:rPr>
        <w:t xml:space="preserve"> - This is a configuration parameter indicating whether the WebSSO Server should start SyncGTS automatically or not. "yes" indicates WebSSO Server to start the SyncGTS daemon.</w:t>
      </w:r>
    </w:p>
    <w:p w:rsidR="003E140D" w:rsidRPr="00BC1E08" w:rsidRDefault="003E140D" w:rsidP="00EE7F55">
      <w:pPr>
        <w:numPr>
          <w:ilvl w:val="0"/>
          <w:numId w:val="22"/>
        </w:numPr>
        <w:spacing w:line="240" w:lineRule="atLeast"/>
        <w:rPr>
          <w:rFonts w:ascii="Arial" w:hAnsi="Arial" w:cs="Arial"/>
          <w:color w:val="000000"/>
          <w:sz w:val="20"/>
        </w:rPr>
      </w:pPr>
      <w:r w:rsidRPr="00BC1E08">
        <w:rPr>
          <w:rFonts w:ascii="Arial" w:hAnsi="Arial" w:cs="Arial"/>
          <w:b/>
          <w:bCs/>
          <w:color w:val="000000"/>
          <w:sz w:val="20"/>
        </w:rPr>
        <w:t>host-credential-certificate-file-path</w:t>
      </w:r>
      <w:r w:rsidRPr="00BC1E08">
        <w:rPr>
          <w:rFonts w:ascii="Arial" w:hAnsi="Arial" w:cs="Arial"/>
          <w:color w:val="000000"/>
          <w:sz w:val="20"/>
        </w:rPr>
        <w:t xml:space="preserve"> - This is the path to the WebSSO Server's Host Certificate File obtained in Step 3 above.</w:t>
      </w:r>
    </w:p>
    <w:p w:rsidR="003E140D" w:rsidRPr="00BC1E08" w:rsidRDefault="003E140D" w:rsidP="00EE7F55">
      <w:pPr>
        <w:numPr>
          <w:ilvl w:val="0"/>
          <w:numId w:val="22"/>
        </w:numPr>
        <w:spacing w:line="240" w:lineRule="atLeast"/>
        <w:rPr>
          <w:rFonts w:ascii="Arial" w:hAnsi="Arial" w:cs="Arial"/>
          <w:color w:val="000000"/>
          <w:sz w:val="20"/>
        </w:rPr>
      </w:pPr>
      <w:r w:rsidRPr="00BC1E08">
        <w:rPr>
          <w:rFonts w:ascii="Arial" w:hAnsi="Arial" w:cs="Arial"/>
          <w:b/>
          <w:bCs/>
          <w:color w:val="000000"/>
          <w:sz w:val="20"/>
        </w:rPr>
        <w:t>host-credential-key-file-path</w:t>
      </w:r>
      <w:r w:rsidRPr="00BC1E08">
        <w:rPr>
          <w:rFonts w:ascii="Arial" w:hAnsi="Arial" w:cs="Arial"/>
          <w:color w:val="000000"/>
          <w:sz w:val="20"/>
        </w:rPr>
        <w:t xml:space="preserve"> - This is the path to the WebSSO Server's Host Key File obtained in Step 3 above.</w:t>
      </w:r>
    </w:p>
    <w:p w:rsidR="003E140D" w:rsidRDefault="003E140D" w:rsidP="003E140D">
      <w:pPr>
        <w:spacing w:line="240" w:lineRule="atLeast"/>
        <w:rPr>
          <w:rFonts w:ascii="Verdana" w:hAnsi="Verdana"/>
          <w:b/>
          <w:bCs/>
          <w:color w:val="000000"/>
          <w:sz w:val="17"/>
          <w:szCs w:val="17"/>
        </w:rPr>
      </w:pPr>
    </w:p>
    <w:p w:rsidR="003E140D" w:rsidRPr="00BC1E08" w:rsidRDefault="003E140D" w:rsidP="003E140D">
      <w:pPr>
        <w:spacing w:line="240" w:lineRule="atLeast"/>
        <w:rPr>
          <w:rFonts w:ascii="Arial" w:hAnsi="Arial" w:cs="Arial"/>
          <w:color w:val="000000"/>
          <w:sz w:val="20"/>
        </w:rPr>
      </w:pPr>
      <w:r w:rsidRPr="00BC1E08">
        <w:rPr>
          <w:rFonts w:ascii="Arial" w:hAnsi="Arial" w:cs="Arial"/>
          <w:b/>
          <w:bCs/>
          <w:color w:val="000000"/>
          <w:sz w:val="20"/>
        </w:rPr>
        <w:t>credential-delegation-service-information</w:t>
      </w:r>
      <w:r w:rsidRPr="00BC1E08">
        <w:rPr>
          <w:rFonts w:ascii="Arial" w:hAnsi="Arial" w:cs="Arial"/>
          <w:color w:val="000000"/>
          <w:sz w:val="20"/>
        </w:rPr>
        <w:t xml:space="preserve"> - This section is used to configure the Credential Delegation Service which will be used to publish the delegation policy for User's Grid Credentials </w:t>
      </w:r>
    </w:p>
    <w:p w:rsidR="003E140D" w:rsidRPr="00BC1E08"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service-url</w:t>
      </w:r>
      <w:r w:rsidRPr="00BC1E08">
        <w:rPr>
          <w:rFonts w:ascii="Arial" w:hAnsi="Arial" w:cs="Arial"/>
          <w:color w:val="000000"/>
          <w:sz w:val="20"/>
        </w:rPr>
        <w:t xml:space="preserve"> - This is the URL to the Credential Delegation Service. This information is known based on the prior installation of CDS.</w:t>
      </w:r>
    </w:p>
    <w:p w:rsidR="003E140D" w:rsidRPr="00BC1E08"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service-identity</w:t>
      </w:r>
      <w:r w:rsidRPr="00BC1E08">
        <w:rPr>
          <w:rFonts w:ascii="Arial" w:hAnsi="Arial" w:cs="Arial"/>
          <w:color w:val="000000"/>
          <w:sz w:val="20"/>
        </w:rPr>
        <w:t xml:space="preserve"> - This is the service Identity for Credential Delegation Service.</w:t>
      </w:r>
    </w:p>
    <w:p w:rsidR="003E140D" w:rsidRPr="00BC1E08"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delegation-lifetime-hours</w:t>
      </w:r>
      <w:r w:rsidRPr="00BC1E08">
        <w:rPr>
          <w:rFonts w:ascii="Arial" w:hAnsi="Arial" w:cs="Arial"/>
          <w:color w:val="000000"/>
          <w:sz w:val="20"/>
        </w:rPr>
        <w:t xml:space="preserve"> - This is the hours for which the delegation policy remains alive.</w:t>
      </w:r>
    </w:p>
    <w:p w:rsidR="003E140D" w:rsidRPr="00BC1E08"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delegation-lifetime-minutes</w:t>
      </w:r>
      <w:r w:rsidRPr="00BC1E08">
        <w:rPr>
          <w:rFonts w:ascii="Arial" w:hAnsi="Arial" w:cs="Arial"/>
          <w:color w:val="000000"/>
          <w:sz w:val="20"/>
        </w:rPr>
        <w:t xml:space="preserve"> - This is the minutes for which the delegation policy remains alive.</w:t>
      </w:r>
    </w:p>
    <w:p w:rsidR="003E140D" w:rsidRPr="00BC1E08"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delegation-lifetime-seconds</w:t>
      </w:r>
      <w:r w:rsidRPr="00BC1E08">
        <w:rPr>
          <w:rFonts w:ascii="Arial" w:hAnsi="Arial" w:cs="Arial"/>
          <w:color w:val="000000"/>
          <w:sz w:val="20"/>
        </w:rPr>
        <w:t xml:space="preserve"> - This is the seconds for which the delegation policy remains alive.</w:t>
      </w:r>
    </w:p>
    <w:p w:rsidR="003E140D" w:rsidRDefault="003E140D" w:rsidP="00EE7F55">
      <w:pPr>
        <w:numPr>
          <w:ilvl w:val="0"/>
          <w:numId w:val="23"/>
        </w:numPr>
        <w:spacing w:line="240" w:lineRule="atLeast"/>
        <w:rPr>
          <w:rFonts w:ascii="Arial" w:hAnsi="Arial" w:cs="Arial"/>
          <w:color w:val="000000"/>
          <w:sz w:val="20"/>
        </w:rPr>
      </w:pPr>
      <w:r w:rsidRPr="00BC1E08">
        <w:rPr>
          <w:rFonts w:ascii="Arial" w:hAnsi="Arial" w:cs="Arial"/>
          <w:b/>
          <w:bCs/>
          <w:color w:val="000000"/>
          <w:sz w:val="20"/>
        </w:rPr>
        <w:t>issued-credential-path-length</w:t>
      </w:r>
      <w:r w:rsidRPr="00BC1E08">
        <w:rPr>
          <w:rFonts w:ascii="Arial" w:hAnsi="Arial" w:cs="Arial"/>
          <w:color w:val="000000"/>
          <w:sz w:val="20"/>
        </w:rPr>
        <w:t xml:space="preserve"> - A path length specifies the length of a credential chain. For example a credential with a length of 2 means that the credential can be delegated to a second party and the second party could in turn delegate the credential to a third party at which point the third party can no longer delegate the credential. The Issued Credential Path Length specifies the path length of the credentials issued to third parties. An Issued Credential Path Length of 0 indicates that the third party may not further delegate the user's credential.</w:t>
      </w:r>
    </w:p>
    <w:p w:rsidR="003E140D" w:rsidRPr="00BC1E08" w:rsidRDefault="003E140D" w:rsidP="003E140D">
      <w:pPr>
        <w:spacing w:line="240" w:lineRule="atLeast"/>
        <w:ind w:left="720"/>
        <w:rPr>
          <w:rFonts w:ascii="Arial" w:hAnsi="Arial" w:cs="Arial"/>
          <w:color w:val="000000"/>
          <w:sz w:val="20"/>
        </w:rPr>
      </w:pPr>
    </w:p>
    <w:p w:rsidR="003E140D" w:rsidRPr="00BC1E08" w:rsidRDefault="003E140D" w:rsidP="003E140D">
      <w:pPr>
        <w:spacing w:line="240" w:lineRule="atLeast"/>
        <w:rPr>
          <w:rFonts w:ascii="Arial" w:hAnsi="Arial" w:cs="Arial"/>
          <w:color w:val="000000"/>
          <w:sz w:val="20"/>
        </w:rPr>
      </w:pPr>
      <w:r w:rsidRPr="00BC1E08">
        <w:rPr>
          <w:rFonts w:ascii="Arial" w:hAnsi="Arial" w:cs="Arial"/>
          <w:b/>
          <w:bCs/>
          <w:color w:val="000000"/>
          <w:sz w:val="20"/>
        </w:rPr>
        <w:t>dorian-services-information</w:t>
      </w:r>
      <w:r w:rsidRPr="00BC1E08">
        <w:rPr>
          <w:rFonts w:ascii="Arial" w:hAnsi="Arial" w:cs="Arial"/>
          <w:color w:val="000000"/>
          <w:sz w:val="20"/>
        </w:rPr>
        <w:t xml:space="preserve"> - </w:t>
      </w:r>
    </w:p>
    <w:p w:rsidR="003E140D" w:rsidRPr="00BC1E08" w:rsidRDefault="003E140D" w:rsidP="003E140D">
      <w:pPr>
        <w:spacing w:line="240" w:lineRule="atLeast"/>
        <w:ind w:left="720"/>
        <w:rPr>
          <w:rFonts w:ascii="Arial" w:hAnsi="Arial" w:cs="Arial"/>
          <w:color w:val="000000"/>
          <w:sz w:val="20"/>
        </w:rPr>
      </w:pPr>
      <w:r w:rsidRPr="00BC1E08">
        <w:rPr>
          <w:rFonts w:ascii="Arial" w:hAnsi="Arial" w:cs="Arial"/>
          <w:b/>
          <w:bCs/>
          <w:color w:val="000000"/>
          <w:sz w:val="20"/>
        </w:rPr>
        <w:t>dorian-service-descriptor</w:t>
      </w:r>
      <w:r w:rsidRPr="00BC1E08">
        <w:rPr>
          <w:rFonts w:ascii="Arial" w:hAnsi="Arial" w:cs="Arial"/>
          <w:color w:val="000000"/>
          <w:sz w:val="20"/>
        </w:rPr>
        <w:t xml:space="preserve"> - This section is used to configure the Dorian Server which will be used to retrieve User's Grid Credentials. </w:t>
      </w:r>
    </w:p>
    <w:p w:rsidR="003E140D" w:rsidRPr="00BC1E08"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t>display-name</w:t>
      </w:r>
      <w:r w:rsidRPr="00BC1E08">
        <w:rPr>
          <w:rFonts w:ascii="Arial" w:hAnsi="Arial" w:cs="Arial"/>
          <w:color w:val="000000"/>
          <w:sz w:val="20"/>
        </w:rPr>
        <w:t xml:space="preserve"> - This is the display name for the Dorian Service which is displayed on the login screen.</w:t>
      </w:r>
    </w:p>
    <w:p w:rsidR="003E140D" w:rsidRPr="00BC1E08"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t>service-url</w:t>
      </w:r>
      <w:r w:rsidRPr="00BC1E08">
        <w:rPr>
          <w:rFonts w:ascii="Arial" w:hAnsi="Arial" w:cs="Arial"/>
          <w:color w:val="000000"/>
          <w:sz w:val="20"/>
        </w:rPr>
        <w:t xml:space="preserve"> - This is the URL to the Dorian Service.</w:t>
      </w:r>
    </w:p>
    <w:p w:rsidR="003E140D" w:rsidRPr="00BC1E08"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lastRenderedPageBreak/>
        <w:t>service-identity</w:t>
      </w:r>
      <w:r w:rsidRPr="00BC1E08">
        <w:rPr>
          <w:rFonts w:ascii="Arial" w:hAnsi="Arial" w:cs="Arial"/>
          <w:color w:val="000000"/>
          <w:sz w:val="20"/>
        </w:rPr>
        <w:t xml:space="preserve"> - This is the service Identity for the Dorian Service.</w:t>
      </w:r>
    </w:p>
    <w:p w:rsidR="003E140D" w:rsidRPr="00BC1E08"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t>proxy-lifetime-hours</w:t>
      </w:r>
      <w:r w:rsidRPr="00BC1E08">
        <w:rPr>
          <w:rFonts w:ascii="Arial" w:hAnsi="Arial" w:cs="Arial"/>
          <w:color w:val="000000"/>
          <w:sz w:val="20"/>
        </w:rPr>
        <w:t xml:space="preserve"> - This is the hours for which the proxy remains alive.</w:t>
      </w:r>
    </w:p>
    <w:p w:rsidR="003E140D" w:rsidRPr="00BC1E08"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t>proxy-lifetime-minutes</w:t>
      </w:r>
      <w:r w:rsidRPr="00BC1E08">
        <w:rPr>
          <w:rFonts w:ascii="Arial" w:hAnsi="Arial" w:cs="Arial"/>
          <w:color w:val="000000"/>
          <w:sz w:val="20"/>
        </w:rPr>
        <w:t xml:space="preserve"> - This is the minutes for which the proxy remains alive.</w:t>
      </w:r>
    </w:p>
    <w:p w:rsidR="003E140D" w:rsidRDefault="003E140D" w:rsidP="00EE7F55">
      <w:pPr>
        <w:numPr>
          <w:ilvl w:val="0"/>
          <w:numId w:val="24"/>
        </w:numPr>
        <w:spacing w:line="240" w:lineRule="atLeast"/>
        <w:rPr>
          <w:rFonts w:ascii="Arial" w:hAnsi="Arial" w:cs="Arial"/>
          <w:color w:val="000000"/>
          <w:sz w:val="20"/>
        </w:rPr>
      </w:pPr>
      <w:r w:rsidRPr="00BC1E08">
        <w:rPr>
          <w:rFonts w:ascii="Arial" w:hAnsi="Arial" w:cs="Arial"/>
          <w:b/>
          <w:bCs/>
          <w:color w:val="000000"/>
          <w:sz w:val="20"/>
        </w:rPr>
        <w:t>proxy-lifetime-seconds</w:t>
      </w:r>
      <w:r w:rsidRPr="00BC1E08">
        <w:rPr>
          <w:rFonts w:ascii="Arial" w:hAnsi="Arial" w:cs="Arial"/>
          <w:color w:val="000000"/>
          <w:sz w:val="20"/>
        </w:rPr>
        <w:t xml:space="preserve"> - This is the seconds for which the proxy remains alive.</w:t>
      </w:r>
    </w:p>
    <w:p w:rsidR="003E140D" w:rsidRPr="00BC1E08" w:rsidRDefault="003E140D" w:rsidP="003E140D">
      <w:pPr>
        <w:spacing w:line="240" w:lineRule="atLeast"/>
        <w:ind w:left="1080"/>
        <w:rPr>
          <w:rFonts w:ascii="Arial" w:hAnsi="Arial" w:cs="Arial"/>
          <w:color w:val="000000"/>
          <w:sz w:val="20"/>
        </w:rPr>
      </w:pPr>
    </w:p>
    <w:p w:rsidR="003E140D" w:rsidRPr="00BC1E08" w:rsidRDefault="003E140D" w:rsidP="003E140D">
      <w:pPr>
        <w:spacing w:line="240" w:lineRule="atLeast"/>
        <w:rPr>
          <w:rFonts w:ascii="Arial" w:hAnsi="Arial" w:cs="Arial"/>
          <w:color w:val="000000"/>
          <w:sz w:val="20"/>
        </w:rPr>
      </w:pPr>
      <w:r w:rsidRPr="00BC1E08">
        <w:rPr>
          <w:rFonts w:ascii="Arial" w:hAnsi="Arial" w:cs="Arial"/>
          <w:b/>
          <w:bCs/>
          <w:color w:val="000000"/>
          <w:sz w:val="20"/>
        </w:rPr>
        <w:t>delegated-applications-group</w:t>
      </w:r>
      <w:r w:rsidRPr="00BC1E08">
        <w:rPr>
          <w:rFonts w:ascii="Arial" w:hAnsi="Arial" w:cs="Arial"/>
          <w:color w:val="000000"/>
          <w:sz w:val="20"/>
        </w:rPr>
        <w:t xml:space="preserve"> - These are the group of applications to which user's credentials are to be delegated. In future these will be provided as a choice to the user. As of now they are just static list. </w:t>
      </w:r>
    </w:p>
    <w:p w:rsidR="003E140D" w:rsidRPr="00BC1E08" w:rsidRDefault="003E140D" w:rsidP="00EE7F55">
      <w:pPr>
        <w:numPr>
          <w:ilvl w:val="0"/>
          <w:numId w:val="25"/>
        </w:numPr>
        <w:spacing w:line="240" w:lineRule="atLeast"/>
        <w:rPr>
          <w:rFonts w:ascii="Arial" w:hAnsi="Arial" w:cs="Arial"/>
          <w:color w:val="000000"/>
          <w:sz w:val="20"/>
        </w:rPr>
      </w:pPr>
      <w:r w:rsidRPr="00BC1E08">
        <w:rPr>
          <w:rFonts w:ascii="Arial" w:hAnsi="Arial" w:cs="Arial"/>
          <w:b/>
          <w:bCs/>
          <w:color w:val="000000"/>
          <w:sz w:val="20"/>
        </w:rPr>
        <w:t>group-name</w:t>
      </w:r>
      <w:r w:rsidRPr="00BC1E08">
        <w:rPr>
          <w:rFonts w:ascii="Arial" w:hAnsi="Arial" w:cs="Arial"/>
          <w:color w:val="000000"/>
          <w:sz w:val="20"/>
        </w:rPr>
        <w:t xml:space="preserve"> - This is the name given to the group of the applications to which a user's credentials is delegated.</w:t>
      </w:r>
    </w:p>
    <w:p w:rsidR="003E140D" w:rsidRPr="00BC1E08" w:rsidRDefault="003E140D" w:rsidP="00EE7F55">
      <w:pPr>
        <w:numPr>
          <w:ilvl w:val="0"/>
          <w:numId w:val="25"/>
        </w:numPr>
        <w:spacing w:line="240" w:lineRule="atLeast"/>
        <w:rPr>
          <w:rFonts w:ascii="Arial" w:hAnsi="Arial" w:cs="Arial"/>
          <w:color w:val="000000"/>
          <w:sz w:val="20"/>
        </w:rPr>
      </w:pPr>
      <w:r w:rsidRPr="00BC1E08">
        <w:rPr>
          <w:rFonts w:ascii="Arial" w:hAnsi="Arial" w:cs="Arial"/>
          <w:b/>
          <w:bCs/>
          <w:color w:val="000000"/>
          <w:sz w:val="20"/>
        </w:rPr>
        <w:t>delegated-application-list</w:t>
      </w:r>
      <w:r w:rsidRPr="00BC1E08">
        <w:rPr>
          <w:rFonts w:ascii="Arial" w:hAnsi="Arial" w:cs="Arial"/>
          <w:color w:val="000000"/>
          <w:sz w:val="20"/>
        </w:rPr>
        <w:t xml:space="preserve"> - These are the list of the applications to which user's credentials are to be delegated. </w:t>
      </w:r>
    </w:p>
    <w:p w:rsidR="003E140D" w:rsidRPr="00BC1E08" w:rsidRDefault="003E140D" w:rsidP="003E140D">
      <w:pPr>
        <w:spacing w:line="240" w:lineRule="atLeast"/>
        <w:ind w:left="1440"/>
        <w:rPr>
          <w:rFonts w:ascii="Arial" w:hAnsi="Arial" w:cs="Arial"/>
          <w:color w:val="000000"/>
          <w:sz w:val="20"/>
        </w:rPr>
      </w:pPr>
      <w:r w:rsidRPr="00BC1E08">
        <w:rPr>
          <w:rFonts w:ascii="Arial" w:hAnsi="Arial" w:cs="Arial"/>
          <w:b/>
          <w:bCs/>
          <w:color w:val="000000"/>
          <w:sz w:val="20"/>
        </w:rPr>
        <w:t>delegated-application</w:t>
      </w:r>
      <w:r w:rsidRPr="00BC1E08">
        <w:rPr>
          <w:rFonts w:ascii="Arial" w:hAnsi="Arial" w:cs="Arial"/>
          <w:color w:val="000000"/>
          <w:sz w:val="20"/>
        </w:rPr>
        <w:t xml:space="preserve"> - This is the entry for an application to which the user's credentials are delegated.. </w:t>
      </w:r>
    </w:p>
    <w:p w:rsidR="003E140D" w:rsidRPr="00BC1E08" w:rsidRDefault="003E140D" w:rsidP="00EE7F55">
      <w:pPr>
        <w:numPr>
          <w:ilvl w:val="0"/>
          <w:numId w:val="26"/>
        </w:numPr>
        <w:spacing w:line="240" w:lineRule="atLeast"/>
        <w:ind w:left="1800"/>
        <w:rPr>
          <w:rFonts w:ascii="Arial" w:hAnsi="Arial" w:cs="Arial"/>
          <w:color w:val="000000"/>
          <w:sz w:val="20"/>
        </w:rPr>
      </w:pPr>
      <w:r w:rsidRPr="00BC1E08">
        <w:rPr>
          <w:rFonts w:ascii="Arial" w:hAnsi="Arial" w:cs="Arial"/>
          <w:b/>
          <w:bCs/>
          <w:color w:val="000000"/>
          <w:sz w:val="20"/>
        </w:rPr>
        <w:t>application-name</w:t>
      </w:r>
      <w:r w:rsidRPr="00BC1E08">
        <w:rPr>
          <w:rFonts w:ascii="Arial" w:hAnsi="Arial" w:cs="Arial"/>
          <w:color w:val="000000"/>
          <w:sz w:val="20"/>
        </w:rPr>
        <w:t xml:space="preserve"> - This is the name of the application to which the user's credentials are delegated.</w:t>
      </w:r>
    </w:p>
    <w:p w:rsidR="003E140D" w:rsidRPr="00BC1E08" w:rsidRDefault="003E140D" w:rsidP="00EE7F55">
      <w:pPr>
        <w:numPr>
          <w:ilvl w:val="0"/>
          <w:numId w:val="26"/>
        </w:numPr>
        <w:spacing w:line="240" w:lineRule="atLeast"/>
        <w:ind w:left="1800"/>
        <w:rPr>
          <w:rFonts w:ascii="Arial" w:hAnsi="Arial" w:cs="Arial"/>
          <w:color w:val="000000"/>
          <w:sz w:val="20"/>
        </w:rPr>
      </w:pPr>
      <w:r w:rsidRPr="00BC1E08">
        <w:rPr>
          <w:rFonts w:ascii="Arial" w:hAnsi="Arial" w:cs="Arial"/>
          <w:b/>
          <w:bCs/>
          <w:color w:val="000000"/>
          <w:sz w:val="20"/>
        </w:rPr>
        <w:t>host-identity</w:t>
      </w:r>
      <w:r w:rsidRPr="00BC1E08">
        <w:rPr>
          <w:rFonts w:ascii="Arial" w:hAnsi="Arial" w:cs="Arial"/>
          <w:color w:val="000000"/>
          <w:sz w:val="20"/>
        </w:rPr>
        <w:t xml:space="preserve"> - This is the host identity (obtained from the Host Credentials that are obtained from the Dorian) of the application to which the user's credentials are delegated.</w:t>
      </w:r>
    </w:p>
    <w:p w:rsidR="003E140D" w:rsidRDefault="003E140D" w:rsidP="003E140D">
      <w:pPr>
        <w:ind w:left="1080"/>
      </w:pPr>
    </w:p>
    <w:p w:rsidR="003E140D" w:rsidRPr="00A7364C" w:rsidRDefault="003E140D" w:rsidP="003E140D">
      <w:pPr>
        <w:spacing w:before="240" w:after="240" w:line="240" w:lineRule="atLeast"/>
        <w:rPr>
          <w:rFonts w:ascii="Arial" w:hAnsi="Arial" w:cs="Arial"/>
          <w:color w:val="000000"/>
          <w:sz w:val="20"/>
        </w:rPr>
      </w:pPr>
      <w:r w:rsidRPr="00A7364C">
        <w:rPr>
          <w:rFonts w:ascii="Arial" w:hAnsi="Arial" w:cs="Arial"/>
          <w:color w:val="000000"/>
          <w:sz w:val="20"/>
        </w:rPr>
        <w:t xml:space="preserve">Following is the list of session attributes which hold values of the corresponding User Attributes: </w:t>
      </w:r>
    </w:p>
    <w:tbl>
      <w:tblPr>
        <w:tblW w:w="0" w:type="auto"/>
        <w:tblCellMar>
          <w:left w:w="0" w:type="dxa"/>
          <w:right w:w="0" w:type="dxa"/>
        </w:tblCellMar>
        <w:tblLook w:val="04A0"/>
      </w:tblPr>
      <w:tblGrid>
        <w:gridCol w:w="7989"/>
      </w:tblGrid>
      <w:tr w:rsidR="003E140D" w:rsidRPr="00A7364C">
        <w:tc>
          <w:tcPr>
            <w:tcW w:w="0" w:type="auto"/>
            <w:tcBorders>
              <w:top w:val="nil"/>
              <w:left w:val="nil"/>
              <w:bottom w:val="nil"/>
              <w:right w:val="nil"/>
            </w:tcBorders>
            <w:vAlign w:val="center"/>
          </w:tcPr>
          <w:p w:rsidR="003E140D" w:rsidRPr="00A7364C" w:rsidRDefault="003E140D" w:rsidP="003E140D">
            <w:pPr>
              <w:spacing w:line="240" w:lineRule="atLeast"/>
              <w:jc w:val="center"/>
              <w:rPr>
                <w:rFonts w:ascii="Arial" w:hAnsi="Arial" w:cs="Arial"/>
                <w:color w:val="000000"/>
                <w:sz w:val="20"/>
              </w:rPr>
            </w:pPr>
          </w:p>
        </w:tc>
      </w:tr>
      <w:tr w:rsidR="003E140D" w:rsidRPr="00A7364C">
        <w:tc>
          <w:tcPr>
            <w:tcW w:w="0" w:type="auto"/>
            <w:tcBorders>
              <w:top w:val="nil"/>
              <w:left w:val="nil"/>
              <w:bottom w:val="nil"/>
              <w:right w:val="nil"/>
            </w:tcBorders>
            <w:vAlign w:val="center"/>
          </w:tcPr>
          <w:tbl>
            <w:tblPr>
              <w:tblW w:w="0" w:type="auto"/>
              <w:jc w:val="center"/>
              <w:tblBorders>
                <w:top w:val="single" w:sz="6" w:space="0" w:color="B2B2B2"/>
                <w:left w:val="single" w:sz="6" w:space="0" w:color="B2B2B2"/>
                <w:bottom w:val="single" w:sz="6" w:space="0" w:color="B2B2B2"/>
                <w:right w:val="single" w:sz="6" w:space="0" w:color="B2B2B2"/>
              </w:tblBorders>
              <w:tblCellMar>
                <w:left w:w="0" w:type="dxa"/>
                <w:right w:w="0" w:type="dxa"/>
              </w:tblCellMar>
              <w:tblLook w:val="04A0"/>
            </w:tblPr>
            <w:tblGrid>
              <w:gridCol w:w="4239"/>
              <w:gridCol w:w="3734"/>
            </w:tblGrid>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A7364C" w:rsidRDefault="003E140D" w:rsidP="003E140D">
                  <w:pPr>
                    <w:spacing w:line="240" w:lineRule="atLeast"/>
                    <w:jc w:val="center"/>
                    <w:rPr>
                      <w:rFonts w:ascii="Arial" w:hAnsi="Arial" w:cs="Arial"/>
                      <w:b/>
                      <w:bCs/>
                      <w:color w:val="000000"/>
                      <w:sz w:val="20"/>
                    </w:rPr>
                  </w:pPr>
                  <w:r w:rsidRPr="00A7364C">
                    <w:rPr>
                      <w:rFonts w:ascii="Arial" w:hAnsi="Arial" w:cs="Arial"/>
                      <w:b/>
                      <w:bCs/>
                      <w:color w:val="000000"/>
                      <w:sz w:val="20"/>
                    </w:rPr>
                    <w:t xml:space="preserve">Session Attribute Name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A7364C" w:rsidRDefault="003E140D" w:rsidP="003E140D">
                  <w:pPr>
                    <w:spacing w:line="240" w:lineRule="atLeast"/>
                    <w:jc w:val="center"/>
                    <w:rPr>
                      <w:rFonts w:ascii="Arial" w:hAnsi="Arial" w:cs="Arial"/>
                      <w:b/>
                      <w:bCs/>
                      <w:color w:val="000000"/>
                      <w:sz w:val="20"/>
                    </w:rPr>
                  </w:pPr>
                  <w:r w:rsidRPr="00A7364C">
                    <w:rPr>
                      <w:rFonts w:ascii="Arial" w:hAnsi="Arial" w:cs="Arial"/>
                      <w:b/>
                      <w:bCs/>
                      <w:color w:val="000000"/>
                      <w:sz w:val="20"/>
                    </w:rPr>
                    <w:t xml:space="preserve">Information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CAGRID_SSO_GRID_IDENTITY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User's Grid Identity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CAGRID_SSO_FIRST_NAME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User's First Name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CAGRID_SSO_LAST_NAME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User's Last Name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CAGRID_SSO_EMAIL_ID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User's Email Id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CAGRID_SSO_DELEGATION_SERVICE_EPR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Delegation Service's End Point Reference </w:t>
                  </w:r>
                </w:p>
              </w:tc>
            </w:tr>
            <w:tr w:rsidR="003E140D" w:rsidRPr="00A7364C">
              <w:trPr>
                <w:jc w:val="center"/>
              </w:trPr>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CAGRID_SSO_GRID_CREDENTIAL </w:t>
                  </w:r>
                </w:p>
              </w:tc>
              <w:tc>
                <w:tcPr>
                  <w:tcW w:w="0" w:type="auto"/>
                  <w:tcBorders>
                    <w:top w:val="single" w:sz="6" w:space="0" w:color="CCCCCC"/>
                    <w:left w:val="single" w:sz="6" w:space="0" w:color="CCCCCC"/>
                    <w:bottom w:val="single" w:sz="6" w:space="0" w:color="CCCCCC"/>
                    <w:right w:val="single" w:sz="6" w:space="0" w:color="CCCCCC"/>
                  </w:tcBorders>
                </w:tcPr>
                <w:p w:rsidR="003E140D" w:rsidRPr="00A7364C" w:rsidRDefault="003E140D" w:rsidP="003E140D">
                  <w:pPr>
                    <w:spacing w:line="240" w:lineRule="atLeast"/>
                    <w:rPr>
                      <w:rFonts w:ascii="Arial" w:hAnsi="Arial" w:cs="Arial"/>
                      <w:color w:val="000000"/>
                      <w:sz w:val="20"/>
                    </w:rPr>
                  </w:pPr>
                  <w:r w:rsidRPr="00A7364C">
                    <w:rPr>
                      <w:rFonts w:ascii="Arial" w:hAnsi="Arial" w:cs="Arial"/>
                      <w:color w:val="000000"/>
                      <w:sz w:val="20"/>
                    </w:rPr>
                    <w:t xml:space="preserve">User's Grid Credential </w:t>
                  </w:r>
                </w:p>
              </w:tc>
            </w:tr>
          </w:tbl>
          <w:p w:rsidR="003E140D" w:rsidRPr="00A7364C" w:rsidRDefault="003E140D" w:rsidP="003E140D">
            <w:pPr>
              <w:spacing w:line="240" w:lineRule="atLeast"/>
              <w:jc w:val="center"/>
              <w:rPr>
                <w:rFonts w:ascii="Arial" w:hAnsi="Arial" w:cs="Arial"/>
                <w:color w:val="000000"/>
                <w:sz w:val="20"/>
              </w:rPr>
            </w:pPr>
          </w:p>
        </w:tc>
      </w:tr>
    </w:tbl>
    <w:p w:rsidR="003E140D" w:rsidRPr="00A7364C" w:rsidRDefault="003E140D" w:rsidP="003E140D"/>
    <w:p w:rsidR="003E140D" w:rsidRDefault="003E140D" w:rsidP="003E140D">
      <w:pPr>
        <w:pStyle w:val="Heading3"/>
      </w:pPr>
      <w:bookmarkStart w:id="223" w:name="_Toc248115711"/>
      <w:r>
        <w:t>Secure Communication</w:t>
      </w:r>
      <w:bookmarkEnd w:id="223"/>
    </w:p>
    <w:p w:rsidR="003E140D" w:rsidRPr="00AA5EA8" w:rsidRDefault="003E140D" w:rsidP="003E140D">
      <w:pPr>
        <w:spacing w:before="240" w:after="240" w:line="240" w:lineRule="atLeast"/>
        <w:rPr>
          <w:rFonts w:ascii="Arial" w:hAnsi="Arial" w:cs="Arial"/>
          <w:color w:val="000000"/>
          <w:sz w:val="20"/>
        </w:rPr>
      </w:pPr>
      <w:r w:rsidRPr="00AA5EA8">
        <w:rPr>
          <w:rFonts w:ascii="Arial" w:hAnsi="Arial" w:cs="Arial"/>
          <w:color w:val="000000"/>
          <w:sz w:val="20"/>
        </w:rPr>
        <w:t>Communication be</w:t>
      </w:r>
      <w:r>
        <w:rPr>
          <w:rFonts w:ascii="Arial" w:hAnsi="Arial" w:cs="Arial"/>
          <w:color w:val="000000"/>
          <w:sz w:val="20"/>
        </w:rPr>
        <w:t>tween different components of We</w:t>
      </w:r>
      <w:r w:rsidRPr="00AA5EA8">
        <w:rPr>
          <w:rFonts w:ascii="Arial" w:hAnsi="Arial" w:cs="Arial"/>
          <w:color w:val="000000"/>
          <w:sz w:val="20"/>
        </w:rPr>
        <w:t xml:space="preserve">bSSO solution is secured using PKI infrastructure. A user access WebSSO enabled application through HTTPS. Web application hosting WebSSO client connects with Delegation Service securely with host credentials. A host credential consists of an X.509 certificate and private key. </w:t>
      </w:r>
      <w:r w:rsidRPr="00AA5EA8">
        <w:rPr>
          <w:rFonts w:ascii="Arial" w:hAnsi="Arial" w:cs="Arial"/>
          <w:bCs/>
          <w:color w:val="000000"/>
          <w:sz w:val="20"/>
        </w:rPr>
        <w:t>Dorian</w:t>
      </w:r>
      <w:r w:rsidRPr="00AA5EA8">
        <w:rPr>
          <w:rFonts w:ascii="Arial" w:hAnsi="Arial" w:cs="Arial"/>
          <w:color w:val="000000"/>
          <w:sz w:val="20"/>
        </w:rPr>
        <w:t xml:space="preserve"> provides the ability to issue and manage host credentials. There are many methods of retrieving host credentials, including:</w:t>
      </w:r>
    </w:p>
    <w:p w:rsidR="003E140D" w:rsidRPr="005934E0" w:rsidRDefault="003E140D" w:rsidP="00EE7F55">
      <w:pPr>
        <w:numPr>
          <w:ilvl w:val="0"/>
          <w:numId w:val="20"/>
        </w:numPr>
        <w:spacing w:line="240" w:lineRule="atLeast"/>
        <w:rPr>
          <w:rFonts w:ascii="Arial" w:hAnsi="Arial" w:cs="Arial"/>
          <w:color w:val="000000"/>
          <w:sz w:val="20"/>
        </w:rPr>
      </w:pPr>
      <w:r w:rsidRPr="005934E0">
        <w:rPr>
          <w:rFonts w:ascii="Arial" w:hAnsi="Arial" w:cs="Arial"/>
          <w:color w:val="000000"/>
          <w:sz w:val="20"/>
        </w:rPr>
        <w:t>Requesting a credential from a known/trusted certificate authority (</w:t>
      </w:r>
      <w:r w:rsidRPr="005934E0">
        <w:rPr>
          <w:rFonts w:ascii="Arial" w:hAnsi="Arial" w:cs="Arial"/>
          <w:bCs/>
          <w:color w:val="000000"/>
          <w:sz w:val="20"/>
        </w:rPr>
        <w:t>caGrid Certificate Authority</w:t>
      </w:r>
      <w:r w:rsidRPr="005934E0">
        <w:rPr>
          <w:rFonts w:ascii="Arial" w:hAnsi="Arial" w:cs="Arial"/>
          <w:color w:val="000000"/>
          <w:sz w:val="20"/>
        </w:rPr>
        <w:t>).</w:t>
      </w:r>
    </w:p>
    <w:p w:rsidR="003E140D" w:rsidRPr="005934E0" w:rsidRDefault="003E140D" w:rsidP="00EE7F55">
      <w:pPr>
        <w:numPr>
          <w:ilvl w:val="0"/>
          <w:numId w:val="20"/>
        </w:numPr>
        <w:spacing w:line="240" w:lineRule="atLeast"/>
        <w:rPr>
          <w:rFonts w:ascii="Arial" w:hAnsi="Arial" w:cs="Arial"/>
          <w:color w:val="000000"/>
          <w:sz w:val="20"/>
        </w:rPr>
      </w:pPr>
      <w:r w:rsidRPr="005934E0">
        <w:rPr>
          <w:rFonts w:ascii="Arial" w:hAnsi="Arial" w:cs="Arial"/>
          <w:color w:val="000000"/>
          <w:sz w:val="20"/>
        </w:rPr>
        <w:t xml:space="preserve">Standing up a </w:t>
      </w:r>
      <w:r w:rsidRPr="005934E0">
        <w:rPr>
          <w:rFonts w:ascii="Arial" w:hAnsi="Arial" w:cs="Arial"/>
          <w:bCs/>
          <w:color w:val="000000"/>
          <w:sz w:val="20"/>
        </w:rPr>
        <w:t>Dorian</w:t>
      </w:r>
      <w:r w:rsidRPr="005934E0">
        <w:rPr>
          <w:rFonts w:ascii="Arial" w:hAnsi="Arial" w:cs="Arial"/>
          <w:color w:val="000000"/>
          <w:sz w:val="20"/>
        </w:rPr>
        <w:t xml:space="preserve"> service.</w:t>
      </w:r>
    </w:p>
    <w:p w:rsidR="003E140D" w:rsidRPr="005934E0" w:rsidRDefault="003E140D" w:rsidP="00EE7F55">
      <w:pPr>
        <w:numPr>
          <w:ilvl w:val="0"/>
          <w:numId w:val="20"/>
        </w:numPr>
        <w:spacing w:line="240" w:lineRule="atLeast"/>
        <w:rPr>
          <w:rFonts w:ascii="Arial" w:hAnsi="Arial" w:cs="Arial"/>
          <w:color w:val="000000"/>
          <w:sz w:val="20"/>
        </w:rPr>
      </w:pPr>
      <w:r w:rsidRPr="005934E0">
        <w:rPr>
          <w:rFonts w:ascii="Arial" w:hAnsi="Arial" w:cs="Arial"/>
          <w:color w:val="000000"/>
          <w:sz w:val="20"/>
        </w:rPr>
        <w:t>Standing up a simple certificate authority.</w:t>
      </w:r>
    </w:p>
    <w:p w:rsidR="003E140D" w:rsidRPr="005934E0" w:rsidRDefault="003E140D" w:rsidP="003E140D">
      <w:pPr>
        <w:spacing w:before="240" w:after="240" w:line="240" w:lineRule="atLeast"/>
        <w:rPr>
          <w:rFonts w:ascii="Arial" w:hAnsi="Arial" w:cs="Arial"/>
          <w:color w:val="000000"/>
          <w:sz w:val="20"/>
        </w:rPr>
      </w:pPr>
      <w:r w:rsidRPr="005934E0">
        <w:rPr>
          <w:rFonts w:ascii="Arial" w:hAnsi="Arial" w:cs="Arial"/>
          <w:color w:val="000000"/>
          <w:sz w:val="20"/>
        </w:rPr>
        <w:t xml:space="preserve">Once a host credentials are obtained and stored on the server, it can be used to communicate with Delegation Service securely. </w:t>
      </w:r>
    </w:p>
    <w:p w:rsidR="003E140D" w:rsidRDefault="003E140D" w:rsidP="003E140D">
      <w:pPr>
        <w:rPr>
          <w:rFonts w:ascii="Arial" w:hAnsi="Arial" w:cs="Arial"/>
          <w:sz w:val="20"/>
        </w:rPr>
      </w:pPr>
    </w:p>
    <w:p w:rsidR="003E140D" w:rsidRPr="00BC1E08" w:rsidRDefault="003E140D" w:rsidP="003E140D">
      <w:pPr>
        <w:rPr>
          <w:rFonts w:ascii="Arial" w:hAnsi="Arial" w:cs="Arial"/>
          <w:sz w:val="20"/>
        </w:rPr>
      </w:pPr>
      <w:r w:rsidRPr="00BC1E08">
        <w:rPr>
          <w:rFonts w:ascii="Arial" w:hAnsi="Arial" w:cs="Arial"/>
          <w:sz w:val="20"/>
        </w:rPr>
        <w:t xml:space="preserve">WebSSO Server running in a web container is enabled with SSL for secure communication. </w:t>
      </w:r>
      <w:r w:rsidRPr="00BC1E08">
        <w:rPr>
          <w:rFonts w:ascii="Arial" w:hAnsi="Arial" w:cs="Arial"/>
          <w:color w:val="000000"/>
          <w:sz w:val="20"/>
        </w:rPr>
        <w:t>In order for the client to trust the WebSSO Server, its Public CA Cert should be install</w:t>
      </w:r>
      <w:r>
        <w:rPr>
          <w:rFonts w:ascii="Arial" w:hAnsi="Arial" w:cs="Arial"/>
          <w:color w:val="000000"/>
          <w:sz w:val="20"/>
        </w:rPr>
        <w:t>ed</w:t>
      </w:r>
      <w:r w:rsidRPr="00BC1E08">
        <w:rPr>
          <w:rFonts w:ascii="Arial" w:hAnsi="Arial" w:cs="Arial"/>
          <w:color w:val="000000"/>
          <w:sz w:val="20"/>
        </w:rPr>
        <w:t xml:space="preserve"> into WebSSO client container trust store.</w:t>
      </w:r>
    </w:p>
    <w:p w:rsidR="003E140D" w:rsidRDefault="003E140D" w:rsidP="003E140D">
      <w:pPr>
        <w:pStyle w:val="Heading2"/>
      </w:pPr>
      <w:bookmarkStart w:id="224" w:name="_Toc248115712"/>
      <w:r>
        <w:lastRenderedPageBreak/>
        <w:t>Auditing</w:t>
      </w:r>
      <w:bookmarkEnd w:id="224"/>
      <w:r>
        <w:t xml:space="preserve"> </w:t>
      </w:r>
    </w:p>
    <w:p w:rsidR="003E140D" w:rsidRPr="00B81A3E" w:rsidRDefault="007F54D2" w:rsidP="003E140D">
      <w:pPr>
        <w:rPr>
          <w:rFonts w:ascii="Arial" w:hAnsi="Arial" w:cs="Arial"/>
          <w:sz w:val="20"/>
        </w:rPr>
      </w:pPr>
      <w:r>
        <w:rPr>
          <w:rFonts w:ascii="Arial" w:hAnsi="Arial" w:cs="Arial"/>
          <w:sz w:val="20"/>
        </w:rPr>
        <w:t xml:space="preserve">caGrid </w:t>
      </w:r>
      <w:r w:rsidR="003E140D" w:rsidRPr="00B81A3E">
        <w:rPr>
          <w:rFonts w:ascii="Arial" w:hAnsi="Arial" w:cs="Arial"/>
          <w:sz w:val="20"/>
        </w:rPr>
        <w:t xml:space="preserve">Event management API provides auditing capability to GAARDS infrastructure. </w:t>
      </w:r>
      <w:r w:rsidR="006778E9">
        <w:rPr>
          <w:rFonts w:ascii="Arial" w:hAnsi="Arial" w:cs="Arial"/>
          <w:sz w:val="20"/>
        </w:rPr>
        <w:t xml:space="preserve">Event Management is one of caGrid tools providing APIs to record events. </w:t>
      </w:r>
      <w:r w:rsidR="003E140D" w:rsidRPr="00B81A3E">
        <w:rPr>
          <w:rFonts w:ascii="Arial" w:hAnsi="Arial" w:cs="Arial"/>
          <w:sz w:val="20"/>
        </w:rPr>
        <w:t xml:space="preserve">Events generated </w:t>
      </w:r>
      <w:r w:rsidR="00D85074">
        <w:rPr>
          <w:rFonts w:ascii="Arial" w:hAnsi="Arial" w:cs="Arial"/>
          <w:sz w:val="20"/>
        </w:rPr>
        <w:t xml:space="preserve">by </w:t>
      </w:r>
      <w:r w:rsidR="003E140D" w:rsidRPr="00B81A3E">
        <w:rPr>
          <w:rFonts w:ascii="Arial" w:hAnsi="Arial" w:cs="Arial"/>
          <w:sz w:val="20"/>
        </w:rPr>
        <w:t>the security framework are logged into a database table with following columns.</w:t>
      </w:r>
      <w:r w:rsidR="00981C79">
        <w:rPr>
          <w:rFonts w:ascii="Arial" w:hAnsi="Arial" w:cs="Arial"/>
          <w:sz w:val="20"/>
        </w:rPr>
        <w:t xml:space="preserve"> </w:t>
      </w:r>
    </w:p>
    <w:p w:rsidR="003E140D" w:rsidRPr="00B81A3E" w:rsidRDefault="003E140D" w:rsidP="003E140D">
      <w:pPr>
        <w:rPr>
          <w:rFonts w:ascii="Arial" w:hAnsi="Arial" w:cs="Arial"/>
        </w:rPr>
      </w:pP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 xml:space="preserve">EVENT_ID </w:t>
      </w:r>
      <w:r w:rsidRPr="00B81A3E">
        <w:rPr>
          <w:rFonts w:ascii="Arial" w:hAnsi="Arial" w:cs="Arial"/>
          <w:color w:val="000000"/>
          <w:sz w:val="18"/>
          <w:szCs w:val="18"/>
        </w:rPr>
        <w:t>INT NOT NULL AUTO_INCREMENT PRIMARY KEY,</w:t>
      </w: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TARGET_ID</w:t>
      </w:r>
      <w:r w:rsidRPr="00B81A3E">
        <w:rPr>
          <w:rFonts w:ascii="Arial" w:hAnsi="Arial" w:cs="Arial"/>
          <w:color w:val="000000"/>
          <w:sz w:val="18"/>
          <w:szCs w:val="18"/>
        </w:rPr>
        <w:t xml:space="preserve"> VARCHAR(255) NOT NULL,</w:t>
      </w: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REPORTING_PARTY_ID</w:t>
      </w:r>
      <w:r w:rsidRPr="00B81A3E">
        <w:rPr>
          <w:rFonts w:ascii="Arial" w:hAnsi="Arial" w:cs="Arial"/>
          <w:color w:val="000000"/>
          <w:sz w:val="18"/>
          <w:szCs w:val="18"/>
        </w:rPr>
        <w:t xml:space="preserve"> VARCHAR(255) NOT NULL,</w:t>
      </w: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EVENT_TYPE</w:t>
      </w:r>
      <w:r w:rsidRPr="00B81A3E">
        <w:rPr>
          <w:rFonts w:ascii="Arial" w:hAnsi="Arial" w:cs="Arial"/>
          <w:color w:val="000000"/>
          <w:sz w:val="18"/>
          <w:szCs w:val="18"/>
        </w:rPr>
        <w:t xml:space="preserve"> VARCHAR(50) NOT NULL</w:t>
      </w: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OCCURRED_AT</w:t>
      </w:r>
      <w:r w:rsidRPr="00B81A3E">
        <w:rPr>
          <w:rFonts w:ascii="Arial" w:hAnsi="Arial" w:cs="Arial"/>
          <w:color w:val="000000"/>
          <w:sz w:val="18"/>
          <w:szCs w:val="18"/>
        </w:rPr>
        <w:t xml:space="preserve"> BIGINT NOT NULL,</w:t>
      </w:r>
    </w:p>
    <w:p w:rsidR="003E140D" w:rsidRPr="00B81A3E" w:rsidRDefault="003E140D" w:rsidP="003E140D">
      <w:pPr>
        <w:autoSpaceDE w:val="0"/>
        <w:autoSpaceDN w:val="0"/>
        <w:adjustRightInd w:val="0"/>
        <w:spacing w:line="240" w:lineRule="auto"/>
        <w:rPr>
          <w:rFonts w:ascii="Arial" w:hAnsi="Arial" w:cs="Arial"/>
          <w:color w:val="000000"/>
          <w:sz w:val="18"/>
          <w:szCs w:val="18"/>
        </w:rPr>
      </w:pPr>
      <w:r w:rsidRPr="00B81A3E">
        <w:rPr>
          <w:rFonts w:ascii="Arial" w:hAnsi="Arial" w:cs="Arial"/>
          <w:iCs/>
          <w:color w:val="000000"/>
          <w:sz w:val="18"/>
          <w:szCs w:val="18"/>
        </w:rPr>
        <w:t>MESSAGE</w:t>
      </w:r>
      <w:r w:rsidRPr="00B81A3E">
        <w:rPr>
          <w:rFonts w:ascii="Arial" w:hAnsi="Arial" w:cs="Arial"/>
          <w:color w:val="000000"/>
          <w:sz w:val="18"/>
          <w:szCs w:val="18"/>
        </w:rPr>
        <w:t xml:space="preserve"> TEXT NOT NULL</w:t>
      </w:r>
    </w:p>
    <w:p w:rsidR="003E140D" w:rsidRDefault="003E140D" w:rsidP="003E140D">
      <w:pPr>
        <w:rPr>
          <w:rFonts w:ascii="Arial" w:hAnsi="Arial" w:cs="Arial"/>
          <w:color w:val="000000"/>
          <w:sz w:val="20"/>
        </w:rPr>
      </w:pPr>
    </w:p>
    <w:p w:rsidR="000F288E" w:rsidRDefault="000F288E" w:rsidP="000F288E">
      <w:pPr>
        <w:pStyle w:val="Heading3"/>
      </w:pPr>
      <w:bookmarkStart w:id="225" w:name="_Toc248115713"/>
      <w:r>
        <w:t>Dorain</w:t>
      </w:r>
      <w:bookmarkEnd w:id="225"/>
    </w:p>
    <w:p w:rsidR="003E140D" w:rsidRPr="00376C96" w:rsidRDefault="003E140D" w:rsidP="00376C96">
      <w:pPr>
        <w:rPr>
          <w:rFonts w:ascii="Arial" w:hAnsi="Arial" w:cs="Arial"/>
          <w:color w:val="000000"/>
          <w:sz w:val="20"/>
        </w:rPr>
      </w:pPr>
      <w:r w:rsidRPr="00376C96">
        <w:rPr>
          <w:rFonts w:ascii="Arial" w:hAnsi="Arial" w:cs="Arial"/>
          <w:color w:val="000000"/>
          <w:sz w:val="20"/>
        </w:rPr>
        <w:t>For security purposes and to give administrators insight on all aspects of Dorian, Dorian maintains a list of auditing informati</w:t>
      </w:r>
      <w:r w:rsidR="00215670" w:rsidRPr="00376C96">
        <w:rPr>
          <w:rFonts w:ascii="Arial" w:hAnsi="Arial" w:cs="Arial"/>
          <w:color w:val="000000"/>
          <w:sz w:val="20"/>
        </w:rPr>
        <w:t>on for grid user account, user</w:t>
      </w:r>
      <w:r w:rsidRPr="00376C96">
        <w:rPr>
          <w:rFonts w:ascii="Arial" w:hAnsi="Arial" w:cs="Arial"/>
          <w:color w:val="000000"/>
          <w:sz w:val="20"/>
        </w:rPr>
        <w:t xml:space="preserve"> certificates, host certificates, trusted identity providers, and general system information. </w:t>
      </w:r>
      <w:r w:rsidR="00376C96" w:rsidRPr="00376C96">
        <w:rPr>
          <w:rFonts w:ascii="Arial" w:hAnsi="Arial" w:cs="Arial"/>
          <w:bCs/>
          <w:color w:val="000000"/>
          <w:sz w:val="20"/>
        </w:rPr>
        <w:t xml:space="preserve">Dorian allows administrators to perform and audit across all federation auditing information maintained by the system. </w:t>
      </w:r>
      <w:r w:rsidRPr="00376C96">
        <w:rPr>
          <w:rFonts w:ascii="Arial" w:hAnsi="Arial" w:cs="Arial"/>
          <w:color w:val="000000"/>
          <w:sz w:val="20"/>
        </w:rPr>
        <w:t>The following is a list of auditing information maintained for each user account:</w:t>
      </w:r>
    </w:p>
    <w:p w:rsidR="003E140D" w:rsidRDefault="003E140D" w:rsidP="003E140D">
      <w:pPr>
        <w:rPr>
          <w:rFonts w:ascii="Arial" w:hAnsi="Arial" w:cs="Arial"/>
          <w:color w:val="000000"/>
          <w:sz w:val="20"/>
        </w:rPr>
      </w:pPr>
    </w:p>
    <w:p w:rsidR="009C7F0E" w:rsidRPr="00F63313" w:rsidRDefault="009C7F0E" w:rsidP="003E140D">
      <w:pPr>
        <w:rPr>
          <w:rFonts w:ascii="Arial" w:hAnsi="Arial" w:cs="Arial"/>
          <w:color w:val="000000"/>
          <w:sz w:val="20"/>
        </w:rPr>
      </w:pPr>
    </w:p>
    <w:tbl>
      <w:tblPr>
        <w:tblW w:w="0" w:type="auto"/>
        <w:tblInd w:w="60" w:type="dxa"/>
        <w:tblBorders>
          <w:top w:val="single" w:sz="6" w:space="0" w:color="B2B2B2"/>
          <w:left w:val="single" w:sz="6" w:space="0" w:color="B2B2B2"/>
          <w:bottom w:val="single" w:sz="6" w:space="0" w:color="B2B2B2"/>
          <w:right w:val="single" w:sz="6" w:space="0" w:color="B2B2B2"/>
        </w:tblBorders>
        <w:tblCellMar>
          <w:left w:w="0" w:type="dxa"/>
          <w:right w:w="0" w:type="dxa"/>
        </w:tblCellMar>
        <w:tblLook w:val="04A0"/>
      </w:tblPr>
      <w:tblGrid>
        <w:gridCol w:w="3050"/>
        <w:gridCol w:w="6658"/>
      </w:tblGrid>
      <w:tr w:rsidR="003E140D" w:rsidRPr="00B40519">
        <w:tc>
          <w:tcPr>
            <w:tcW w:w="2990" w:type="dxa"/>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B40519" w:rsidRDefault="003E140D" w:rsidP="003E140D">
            <w:pPr>
              <w:spacing w:line="240" w:lineRule="atLeast"/>
              <w:jc w:val="center"/>
              <w:rPr>
                <w:rFonts w:ascii="Arial" w:hAnsi="Arial" w:cs="Arial"/>
                <w:b/>
                <w:bCs/>
                <w:color w:val="003366"/>
                <w:sz w:val="20"/>
              </w:rPr>
            </w:pPr>
            <w:r w:rsidRPr="00B40519">
              <w:rPr>
                <w:rFonts w:ascii="Arial" w:hAnsi="Arial" w:cs="Arial"/>
                <w:b/>
                <w:bCs/>
                <w:color w:val="003366"/>
                <w:sz w:val="20"/>
              </w:rPr>
              <w:t xml:space="preserve">Audit Information </w:t>
            </w:r>
            <w:r w:rsidRPr="00B40519">
              <w:rPr>
                <w:rFonts w:ascii="Arial" w:hAnsi="Arial" w:cs="Arial"/>
                <w:b/>
                <w:bCs/>
                <w:color w:val="003366"/>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B40519" w:rsidRDefault="003E140D" w:rsidP="003E140D">
            <w:pPr>
              <w:spacing w:line="240" w:lineRule="atLeast"/>
              <w:jc w:val="center"/>
              <w:rPr>
                <w:rFonts w:ascii="Arial" w:hAnsi="Arial" w:cs="Arial"/>
                <w:b/>
                <w:bCs/>
                <w:color w:val="003366"/>
                <w:sz w:val="20"/>
              </w:rPr>
            </w:pPr>
            <w:r w:rsidRPr="00B40519">
              <w:rPr>
                <w:rFonts w:ascii="Arial" w:hAnsi="Arial" w:cs="Arial"/>
                <w:b/>
                <w:bCs/>
                <w:color w:val="003366"/>
                <w:sz w:val="20"/>
              </w:rPr>
              <w:t xml:space="preserve">Description </w:t>
            </w:r>
            <w:r w:rsidRPr="00B40519">
              <w:rPr>
                <w:rFonts w:ascii="Arial" w:hAnsi="Arial" w:cs="Arial"/>
                <w:b/>
                <w:bCs/>
                <w:color w:val="003366"/>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AccessDenied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user was denied access to Dorian.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AccountCreated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grid user account was first created.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AccountRemoved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9926C4">
            <w:pPr>
              <w:spacing w:line="240" w:lineRule="atLeast"/>
              <w:rPr>
                <w:rFonts w:ascii="Arial" w:hAnsi="Arial" w:cs="Arial"/>
                <w:color w:val="000000"/>
                <w:sz w:val="20"/>
              </w:rPr>
            </w:pPr>
            <w:r w:rsidRPr="00B40519">
              <w:rPr>
                <w:rFonts w:ascii="Arial" w:hAnsi="Arial" w:cs="Arial"/>
                <w:color w:val="000000"/>
                <w:sz w:val="20"/>
              </w:rPr>
              <w:t xml:space="preserve">Documents when the </w:t>
            </w:r>
            <w:r w:rsidR="009926C4">
              <w:rPr>
                <w:rFonts w:ascii="Arial" w:hAnsi="Arial" w:cs="Arial"/>
                <w:color w:val="000000"/>
                <w:sz w:val="20"/>
              </w:rPr>
              <w:t>caG</w:t>
            </w:r>
            <w:r w:rsidRPr="00B40519">
              <w:rPr>
                <w:rFonts w:ascii="Arial" w:hAnsi="Arial" w:cs="Arial"/>
                <w:color w:val="000000"/>
                <w:sz w:val="20"/>
              </w:rPr>
              <w:t xml:space="preserve">rid user account was removed.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AccountUpdated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9926C4">
            <w:pPr>
              <w:spacing w:line="240" w:lineRule="atLeast"/>
              <w:rPr>
                <w:rFonts w:ascii="Arial" w:hAnsi="Arial" w:cs="Arial"/>
                <w:color w:val="000000"/>
                <w:sz w:val="20"/>
              </w:rPr>
            </w:pPr>
            <w:r w:rsidRPr="00B40519">
              <w:rPr>
                <w:rFonts w:ascii="Arial" w:hAnsi="Arial" w:cs="Arial"/>
                <w:color w:val="000000"/>
                <w:sz w:val="20"/>
              </w:rPr>
              <w:t xml:space="preserve">Documents when the </w:t>
            </w:r>
            <w:r w:rsidR="009926C4">
              <w:rPr>
                <w:rFonts w:ascii="Arial" w:hAnsi="Arial" w:cs="Arial"/>
                <w:color w:val="000000"/>
                <w:sz w:val="20"/>
              </w:rPr>
              <w:t>caG</w:t>
            </w:r>
            <w:r w:rsidRPr="00B40519">
              <w:rPr>
                <w:rFonts w:ascii="Arial" w:hAnsi="Arial" w:cs="Arial"/>
                <w:color w:val="000000"/>
                <w:sz w:val="20"/>
              </w:rPr>
              <w:t xml:space="preserve">rid user account was updated.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AdminAdded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user was granted administrative access to Dorian.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AdminRemoved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user was revoked administrative access to Dorian.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CRLPublished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Dorian publishes it CRL and who it publishes it to.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HostCertificateApproved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and by whom a host certificate was approved.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HostCertificateRequested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and by whom a host certificate was requested.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HostCertificateRenewed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and by whom a host certificate was renewed.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HostCertificateUpdated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what, and by whom the host certificate was updated.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IdPAdded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identity provider was registered to Dorian as a trusted identity provider.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IdPUpdated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identity provider was updated.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lastRenderedPageBreak/>
              <w:t xml:space="preserve">IdPRemoved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identity provider was removed from Dorian as a trusted identity provider.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InternalError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unexpected system error occurs in Dorian.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InvalidUserCertificateRequest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user FAILED to obtain PKI user credentials. </w:t>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SuccessfulUserCertificateRequest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 user was able to successfully obtain PKI user credentials.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SystemStartup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each time the Dorian Service is started up.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UserCertificateUpdate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individual user certificate is updated. </w:t>
            </w:r>
            <w:r w:rsidRPr="00B40519">
              <w:rPr>
                <w:rFonts w:ascii="Arial" w:hAnsi="Arial" w:cs="Arial"/>
                <w:color w:val="000000"/>
                <w:sz w:val="20"/>
              </w:rPr>
              <w:br w:type="textWrapping" w:clear="all"/>
            </w:r>
          </w:p>
        </w:tc>
      </w:tr>
      <w:tr w:rsidR="003E140D" w:rsidRPr="00B40519">
        <w:tc>
          <w:tcPr>
            <w:tcW w:w="2990"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UserCertificateRemoved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Documents when an individual user certificate is removed. </w:t>
            </w:r>
            <w:r w:rsidRPr="00B40519">
              <w:rPr>
                <w:rFonts w:ascii="Arial" w:hAnsi="Arial" w:cs="Arial"/>
                <w:color w:val="000000"/>
                <w:sz w:val="20"/>
              </w:rPr>
              <w:br w:type="textWrapping" w:clear="all"/>
            </w:r>
          </w:p>
        </w:tc>
      </w:tr>
    </w:tbl>
    <w:p w:rsidR="003E140D" w:rsidRPr="00B40519" w:rsidRDefault="003E140D" w:rsidP="003E140D">
      <w:pPr>
        <w:spacing w:before="240" w:after="240" w:line="240" w:lineRule="atLeast"/>
        <w:rPr>
          <w:rFonts w:ascii="Arial" w:hAnsi="Arial" w:cs="Arial"/>
          <w:color w:val="000000"/>
          <w:sz w:val="20"/>
        </w:rPr>
      </w:pPr>
      <w:r w:rsidRPr="00B40519">
        <w:rPr>
          <w:rFonts w:ascii="Arial" w:hAnsi="Arial" w:cs="Arial"/>
          <w:color w:val="000000"/>
          <w:sz w:val="20"/>
        </w:rPr>
        <w:t>The GAARDS UI allows Dorian administrators to search the auditing information collected by Dorian using the following search criteria.</w:t>
      </w:r>
    </w:p>
    <w:tbl>
      <w:tblPr>
        <w:tblW w:w="0" w:type="auto"/>
        <w:tblInd w:w="60" w:type="dxa"/>
        <w:tblBorders>
          <w:top w:val="single" w:sz="6" w:space="0" w:color="B2B2B2"/>
          <w:left w:val="single" w:sz="6" w:space="0" w:color="B2B2B2"/>
          <w:bottom w:val="single" w:sz="6" w:space="0" w:color="B2B2B2"/>
          <w:right w:val="single" w:sz="6" w:space="0" w:color="B2B2B2"/>
        </w:tblBorders>
        <w:tblCellMar>
          <w:left w:w="0" w:type="dxa"/>
          <w:right w:w="0" w:type="dxa"/>
        </w:tblCellMar>
        <w:tblLook w:val="04A0"/>
      </w:tblPr>
      <w:tblGrid>
        <w:gridCol w:w="1345"/>
        <w:gridCol w:w="7287"/>
      </w:tblGrid>
      <w:tr w:rsidR="003E140D" w:rsidRPr="00B40519">
        <w:tc>
          <w:tcPr>
            <w:tcW w:w="1345" w:type="dxa"/>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B40519" w:rsidRDefault="003E140D" w:rsidP="003E140D">
            <w:pPr>
              <w:spacing w:line="240" w:lineRule="atLeast"/>
              <w:jc w:val="center"/>
              <w:rPr>
                <w:rFonts w:ascii="Arial" w:hAnsi="Arial" w:cs="Arial"/>
                <w:b/>
                <w:bCs/>
                <w:color w:val="003366"/>
                <w:sz w:val="20"/>
              </w:rPr>
            </w:pPr>
            <w:r w:rsidRPr="00B40519">
              <w:rPr>
                <w:rFonts w:ascii="Arial" w:hAnsi="Arial" w:cs="Arial"/>
                <w:b/>
                <w:bCs/>
                <w:color w:val="003366"/>
                <w:sz w:val="20"/>
              </w:rPr>
              <w:t xml:space="preserve">Criteria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3E140D" w:rsidRPr="00B40519" w:rsidRDefault="003E140D" w:rsidP="003E140D">
            <w:pPr>
              <w:spacing w:line="240" w:lineRule="atLeast"/>
              <w:jc w:val="center"/>
              <w:rPr>
                <w:rFonts w:ascii="Arial" w:hAnsi="Arial" w:cs="Arial"/>
                <w:b/>
                <w:bCs/>
                <w:color w:val="003366"/>
                <w:sz w:val="20"/>
              </w:rPr>
            </w:pPr>
            <w:r w:rsidRPr="00B40519">
              <w:rPr>
                <w:rFonts w:ascii="Arial" w:hAnsi="Arial" w:cs="Arial"/>
                <w:b/>
                <w:bCs/>
                <w:color w:val="003366"/>
                <w:sz w:val="20"/>
              </w:rPr>
              <w:t xml:space="preserve">Description </w:t>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Target</w:t>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The identity of the subject that the audit information describes. </w:t>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Reporting Party </w:t>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The identity of the party that performed or reported the action. </w:t>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Audit Type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The type of auditing information, please consult the table above for different types. </w:t>
            </w:r>
            <w:r w:rsidRPr="00B40519">
              <w:rPr>
                <w:rFonts w:ascii="Arial" w:hAnsi="Arial" w:cs="Arial"/>
                <w:color w:val="000000"/>
                <w:sz w:val="20"/>
              </w:rPr>
              <w:br w:type="textWrapping" w:clear="all"/>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Start Date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The start of a date/time range of when the even occurred. </w:t>
            </w:r>
            <w:r w:rsidRPr="00B40519">
              <w:rPr>
                <w:rFonts w:ascii="Arial" w:hAnsi="Arial" w:cs="Arial"/>
                <w:color w:val="000000"/>
                <w:sz w:val="20"/>
              </w:rPr>
              <w:br w:type="textWrapping" w:clear="all"/>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End Date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The end of a date/time range of when the even occurred. </w:t>
            </w:r>
          </w:p>
        </w:tc>
      </w:tr>
      <w:tr w:rsidR="003E140D" w:rsidRPr="00B40519">
        <w:tc>
          <w:tcPr>
            <w:tcW w:w="1345" w:type="dxa"/>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Message </w:t>
            </w:r>
            <w:r w:rsidRPr="00B40519">
              <w:rPr>
                <w:rFonts w:ascii="Arial" w:hAnsi="Arial" w:cs="Arial"/>
                <w:color w:val="000000"/>
                <w:sz w:val="20"/>
              </w:rPr>
              <w:br w:type="textWrapping" w:clear="all"/>
            </w:r>
          </w:p>
        </w:tc>
        <w:tc>
          <w:tcPr>
            <w:tcW w:w="0" w:type="auto"/>
            <w:tcBorders>
              <w:top w:val="single" w:sz="6" w:space="0" w:color="CCCCCC"/>
              <w:left w:val="single" w:sz="6" w:space="0" w:color="CCCCCC"/>
              <w:bottom w:val="single" w:sz="6" w:space="0" w:color="CCCCCC"/>
              <w:right w:val="single" w:sz="6" w:space="0" w:color="CCCCCC"/>
            </w:tcBorders>
          </w:tcPr>
          <w:p w:rsidR="003E140D" w:rsidRPr="00B40519" w:rsidRDefault="003E140D" w:rsidP="003E140D">
            <w:pPr>
              <w:spacing w:line="240" w:lineRule="atLeast"/>
              <w:rPr>
                <w:rFonts w:ascii="Arial" w:hAnsi="Arial" w:cs="Arial"/>
                <w:color w:val="000000"/>
                <w:sz w:val="20"/>
              </w:rPr>
            </w:pPr>
            <w:r w:rsidRPr="00B40519">
              <w:rPr>
                <w:rFonts w:ascii="Arial" w:hAnsi="Arial" w:cs="Arial"/>
                <w:color w:val="000000"/>
                <w:sz w:val="20"/>
              </w:rPr>
              <w:t xml:space="preserve">Search the content of the Audit Message. </w:t>
            </w:r>
            <w:r w:rsidRPr="00B40519">
              <w:rPr>
                <w:rFonts w:ascii="Arial" w:hAnsi="Arial" w:cs="Arial"/>
                <w:color w:val="000000"/>
                <w:sz w:val="20"/>
              </w:rPr>
              <w:br w:type="textWrapping" w:clear="all"/>
            </w:r>
          </w:p>
        </w:tc>
      </w:tr>
    </w:tbl>
    <w:p w:rsidR="003E140D" w:rsidRDefault="003E140D" w:rsidP="003E140D">
      <w:pPr>
        <w:rPr>
          <w:sz w:val="20"/>
        </w:rPr>
      </w:pPr>
    </w:p>
    <w:p w:rsidR="009C7F0E" w:rsidRDefault="009C7F0E" w:rsidP="003E140D">
      <w:pPr>
        <w:rPr>
          <w:sz w:val="20"/>
        </w:rPr>
      </w:pPr>
    </w:p>
    <w:p w:rsidR="00376C96" w:rsidRPr="00376C96" w:rsidRDefault="009C7F0E" w:rsidP="00376C96">
      <w:pPr>
        <w:rPr>
          <w:rFonts w:ascii="Arial" w:hAnsi="Arial" w:cs="Arial"/>
          <w:sz w:val="20"/>
        </w:rPr>
      </w:pPr>
      <w:r w:rsidRPr="00376C96">
        <w:rPr>
          <w:rFonts w:ascii="Arial" w:hAnsi="Arial" w:cs="Arial"/>
          <w:sz w:val="20"/>
        </w:rPr>
        <w:t>Dorian maintains auditing information for each Dorian Identity Provider users accounts</w:t>
      </w:r>
      <w:r w:rsidR="00376C96" w:rsidRPr="00376C96">
        <w:rPr>
          <w:rFonts w:ascii="Arial" w:hAnsi="Arial" w:cs="Arial"/>
          <w:sz w:val="20"/>
        </w:rPr>
        <w:t xml:space="preserve">. </w:t>
      </w:r>
      <w:r w:rsidRPr="00376C96">
        <w:rPr>
          <w:rFonts w:ascii="Arial" w:hAnsi="Arial" w:cs="Arial"/>
          <w:sz w:val="20"/>
        </w:rPr>
        <w:t xml:space="preserve"> Dorian Identity Provider administrator may search/view the auditing information for each account.</w:t>
      </w:r>
      <w:r w:rsidRPr="00376C96">
        <w:rPr>
          <w:rFonts w:ascii="Arial" w:hAnsi="Arial" w:cs="Arial"/>
          <w:b/>
          <w:bCs/>
          <w:sz w:val="20"/>
        </w:rPr>
        <w:t xml:space="preserve"> </w:t>
      </w:r>
      <w:r w:rsidR="00376C96" w:rsidRPr="00376C96">
        <w:rPr>
          <w:rFonts w:ascii="Arial" w:hAnsi="Arial" w:cs="Arial"/>
          <w:b/>
          <w:bCs/>
          <w:sz w:val="20"/>
        </w:rPr>
        <w:t xml:space="preserve"> </w:t>
      </w:r>
      <w:r w:rsidR="00376C96" w:rsidRPr="00376C96">
        <w:rPr>
          <w:rFonts w:ascii="Arial" w:hAnsi="Arial" w:cs="Arial"/>
          <w:sz w:val="20"/>
        </w:rPr>
        <w:t>Dorian enables Dorian Identity Provider administrators to perform and audit across all the Dorian IdP auditing information.</w:t>
      </w:r>
    </w:p>
    <w:p w:rsidR="009C7F0E" w:rsidRPr="009C7F0E" w:rsidRDefault="00376C96" w:rsidP="00376C96">
      <w:pPr>
        <w:ind w:left="360"/>
        <w:rPr>
          <w:sz w:val="20"/>
        </w:rPr>
      </w:pPr>
      <w:r>
        <w:rPr>
          <w:noProof/>
          <w:sz w:val="20"/>
        </w:rPr>
        <w:drawing>
          <wp:anchor distT="0" distB="0" distL="114300" distR="114300" simplePos="0" relativeHeight="251714048" behindDoc="0" locked="0" layoutInCell="1" allowOverlap="1">
            <wp:simplePos x="0" y="0"/>
            <wp:positionH relativeFrom="column">
              <wp:posOffset>-127635</wp:posOffset>
            </wp:positionH>
            <wp:positionV relativeFrom="paragraph">
              <wp:posOffset>142875</wp:posOffset>
            </wp:positionV>
            <wp:extent cx="4152900" cy="2095500"/>
            <wp:effectExtent l="19050" t="0" r="0" b="0"/>
            <wp:wrapNone/>
            <wp:docPr id="11" name="Picture 2" descr="Image146.png"/>
            <wp:cNvGraphicFramePr/>
            <a:graphic xmlns:a="http://schemas.openxmlformats.org/drawingml/2006/main">
              <a:graphicData uri="http://schemas.openxmlformats.org/drawingml/2006/picture">
                <pic:pic xmlns:pic="http://schemas.openxmlformats.org/drawingml/2006/picture">
                  <pic:nvPicPr>
                    <pic:cNvPr id="8" name="Picture 7" descr="Image146.png"/>
                    <pic:cNvPicPr>
                      <a:picLocks noChangeAspect="1"/>
                    </pic:cNvPicPr>
                  </pic:nvPicPr>
                  <pic:blipFill>
                    <a:blip r:embed="rId196" cstate="print"/>
                    <a:stretch>
                      <a:fillRect/>
                    </a:stretch>
                  </pic:blipFill>
                  <pic:spPr>
                    <a:xfrm>
                      <a:off x="0" y="0"/>
                      <a:ext cx="4152900" cy="2095500"/>
                    </a:xfrm>
                    <a:prstGeom prst="rect">
                      <a:avLst/>
                    </a:prstGeom>
                  </pic:spPr>
                </pic:pic>
              </a:graphicData>
            </a:graphic>
          </wp:anchor>
        </w:drawing>
      </w: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9C7F0E" w:rsidRDefault="009C7F0E" w:rsidP="003E140D">
      <w:pPr>
        <w:rPr>
          <w:sz w:val="20"/>
        </w:rPr>
      </w:pPr>
    </w:p>
    <w:p w:rsidR="00020B23" w:rsidRDefault="00020B23" w:rsidP="003E140D">
      <w:pPr>
        <w:rPr>
          <w:sz w:val="20"/>
        </w:rPr>
      </w:pPr>
    </w:p>
    <w:p w:rsidR="00020B23" w:rsidRDefault="00020B23" w:rsidP="003E140D">
      <w:pPr>
        <w:rPr>
          <w:sz w:val="20"/>
        </w:rPr>
      </w:pPr>
    </w:p>
    <w:p w:rsidR="00020B23" w:rsidRPr="00376C96" w:rsidRDefault="00376C96" w:rsidP="003E140D">
      <w:pPr>
        <w:rPr>
          <w:rFonts w:ascii="Arial" w:hAnsi="Arial" w:cs="Arial"/>
          <w:sz w:val="20"/>
        </w:rPr>
      </w:pPr>
      <w:r>
        <w:rPr>
          <w:rFonts w:ascii="Arial" w:hAnsi="Arial" w:cs="Arial"/>
          <w:sz w:val="20"/>
        </w:rPr>
        <w:t xml:space="preserve">  </w:t>
      </w:r>
      <w:r w:rsidR="00020B23" w:rsidRPr="00376C96">
        <w:rPr>
          <w:rFonts w:ascii="Arial" w:hAnsi="Arial" w:cs="Arial"/>
          <w:sz w:val="20"/>
        </w:rPr>
        <w:t>Dorian maintains the following auditing information for trusted identity providers.</w:t>
      </w:r>
    </w:p>
    <w:p w:rsidR="00020B23" w:rsidRDefault="00020B23" w:rsidP="003E140D">
      <w:pPr>
        <w:rPr>
          <w:sz w:val="20"/>
        </w:rPr>
      </w:pPr>
    </w:p>
    <w:p w:rsidR="00020B23" w:rsidRDefault="00020B23" w:rsidP="003E140D">
      <w:pPr>
        <w:rPr>
          <w:sz w:val="20"/>
        </w:rPr>
      </w:pPr>
    </w:p>
    <w:p w:rsidR="00376C96" w:rsidRDefault="00376C96" w:rsidP="00376C96">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r w:rsidRPr="00020B23">
        <w:rPr>
          <w:noProof/>
          <w:sz w:val="20"/>
        </w:rPr>
        <w:drawing>
          <wp:anchor distT="0" distB="0" distL="114300" distR="114300" simplePos="0" relativeHeight="251716096" behindDoc="0" locked="0" layoutInCell="1" allowOverlap="1">
            <wp:simplePos x="0" y="0"/>
            <wp:positionH relativeFrom="column">
              <wp:posOffset>15240</wp:posOffset>
            </wp:positionH>
            <wp:positionV relativeFrom="paragraph">
              <wp:posOffset>-781050</wp:posOffset>
            </wp:positionV>
            <wp:extent cx="5943600" cy="904875"/>
            <wp:effectExtent l="19050" t="0" r="0" b="0"/>
            <wp:wrapNone/>
            <wp:docPr id="915" name="Picture 8" descr="Image128.png"/>
            <wp:cNvGraphicFramePr/>
            <a:graphic xmlns:a="http://schemas.openxmlformats.org/drawingml/2006/main">
              <a:graphicData uri="http://schemas.openxmlformats.org/drawingml/2006/picture">
                <pic:pic xmlns:pic="http://schemas.openxmlformats.org/drawingml/2006/picture">
                  <pic:nvPicPr>
                    <pic:cNvPr id="10" name="Picture 9" descr="Image128.png"/>
                    <pic:cNvPicPr>
                      <a:picLocks noChangeAspect="1"/>
                    </pic:cNvPicPr>
                  </pic:nvPicPr>
                  <pic:blipFill>
                    <a:blip r:embed="rId197" cstate="print"/>
                    <a:stretch>
                      <a:fillRect/>
                    </a:stretch>
                  </pic:blipFill>
                  <pic:spPr>
                    <a:xfrm>
                      <a:off x="0" y="0"/>
                      <a:ext cx="5943600" cy="904875"/>
                    </a:xfrm>
                    <a:prstGeom prst="rect">
                      <a:avLst/>
                    </a:prstGeom>
                  </pic:spPr>
                </pic:pic>
              </a:graphicData>
            </a:graphic>
          </wp:anchor>
        </w:drawing>
      </w:r>
    </w:p>
    <w:p w:rsidR="00020B23" w:rsidRDefault="00020B23" w:rsidP="003E140D">
      <w:pPr>
        <w:rPr>
          <w:sz w:val="20"/>
        </w:rPr>
      </w:pPr>
    </w:p>
    <w:p w:rsidR="00020B23" w:rsidRPr="00376C96" w:rsidRDefault="00376C96" w:rsidP="003E140D">
      <w:pPr>
        <w:rPr>
          <w:rFonts w:ascii="Arial" w:hAnsi="Arial" w:cs="Arial"/>
          <w:sz w:val="20"/>
        </w:rPr>
      </w:pPr>
      <w:r>
        <w:rPr>
          <w:sz w:val="20"/>
        </w:rPr>
        <w:t xml:space="preserve">  </w:t>
      </w:r>
      <w:r w:rsidR="00020B23" w:rsidRPr="00376C96">
        <w:rPr>
          <w:rFonts w:ascii="Arial" w:hAnsi="Arial" w:cs="Arial"/>
          <w:sz w:val="20"/>
        </w:rPr>
        <w:t>Dorian maintains the following auditing information for host certificates</w:t>
      </w:r>
    </w:p>
    <w:p w:rsidR="00020B23" w:rsidRDefault="00376C96" w:rsidP="003E140D">
      <w:pPr>
        <w:rPr>
          <w:sz w:val="20"/>
        </w:rPr>
      </w:pPr>
      <w:r>
        <w:rPr>
          <w:noProof/>
          <w:sz w:val="20"/>
        </w:rPr>
        <w:drawing>
          <wp:anchor distT="0" distB="0" distL="114300" distR="114300" simplePos="0" relativeHeight="251718144" behindDoc="0" locked="0" layoutInCell="1" allowOverlap="1">
            <wp:simplePos x="0" y="0"/>
            <wp:positionH relativeFrom="column">
              <wp:posOffset>15240</wp:posOffset>
            </wp:positionH>
            <wp:positionV relativeFrom="paragraph">
              <wp:posOffset>76200</wp:posOffset>
            </wp:positionV>
            <wp:extent cx="4991100" cy="1876425"/>
            <wp:effectExtent l="19050" t="0" r="0" b="0"/>
            <wp:wrapNone/>
            <wp:docPr id="924" name="Picture 10" descr="Image126.png"/>
            <wp:cNvGraphicFramePr/>
            <a:graphic xmlns:a="http://schemas.openxmlformats.org/drawingml/2006/main">
              <a:graphicData uri="http://schemas.openxmlformats.org/drawingml/2006/picture">
                <pic:pic xmlns:pic="http://schemas.openxmlformats.org/drawingml/2006/picture">
                  <pic:nvPicPr>
                    <pic:cNvPr id="6" name="Picture 5" descr="Image126.png"/>
                    <pic:cNvPicPr>
                      <a:picLocks noChangeAspect="1"/>
                    </pic:cNvPicPr>
                  </pic:nvPicPr>
                  <pic:blipFill>
                    <a:blip r:embed="rId198" cstate="print"/>
                    <a:stretch>
                      <a:fillRect/>
                    </a:stretch>
                  </pic:blipFill>
                  <pic:spPr>
                    <a:xfrm>
                      <a:off x="0" y="0"/>
                      <a:ext cx="4991100" cy="1876425"/>
                    </a:xfrm>
                    <a:prstGeom prst="rect">
                      <a:avLst/>
                    </a:prstGeom>
                  </pic:spPr>
                </pic:pic>
              </a:graphicData>
            </a:graphic>
          </wp:anchor>
        </w:drawing>
      </w: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20B23" w:rsidRDefault="00020B23" w:rsidP="003E140D">
      <w:pPr>
        <w:rPr>
          <w:sz w:val="20"/>
        </w:rPr>
      </w:pPr>
    </w:p>
    <w:p w:rsidR="000F288E" w:rsidRDefault="000F288E" w:rsidP="000F288E">
      <w:pPr>
        <w:pStyle w:val="Heading3"/>
      </w:pPr>
      <w:bookmarkStart w:id="226" w:name="_Toc248115714"/>
      <w:r>
        <w:t>CDS</w:t>
      </w:r>
      <w:bookmarkEnd w:id="226"/>
    </w:p>
    <w:p w:rsidR="004130BE" w:rsidRPr="00724367" w:rsidRDefault="004130BE" w:rsidP="003E140D">
      <w:pPr>
        <w:rPr>
          <w:rFonts w:ascii="Arial" w:hAnsi="Arial" w:cs="Arial"/>
          <w:color w:val="000000"/>
          <w:sz w:val="20"/>
        </w:rPr>
      </w:pPr>
      <w:r w:rsidRPr="00724367">
        <w:rPr>
          <w:rFonts w:ascii="Arial" w:hAnsi="Arial" w:cs="Arial"/>
          <w:color w:val="000000"/>
          <w:sz w:val="20"/>
        </w:rPr>
        <w:t xml:space="preserve">Credential Delegation Service uses Event Management API to store audit information about credential being delegated. It stores delegation identifier, grid identity of the user, delegation event and message. Following are the event </w:t>
      </w:r>
      <w:r w:rsidR="008D4355" w:rsidRPr="00724367">
        <w:rPr>
          <w:rFonts w:ascii="Arial" w:hAnsi="Arial" w:cs="Arial"/>
          <w:color w:val="000000"/>
          <w:sz w:val="20"/>
        </w:rPr>
        <w:t>types generated</w:t>
      </w:r>
      <w:r w:rsidRPr="00724367">
        <w:rPr>
          <w:rFonts w:ascii="Arial" w:hAnsi="Arial" w:cs="Arial"/>
          <w:color w:val="000000"/>
          <w:sz w:val="20"/>
        </w:rPr>
        <w:t xml:space="preserve"> by CDS.</w:t>
      </w:r>
    </w:p>
    <w:p w:rsidR="00724367" w:rsidRPr="00724367" w:rsidRDefault="00724367" w:rsidP="003E140D">
      <w:pPr>
        <w:rPr>
          <w:rFonts w:ascii="Arial" w:hAnsi="Arial" w:cs="Arial"/>
          <w:color w:val="000000"/>
          <w:sz w:val="20"/>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3708"/>
      </w:tblGrid>
      <w:tr w:rsidR="00A57587" w:rsidRPr="00724367" w:rsidTr="008D4355">
        <w:tc>
          <w:tcPr>
            <w:tcW w:w="3708" w:type="dxa"/>
          </w:tcPr>
          <w:p w:rsidR="00A57587" w:rsidRPr="00A57587" w:rsidRDefault="00A57587" w:rsidP="00724367">
            <w:pPr>
              <w:jc w:val="center"/>
              <w:rPr>
                <w:rFonts w:ascii="Arial" w:hAnsi="Arial" w:cs="Arial"/>
                <w:b/>
                <w:color w:val="000000"/>
                <w:sz w:val="20"/>
              </w:rPr>
            </w:pPr>
            <w:r w:rsidRPr="00A57587">
              <w:rPr>
                <w:rFonts w:ascii="Arial" w:hAnsi="Arial" w:cs="Arial"/>
                <w:b/>
                <w:color w:val="000000"/>
                <w:sz w:val="20"/>
              </w:rPr>
              <w:t>Event</w:t>
            </w:r>
          </w:p>
        </w:tc>
      </w:tr>
      <w:tr w:rsidR="00A57587" w:rsidRPr="00724367" w:rsidTr="008D4355">
        <w:tc>
          <w:tcPr>
            <w:tcW w:w="3708" w:type="dxa"/>
          </w:tcPr>
          <w:p w:rsidR="00A57587" w:rsidRPr="00724367" w:rsidRDefault="00A57587" w:rsidP="003E140D">
            <w:pPr>
              <w:rPr>
                <w:rFonts w:ascii="Arial" w:hAnsi="Arial" w:cs="Arial"/>
                <w:color w:val="000000"/>
                <w:sz w:val="20"/>
              </w:rPr>
            </w:pPr>
            <w:r w:rsidRPr="00724367">
              <w:rPr>
                <w:rFonts w:ascii="Arial" w:hAnsi="Arial" w:cs="Arial"/>
                <w:color w:val="000000"/>
                <w:sz w:val="20"/>
              </w:rPr>
              <w:t>DelegationInitiated</w:t>
            </w:r>
          </w:p>
        </w:tc>
      </w:tr>
      <w:tr w:rsidR="00A57587" w:rsidRPr="00724367" w:rsidTr="008D4355">
        <w:tc>
          <w:tcPr>
            <w:tcW w:w="3708" w:type="dxa"/>
          </w:tcPr>
          <w:p w:rsidR="00A57587" w:rsidRPr="00724367" w:rsidRDefault="00A57587" w:rsidP="003E140D">
            <w:pPr>
              <w:rPr>
                <w:rFonts w:ascii="Arial" w:hAnsi="Arial" w:cs="Arial"/>
                <w:color w:val="000000"/>
                <w:sz w:val="20"/>
              </w:rPr>
            </w:pPr>
            <w:r w:rsidRPr="00724367">
              <w:rPr>
                <w:rFonts w:ascii="Arial" w:hAnsi="Arial" w:cs="Arial"/>
                <w:color w:val="000000"/>
                <w:sz w:val="20"/>
              </w:rPr>
              <w:t>DelegationApproved</w:t>
            </w:r>
          </w:p>
        </w:tc>
      </w:tr>
      <w:tr w:rsidR="00A57587" w:rsidRPr="00724367" w:rsidTr="008D4355">
        <w:tc>
          <w:tcPr>
            <w:tcW w:w="3708" w:type="dxa"/>
          </w:tcPr>
          <w:p w:rsidR="00A57587" w:rsidRPr="00724367" w:rsidRDefault="00A57587" w:rsidP="003E140D">
            <w:pPr>
              <w:rPr>
                <w:rFonts w:ascii="Arial" w:hAnsi="Arial" w:cs="Arial"/>
                <w:color w:val="000000"/>
                <w:sz w:val="20"/>
              </w:rPr>
            </w:pPr>
            <w:r w:rsidRPr="00724367">
              <w:rPr>
                <w:rFonts w:ascii="Arial" w:hAnsi="Arial" w:cs="Arial"/>
                <w:color w:val="000000"/>
                <w:sz w:val="20"/>
              </w:rPr>
              <w:t>DelegationStatusUpdated</w:t>
            </w:r>
          </w:p>
        </w:tc>
      </w:tr>
      <w:tr w:rsidR="00A57587" w:rsidRPr="00724367" w:rsidTr="008D4355">
        <w:tc>
          <w:tcPr>
            <w:tcW w:w="3708" w:type="dxa"/>
          </w:tcPr>
          <w:p w:rsidR="00A57587" w:rsidRPr="00724367" w:rsidRDefault="00A57587" w:rsidP="003E140D">
            <w:pPr>
              <w:rPr>
                <w:rFonts w:ascii="Arial" w:hAnsi="Arial" w:cs="Arial"/>
                <w:color w:val="000000"/>
                <w:sz w:val="20"/>
              </w:rPr>
            </w:pPr>
            <w:r w:rsidRPr="00724367">
              <w:rPr>
                <w:rFonts w:ascii="Arial" w:hAnsi="Arial" w:cs="Arial"/>
                <w:color w:val="000000"/>
                <w:sz w:val="20"/>
              </w:rPr>
              <w:t>DelegatedCredentialIssued</w:t>
            </w:r>
          </w:p>
        </w:tc>
      </w:tr>
      <w:tr w:rsidR="00A57587" w:rsidRPr="00724367" w:rsidTr="008D4355">
        <w:tc>
          <w:tcPr>
            <w:tcW w:w="3708" w:type="dxa"/>
          </w:tcPr>
          <w:p w:rsidR="00A57587" w:rsidRPr="00724367" w:rsidRDefault="00A57587" w:rsidP="003E140D">
            <w:pPr>
              <w:rPr>
                <w:rFonts w:ascii="Arial" w:hAnsi="Arial" w:cs="Arial"/>
                <w:color w:val="000000"/>
                <w:sz w:val="20"/>
              </w:rPr>
            </w:pPr>
            <w:r w:rsidRPr="00724367">
              <w:rPr>
                <w:rFonts w:ascii="Arial" w:hAnsi="Arial" w:cs="Arial"/>
                <w:color w:val="000000"/>
                <w:sz w:val="20"/>
              </w:rPr>
              <w:t>DelegatedCredentialAccessDenied</w:t>
            </w:r>
          </w:p>
        </w:tc>
      </w:tr>
    </w:tbl>
    <w:p w:rsidR="004130BE" w:rsidRDefault="004130BE" w:rsidP="003E140D">
      <w:pPr>
        <w:rPr>
          <w:sz w:val="20"/>
        </w:rPr>
      </w:pPr>
    </w:p>
    <w:p w:rsidR="00BC7C2B" w:rsidRDefault="00BC7C2B" w:rsidP="003E140D">
      <w:pPr>
        <w:rPr>
          <w:sz w:val="20"/>
        </w:rPr>
      </w:pPr>
    </w:p>
    <w:p w:rsidR="00BC7C2B" w:rsidRDefault="00BC7C2B" w:rsidP="003E140D">
      <w:pPr>
        <w:rPr>
          <w:sz w:val="20"/>
        </w:rPr>
      </w:pPr>
    </w:p>
    <w:p w:rsidR="00BC7C2B" w:rsidRDefault="00BC7C2B" w:rsidP="003E140D">
      <w:pPr>
        <w:rPr>
          <w:sz w:val="20"/>
        </w:rPr>
      </w:pPr>
    </w:p>
    <w:p w:rsidR="00BC7C2B" w:rsidRDefault="00BC7C2B" w:rsidP="003E140D">
      <w:pPr>
        <w:rPr>
          <w:sz w:val="20"/>
        </w:rPr>
      </w:pPr>
    </w:p>
    <w:p w:rsidR="006922F5" w:rsidRDefault="006922F5" w:rsidP="003E140D">
      <w:pPr>
        <w:rPr>
          <w:sz w:val="20"/>
        </w:rPr>
      </w:pPr>
    </w:p>
    <w:p w:rsidR="006922F5" w:rsidRDefault="006922F5" w:rsidP="003E140D">
      <w:pPr>
        <w:rPr>
          <w:sz w:val="20"/>
        </w:rPr>
      </w:pPr>
    </w:p>
    <w:p w:rsidR="006922F5" w:rsidRDefault="006922F5" w:rsidP="003E140D">
      <w:pPr>
        <w:rPr>
          <w:sz w:val="20"/>
        </w:rPr>
      </w:pPr>
    </w:p>
    <w:p w:rsidR="006922F5" w:rsidRDefault="006922F5" w:rsidP="003E140D">
      <w:pPr>
        <w:rPr>
          <w:sz w:val="20"/>
        </w:rPr>
      </w:pPr>
    </w:p>
    <w:p w:rsidR="003E140D" w:rsidRDefault="003E140D" w:rsidP="003E140D">
      <w:pPr>
        <w:pStyle w:val="Heading1"/>
      </w:pPr>
      <w:bookmarkStart w:id="227" w:name="_Deployment"/>
      <w:bookmarkStart w:id="228" w:name="_Toc248115715"/>
      <w:bookmarkEnd w:id="227"/>
      <w:r>
        <w:lastRenderedPageBreak/>
        <w:t>Deployment</w:t>
      </w:r>
      <w:bookmarkEnd w:id="228"/>
    </w:p>
    <w:p w:rsidR="00A4339C" w:rsidRDefault="00A4339C" w:rsidP="00A4339C"/>
    <w:p w:rsidR="0074330A" w:rsidRPr="005E187E" w:rsidRDefault="0074330A" w:rsidP="00A4339C">
      <w:pPr>
        <w:rPr>
          <w:rFonts w:ascii="Arial" w:hAnsi="Arial" w:cs="Arial"/>
          <w:color w:val="000000"/>
          <w:sz w:val="20"/>
        </w:rPr>
      </w:pPr>
      <w:r w:rsidRPr="005E187E">
        <w:rPr>
          <w:rFonts w:ascii="Arial" w:hAnsi="Arial" w:cs="Arial"/>
          <w:sz w:val="20"/>
        </w:rPr>
        <w:t xml:space="preserve">Following is the high-level GAARDS Production Deployment methodology diagram.  As it is shown in the diagram, GAARDS </w:t>
      </w:r>
      <w:r w:rsidR="00533707" w:rsidRPr="005E187E">
        <w:rPr>
          <w:rFonts w:ascii="Arial" w:hAnsi="Arial" w:cs="Arial"/>
          <w:sz w:val="20"/>
        </w:rPr>
        <w:t>deployment</w:t>
      </w:r>
      <w:r w:rsidR="00E174C9" w:rsidRPr="005E187E">
        <w:rPr>
          <w:rFonts w:ascii="Arial" w:hAnsi="Arial" w:cs="Arial"/>
          <w:sz w:val="20"/>
        </w:rPr>
        <w:t xml:space="preserve"> is flexible to support different levels of assurance </w:t>
      </w:r>
      <w:r w:rsidR="00533707" w:rsidRPr="005E187E">
        <w:rPr>
          <w:rFonts w:ascii="Arial" w:hAnsi="Arial" w:cs="Arial"/>
          <w:sz w:val="20"/>
        </w:rPr>
        <w:t>defined by NIST.</w:t>
      </w:r>
      <w:r w:rsidR="005E187E">
        <w:rPr>
          <w:rFonts w:ascii="Arial" w:hAnsi="Arial" w:cs="Arial"/>
          <w:sz w:val="20"/>
        </w:rPr>
        <w:t xml:space="preserve"> </w:t>
      </w:r>
      <w:r w:rsidRPr="005E187E">
        <w:rPr>
          <w:rFonts w:ascii="Arial" w:hAnsi="Arial" w:cs="Arial"/>
          <w:color w:val="000000"/>
          <w:sz w:val="20"/>
        </w:rPr>
        <w:t xml:space="preserve">A level of assurance or trust level specifies the level of confidence with which a given certificate authority is trusted in the grid in which it is deployed. </w:t>
      </w:r>
      <w:r w:rsidR="005E187E" w:rsidRPr="005E187E">
        <w:rPr>
          <w:rFonts w:ascii="Arial" w:hAnsi="Arial" w:cs="Arial"/>
          <w:color w:val="000000"/>
          <w:sz w:val="20"/>
        </w:rPr>
        <w:t xml:space="preserve"> Multiple</w:t>
      </w:r>
      <w:r w:rsidR="0025299E">
        <w:rPr>
          <w:rFonts w:ascii="Arial" w:hAnsi="Arial" w:cs="Arial"/>
          <w:color w:val="000000"/>
          <w:sz w:val="20"/>
        </w:rPr>
        <w:t xml:space="preserve"> Dorian</w:t>
      </w:r>
      <w:r w:rsidR="005E187E" w:rsidRPr="005E187E">
        <w:rPr>
          <w:rFonts w:ascii="Arial" w:hAnsi="Arial" w:cs="Arial"/>
          <w:color w:val="000000"/>
          <w:sz w:val="20"/>
        </w:rPr>
        <w:t xml:space="preserve"> instances </w:t>
      </w:r>
      <w:r w:rsidR="0025299E">
        <w:rPr>
          <w:rFonts w:ascii="Arial" w:hAnsi="Arial" w:cs="Arial"/>
          <w:color w:val="000000"/>
          <w:sz w:val="20"/>
        </w:rPr>
        <w:t xml:space="preserve">and Authentication Services </w:t>
      </w:r>
      <w:r w:rsidR="005E187E" w:rsidRPr="005E187E">
        <w:rPr>
          <w:rFonts w:ascii="Arial" w:hAnsi="Arial" w:cs="Arial"/>
          <w:color w:val="000000"/>
          <w:sz w:val="20"/>
        </w:rPr>
        <w:t>supporting different level of assurance can be deployed with each level of assurance registered to GTS.</w:t>
      </w:r>
    </w:p>
    <w:p w:rsidR="0074330A" w:rsidRDefault="0074330A"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p w:rsidR="00EB7B75" w:rsidRDefault="00EB7B75" w:rsidP="00A4339C">
      <w:r>
        <w:rPr>
          <w:noProof/>
        </w:rPr>
        <w:drawing>
          <wp:anchor distT="0" distB="0" distL="114300" distR="114300" simplePos="0" relativeHeight="251688448" behindDoc="0" locked="0" layoutInCell="1" allowOverlap="1">
            <wp:simplePos x="0" y="0"/>
            <wp:positionH relativeFrom="column">
              <wp:align>center</wp:align>
            </wp:positionH>
            <wp:positionV relativeFrom="paragraph">
              <wp:posOffset>-5029200</wp:posOffset>
            </wp:positionV>
            <wp:extent cx="6126480" cy="5153025"/>
            <wp:effectExtent l="19050" t="0" r="7620" b="0"/>
            <wp:wrapNone/>
            <wp:docPr id="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cstate="print"/>
                    <a:srcRect/>
                    <a:stretch>
                      <a:fillRect/>
                    </a:stretch>
                  </pic:blipFill>
                  <pic:spPr bwMode="auto">
                    <a:xfrm>
                      <a:off x="0" y="0"/>
                      <a:ext cx="6126480" cy="5153025"/>
                    </a:xfrm>
                    <a:prstGeom prst="rect">
                      <a:avLst/>
                    </a:prstGeom>
                    <a:noFill/>
                    <a:ln w="9525">
                      <a:noFill/>
                      <a:miter lim="800000"/>
                      <a:headEnd/>
                      <a:tailEnd/>
                    </a:ln>
                  </pic:spPr>
                </pic:pic>
              </a:graphicData>
            </a:graphic>
          </wp:anchor>
        </w:drawing>
      </w:r>
    </w:p>
    <w:p w:rsidR="00EB7B75" w:rsidRDefault="00EB7B75" w:rsidP="00A4339C"/>
    <w:p w:rsidR="00EB7B75" w:rsidRPr="00E041FB" w:rsidRDefault="00E041FB" w:rsidP="00E041FB">
      <w:pPr>
        <w:pStyle w:val="Caption"/>
        <w:jc w:val="center"/>
        <w:rPr>
          <w:i/>
          <w:color w:val="000000" w:themeColor="text1"/>
        </w:rPr>
      </w:pPr>
      <w:bookmarkStart w:id="229" w:name="_Toc247950478"/>
      <w:r w:rsidRPr="00E041FB">
        <w:rPr>
          <w:i/>
          <w:color w:val="000000" w:themeColor="text1"/>
        </w:rPr>
        <w:t xml:space="preserve">Figure </w:t>
      </w:r>
      <w:r w:rsidR="00754D31" w:rsidRPr="00E041FB">
        <w:rPr>
          <w:i/>
          <w:color w:val="000000" w:themeColor="text1"/>
        </w:rPr>
        <w:fldChar w:fldCharType="begin"/>
      </w:r>
      <w:r w:rsidRPr="00E041FB">
        <w:rPr>
          <w:i/>
          <w:color w:val="000000" w:themeColor="text1"/>
        </w:rPr>
        <w:instrText xml:space="preserve"> SEQ Figure \* ARABIC </w:instrText>
      </w:r>
      <w:r w:rsidR="00754D31" w:rsidRPr="00E041FB">
        <w:rPr>
          <w:i/>
          <w:color w:val="000000" w:themeColor="text1"/>
        </w:rPr>
        <w:fldChar w:fldCharType="separate"/>
      </w:r>
      <w:r w:rsidR="000934A8">
        <w:rPr>
          <w:i/>
          <w:noProof/>
          <w:color w:val="000000" w:themeColor="text1"/>
        </w:rPr>
        <w:t>81</w:t>
      </w:r>
      <w:r w:rsidR="00754D31" w:rsidRPr="00E041FB">
        <w:rPr>
          <w:i/>
          <w:color w:val="000000" w:themeColor="text1"/>
        </w:rPr>
        <w:fldChar w:fldCharType="end"/>
      </w:r>
      <w:r w:rsidRPr="00E041FB">
        <w:rPr>
          <w:i/>
          <w:color w:val="000000" w:themeColor="text1"/>
        </w:rPr>
        <w:t xml:space="preserve"> GAARD Production Deployment</w:t>
      </w:r>
      <w:bookmarkEnd w:id="229"/>
    </w:p>
    <w:p w:rsidR="00EB7B75" w:rsidRDefault="00EB7B75" w:rsidP="00A4339C"/>
    <w:p w:rsidR="00E041FB" w:rsidRDefault="00E041FB" w:rsidP="00A4339C"/>
    <w:p w:rsidR="00E041FB" w:rsidRDefault="00E041FB" w:rsidP="00A4339C"/>
    <w:p w:rsidR="00E041FB" w:rsidRDefault="00E041FB" w:rsidP="00A4339C"/>
    <w:p w:rsidR="00A4339C" w:rsidRDefault="00A4339C" w:rsidP="00A4339C">
      <w:pPr>
        <w:rPr>
          <w:rFonts w:ascii="Arial" w:hAnsi="Arial" w:cs="Arial"/>
          <w:sz w:val="20"/>
        </w:rPr>
      </w:pPr>
      <w:r w:rsidRPr="00C214FA">
        <w:rPr>
          <w:rFonts w:ascii="Arial" w:hAnsi="Arial" w:cs="Arial"/>
          <w:sz w:val="20"/>
        </w:rPr>
        <w:lastRenderedPageBreak/>
        <w:t xml:space="preserve">Decoupled nature of GAARDS framework let a user to deploy and use its components independently. It is not necessary to deploy all GAARDS components to use any one of its components. </w:t>
      </w:r>
      <w:r w:rsidR="009246C9" w:rsidRPr="00C214FA">
        <w:rPr>
          <w:rFonts w:ascii="Arial" w:hAnsi="Arial" w:cs="Arial"/>
          <w:sz w:val="20"/>
        </w:rPr>
        <w:t xml:space="preserve">The dependency between GAARDS components is as given below. </w:t>
      </w:r>
    </w:p>
    <w:p w:rsidR="00664822" w:rsidRPr="00C214FA" w:rsidRDefault="00664822" w:rsidP="00A4339C">
      <w:pPr>
        <w:rPr>
          <w:rFonts w:ascii="Arial" w:hAnsi="Arial" w:cs="Arial"/>
          <w:sz w:val="20"/>
        </w:rPr>
      </w:pPr>
    </w:p>
    <w:p w:rsidR="009246C9" w:rsidRDefault="009246C9" w:rsidP="00A4339C"/>
    <w:p w:rsidR="009246C9" w:rsidRDefault="009246C9"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EF1D85" w:rsidP="00A4339C"/>
    <w:p w:rsidR="00EF1D85" w:rsidRDefault="008A54FA" w:rsidP="00A4339C">
      <w:r>
        <w:rPr>
          <w:noProof/>
        </w:rPr>
        <w:drawing>
          <wp:anchor distT="0" distB="0" distL="114300" distR="114300" simplePos="0" relativeHeight="251684352" behindDoc="1" locked="0" layoutInCell="1" allowOverlap="1">
            <wp:simplePos x="0" y="0"/>
            <wp:positionH relativeFrom="column">
              <wp:align>center</wp:align>
            </wp:positionH>
            <wp:positionV relativeFrom="paragraph">
              <wp:posOffset>-4580890</wp:posOffset>
            </wp:positionV>
            <wp:extent cx="4733925" cy="4705350"/>
            <wp:effectExtent l="0" t="0" r="0" b="0"/>
            <wp:wrapTight wrapText="bothSides">
              <wp:wrapPolygon edited="0">
                <wp:start x="0" y="87"/>
                <wp:lineTo x="0" y="21425"/>
                <wp:lineTo x="21557" y="21425"/>
                <wp:lineTo x="21557" y="87"/>
                <wp:lineTo x="0" y="87"/>
              </wp:wrapPolygon>
            </wp:wrapTight>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200" cstate="print"/>
                    <a:srcRect/>
                    <a:stretch>
                      <a:fillRect/>
                    </a:stretch>
                  </pic:blipFill>
                  <pic:spPr bwMode="auto">
                    <a:xfrm>
                      <a:off x="0" y="0"/>
                      <a:ext cx="4733925" cy="4705350"/>
                    </a:xfrm>
                    <a:prstGeom prst="rect">
                      <a:avLst/>
                    </a:prstGeom>
                    <a:noFill/>
                    <a:ln w="9525">
                      <a:noFill/>
                      <a:miter lim="800000"/>
                      <a:headEnd/>
                      <a:tailEnd/>
                    </a:ln>
                  </pic:spPr>
                </pic:pic>
              </a:graphicData>
            </a:graphic>
          </wp:anchor>
        </w:drawing>
      </w:r>
    </w:p>
    <w:p w:rsidR="00EF1D85" w:rsidRPr="00A32F8A" w:rsidRDefault="00A32F8A" w:rsidP="00A32F8A">
      <w:pPr>
        <w:pStyle w:val="Caption"/>
        <w:jc w:val="center"/>
        <w:rPr>
          <w:i/>
          <w:color w:val="000000"/>
        </w:rPr>
      </w:pPr>
      <w:bookmarkStart w:id="230" w:name="_Toc247950479"/>
      <w:r w:rsidRPr="00A32F8A">
        <w:rPr>
          <w:i/>
          <w:color w:val="000000"/>
        </w:rPr>
        <w:t xml:space="preserve">Figure </w:t>
      </w:r>
      <w:r w:rsidR="00754D31" w:rsidRPr="00A32F8A">
        <w:rPr>
          <w:i/>
          <w:color w:val="000000"/>
        </w:rPr>
        <w:fldChar w:fldCharType="begin"/>
      </w:r>
      <w:r w:rsidRPr="00A32F8A">
        <w:rPr>
          <w:i/>
          <w:color w:val="000000"/>
        </w:rPr>
        <w:instrText xml:space="preserve"> SEQ Figure \* ARABIC </w:instrText>
      </w:r>
      <w:r w:rsidR="00754D31" w:rsidRPr="00A32F8A">
        <w:rPr>
          <w:i/>
          <w:color w:val="000000"/>
        </w:rPr>
        <w:fldChar w:fldCharType="separate"/>
      </w:r>
      <w:r w:rsidR="000934A8">
        <w:rPr>
          <w:i/>
          <w:noProof/>
          <w:color w:val="000000"/>
        </w:rPr>
        <w:t>82</w:t>
      </w:r>
      <w:r w:rsidR="00754D31" w:rsidRPr="00A32F8A">
        <w:rPr>
          <w:i/>
          <w:color w:val="000000"/>
        </w:rPr>
        <w:fldChar w:fldCharType="end"/>
      </w:r>
      <w:r w:rsidRPr="00A32F8A">
        <w:rPr>
          <w:i/>
          <w:color w:val="000000"/>
        </w:rPr>
        <w:t xml:space="preserve"> GAARDS dependencies</w:t>
      </w:r>
      <w:bookmarkEnd w:id="230"/>
    </w:p>
    <w:p w:rsidR="00D14547" w:rsidRDefault="00D14547" w:rsidP="00A4339C"/>
    <w:p w:rsidR="00EF1D85" w:rsidRPr="00FB6FF8" w:rsidRDefault="00706FAF" w:rsidP="00A4339C">
      <w:pPr>
        <w:rPr>
          <w:rFonts w:ascii="Arial" w:hAnsi="Arial" w:cs="Arial"/>
          <w:sz w:val="20"/>
        </w:rPr>
      </w:pPr>
      <w:r w:rsidRPr="00FB6FF8">
        <w:rPr>
          <w:rFonts w:ascii="Arial" w:hAnsi="Arial" w:cs="Arial"/>
          <w:sz w:val="20"/>
        </w:rPr>
        <w:t xml:space="preserve">As shown in the diagram above, WebSSO has dependency on AuthenticationService, Dorian and Credential Delegation service. As it is explained in </w:t>
      </w:r>
      <w:hyperlink w:anchor="_WebSSO" w:history="1">
        <w:r w:rsidRPr="000D7F6E">
          <w:rPr>
            <w:rStyle w:val="Hyperlink"/>
            <w:rFonts w:ascii="Arial" w:hAnsi="Arial" w:cs="Arial"/>
            <w:sz w:val="20"/>
          </w:rPr>
          <w:t>section</w:t>
        </w:r>
        <w:r w:rsidR="00ED0075" w:rsidRPr="000D7F6E">
          <w:rPr>
            <w:rStyle w:val="Hyperlink"/>
            <w:rFonts w:ascii="Arial" w:hAnsi="Arial" w:cs="Arial"/>
            <w:sz w:val="20"/>
          </w:rPr>
          <w:t xml:space="preserve"> </w:t>
        </w:r>
        <w:r w:rsidR="000D7F6E" w:rsidRPr="000D7F6E">
          <w:rPr>
            <w:rStyle w:val="Hyperlink"/>
            <w:rFonts w:ascii="Arial" w:hAnsi="Arial" w:cs="Arial"/>
            <w:sz w:val="20"/>
          </w:rPr>
          <w:t>3.7</w:t>
        </w:r>
      </w:hyperlink>
      <w:r w:rsidRPr="00FB6FF8">
        <w:rPr>
          <w:rFonts w:ascii="Arial" w:hAnsi="Arial" w:cs="Arial"/>
          <w:sz w:val="20"/>
        </w:rPr>
        <w:t xml:space="preserve">, WebSSO component enables single sign-on between different Web applications. It uses AuthenticationService to authenticate a user and get a SAML assertion. WebSSO uses Dorian to get grid proxy certificate using SAML assertion got from AuthenticationService. WebSSO uses Credential Delegation service to delegate proxy credential to enable single sign-on behavior. </w:t>
      </w:r>
    </w:p>
    <w:p w:rsidR="00706FAF" w:rsidRPr="00FB6FF8" w:rsidRDefault="00706FAF" w:rsidP="00A4339C">
      <w:pPr>
        <w:rPr>
          <w:rFonts w:ascii="Arial" w:hAnsi="Arial" w:cs="Arial"/>
          <w:sz w:val="20"/>
        </w:rPr>
      </w:pPr>
    </w:p>
    <w:p w:rsidR="00706FAF" w:rsidRDefault="00C8312F" w:rsidP="00A4339C">
      <w:pPr>
        <w:rPr>
          <w:rFonts w:ascii="Arial" w:hAnsi="Arial" w:cs="Arial"/>
          <w:bCs/>
          <w:sz w:val="20"/>
        </w:rPr>
      </w:pPr>
      <w:r w:rsidRPr="00FB6FF8">
        <w:rPr>
          <w:rFonts w:ascii="Arial" w:hAnsi="Arial" w:cs="Arial"/>
          <w:sz w:val="20"/>
        </w:rPr>
        <w:t>Credential Delegation service has dependency on GridGrouper</w:t>
      </w:r>
      <w:r w:rsidR="00FB6FF8" w:rsidRPr="00FB6FF8">
        <w:rPr>
          <w:rFonts w:ascii="Arial" w:hAnsi="Arial" w:cs="Arial"/>
          <w:sz w:val="20"/>
        </w:rPr>
        <w:t xml:space="preserve"> </w:t>
      </w:r>
      <w:r w:rsidRPr="00FB6FF8">
        <w:rPr>
          <w:rFonts w:ascii="Arial" w:hAnsi="Arial" w:cs="Arial"/>
          <w:sz w:val="20"/>
        </w:rPr>
        <w:t xml:space="preserve">to authorize group based delegation policies. </w:t>
      </w:r>
      <w:r w:rsidR="00FB6FF8" w:rsidRPr="00FB6FF8">
        <w:rPr>
          <w:rFonts w:ascii="Arial" w:hAnsi="Arial" w:cs="Arial"/>
          <w:sz w:val="20"/>
        </w:rPr>
        <w:t xml:space="preserve">Dependency can be ignored if there is no need for group based delegation policy. Credential Delegation service </w:t>
      </w:r>
      <w:r w:rsidRPr="00FB6FF8">
        <w:rPr>
          <w:rFonts w:ascii="Arial" w:hAnsi="Arial" w:cs="Arial"/>
          <w:sz w:val="20"/>
        </w:rPr>
        <w:t xml:space="preserve">can </w:t>
      </w:r>
      <w:r w:rsidR="00FB6FF8" w:rsidRPr="00FB6FF8">
        <w:rPr>
          <w:rFonts w:ascii="Arial" w:hAnsi="Arial" w:cs="Arial"/>
          <w:sz w:val="20"/>
        </w:rPr>
        <w:t xml:space="preserve">omitted if delegation is not required, </w:t>
      </w:r>
      <w:r w:rsidR="00FB6FF8" w:rsidRPr="00FB6FF8">
        <w:rPr>
          <w:rFonts w:ascii="Arial" w:hAnsi="Arial" w:cs="Arial"/>
          <w:bCs/>
          <w:sz w:val="20"/>
        </w:rPr>
        <w:t>or in-container Globus delegation suffices, or not using security.</w:t>
      </w:r>
    </w:p>
    <w:p w:rsidR="00BE1644" w:rsidRDefault="00BE1644" w:rsidP="00A4339C">
      <w:pPr>
        <w:rPr>
          <w:rFonts w:ascii="Arial" w:hAnsi="Arial" w:cs="Arial"/>
          <w:bCs/>
          <w:sz w:val="20"/>
        </w:rPr>
      </w:pPr>
    </w:p>
    <w:p w:rsidR="00CA53E0" w:rsidRDefault="00BE1644" w:rsidP="00BE1644">
      <w:pPr>
        <w:rPr>
          <w:rFonts w:ascii="Arial" w:hAnsi="Arial" w:cs="Arial"/>
          <w:bCs/>
          <w:sz w:val="20"/>
        </w:rPr>
      </w:pPr>
      <w:r>
        <w:rPr>
          <w:rFonts w:ascii="Arial" w:hAnsi="Arial" w:cs="Arial"/>
          <w:bCs/>
          <w:sz w:val="20"/>
        </w:rPr>
        <w:t>AuthenticationService, as it is explai</w:t>
      </w:r>
      <w:r w:rsidR="00ED0075">
        <w:rPr>
          <w:rFonts w:ascii="Arial" w:hAnsi="Arial" w:cs="Arial"/>
          <w:bCs/>
          <w:sz w:val="20"/>
        </w:rPr>
        <w:t xml:space="preserve">ned in </w:t>
      </w:r>
      <w:hyperlink w:anchor="_Authentication_Service" w:history="1">
        <w:r w:rsidR="00ED0075" w:rsidRPr="000D7F6E">
          <w:rPr>
            <w:rStyle w:val="Hyperlink"/>
            <w:rFonts w:ascii="Arial" w:hAnsi="Arial" w:cs="Arial"/>
            <w:bCs/>
            <w:sz w:val="20"/>
          </w:rPr>
          <w:t>section 3.2</w:t>
        </w:r>
      </w:hyperlink>
      <w:r>
        <w:rPr>
          <w:rFonts w:ascii="Arial" w:hAnsi="Arial" w:cs="Arial"/>
          <w:bCs/>
          <w:sz w:val="20"/>
        </w:rPr>
        <w:t xml:space="preserve">, used to integrate an existing authentication mechanism with Dorian. This component can be omitted if </w:t>
      </w:r>
      <w:r w:rsidR="00CA53E0" w:rsidRPr="00BE1644">
        <w:rPr>
          <w:rFonts w:ascii="Arial" w:hAnsi="Arial" w:cs="Arial"/>
          <w:bCs/>
          <w:sz w:val="20"/>
        </w:rPr>
        <w:t>Only using Dorian’s internal user management, or manually managing End Entity Certificates, or not using security</w:t>
      </w:r>
      <w:r>
        <w:rPr>
          <w:rFonts w:ascii="Arial" w:hAnsi="Arial" w:cs="Arial"/>
          <w:bCs/>
          <w:sz w:val="20"/>
        </w:rPr>
        <w:t>.</w:t>
      </w:r>
    </w:p>
    <w:p w:rsidR="00BE1644" w:rsidRDefault="00BE1644" w:rsidP="00BE1644">
      <w:pPr>
        <w:rPr>
          <w:rFonts w:ascii="Arial" w:hAnsi="Arial" w:cs="Arial"/>
          <w:bCs/>
          <w:sz w:val="20"/>
        </w:rPr>
      </w:pPr>
    </w:p>
    <w:p w:rsidR="00CA53E0" w:rsidRPr="00A164C7" w:rsidRDefault="00A164C7" w:rsidP="00A164C7">
      <w:pPr>
        <w:rPr>
          <w:rFonts w:ascii="Arial" w:hAnsi="Arial" w:cs="Arial"/>
          <w:sz w:val="20"/>
        </w:rPr>
      </w:pPr>
      <w:r>
        <w:rPr>
          <w:rFonts w:ascii="Arial" w:hAnsi="Arial" w:cs="Arial"/>
          <w:bCs/>
          <w:sz w:val="20"/>
        </w:rPr>
        <w:lastRenderedPageBreak/>
        <w:t xml:space="preserve">As it is explained in </w:t>
      </w:r>
      <w:hyperlink w:anchor="_Dorian" w:history="1">
        <w:r w:rsidRPr="000D7F6E">
          <w:rPr>
            <w:rStyle w:val="Hyperlink"/>
            <w:rFonts w:ascii="Arial" w:hAnsi="Arial" w:cs="Arial"/>
            <w:bCs/>
            <w:sz w:val="20"/>
          </w:rPr>
          <w:t>section</w:t>
        </w:r>
        <w:r w:rsidR="00ED0075" w:rsidRPr="000D7F6E">
          <w:rPr>
            <w:rStyle w:val="Hyperlink"/>
            <w:rFonts w:ascii="Arial" w:hAnsi="Arial" w:cs="Arial"/>
            <w:bCs/>
            <w:sz w:val="20"/>
          </w:rPr>
          <w:t xml:space="preserve"> 3.3</w:t>
        </w:r>
      </w:hyperlink>
      <w:r>
        <w:rPr>
          <w:rFonts w:ascii="Arial" w:hAnsi="Arial" w:cs="Arial"/>
          <w:bCs/>
          <w:sz w:val="20"/>
        </w:rPr>
        <w:t xml:space="preserve">, </w:t>
      </w:r>
      <w:r w:rsidR="00744B96">
        <w:rPr>
          <w:rFonts w:ascii="Arial" w:hAnsi="Arial" w:cs="Arial"/>
          <w:bCs/>
          <w:sz w:val="20"/>
        </w:rPr>
        <w:t xml:space="preserve">Dorian </w:t>
      </w:r>
      <w:r>
        <w:rPr>
          <w:rFonts w:ascii="Arial" w:hAnsi="Arial" w:cs="Arial"/>
          <w:bCs/>
          <w:sz w:val="20"/>
        </w:rPr>
        <w:t xml:space="preserve">provides federated identity management for caGrid. </w:t>
      </w:r>
      <w:r w:rsidRPr="00E7678D">
        <w:rPr>
          <w:rFonts w:ascii="Arial" w:hAnsi="Arial" w:cs="Arial"/>
          <w:sz w:val="20"/>
        </w:rPr>
        <w:t>Dorian provides a secure mechanism to issue and provision credentials for Web/Grid services.</w:t>
      </w:r>
      <w:r>
        <w:rPr>
          <w:rFonts w:ascii="Arial" w:hAnsi="Arial" w:cs="Arial"/>
          <w:sz w:val="20"/>
        </w:rPr>
        <w:t xml:space="preserve"> Dorian can be omitted if the setup is m</w:t>
      </w:r>
      <w:r w:rsidR="00CA53E0" w:rsidRPr="00A164C7">
        <w:rPr>
          <w:rFonts w:ascii="Arial" w:hAnsi="Arial" w:cs="Arial"/>
          <w:sz w:val="20"/>
        </w:rPr>
        <w:t>anually managing End Entity Certificates or not using security</w:t>
      </w:r>
      <w:r>
        <w:rPr>
          <w:rFonts w:ascii="Arial" w:hAnsi="Arial" w:cs="Arial"/>
          <w:sz w:val="20"/>
        </w:rPr>
        <w:t>.</w:t>
      </w:r>
    </w:p>
    <w:p w:rsidR="00744B96" w:rsidRDefault="00744B96" w:rsidP="00BE1644">
      <w:pPr>
        <w:rPr>
          <w:rFonts w:ascii="Arial" w:hAnsi="Arial" w:cs="Arial"/>
          <w:bCs/>
          <w:sz w:val="20"/>
        </w:rPr>
      </w:pPr>
    </w:p>
    <w:p w:rsidR="00CA53E0" w:rsidRDefault="00876B1E" w:rsidP="00181F01">
      <w:pPr>
        <w:rPr>
          <w:rFonts w:ascii="Arial" w:hAnsi="Arial" w:cs="Arial"/>
          <w:sz w:val="20"/>
        </w:rPr>
      </w:pPr>
      <w:r>
        <w:rPr>
          <w:rFonts w:ascii="Arial" w:hAnsi="Arial" w:cs="Arial"/>
          <w:bCs/>
          <w:sz w:val="20"/>
        </w:rPr>
        <w:t xml:space="preserve">Grid Trust service, </w:t>
      </w:r>
      <w:r w:rsidR="00181F01">
        <w:rPr>
          <w:rFonts w:ascii="Arial" w:hAnsi="Arial" w:cs="Arial"/>
          <w:sz w:val="20"/>
        </w:rPr>
        <w:t>the trust fabric between caGrid participants</w:t>
      </w:r>
      <w:r w:rsidR="00181F01">
        <w:rPr>
          <w:rFonts w:ascii="Arial" w:hAnsi="Arial" w:cs="Arial"/>
          <w:bCs/>
          <w:sz w:val="20"/>
        </w:rPr>
        <w:t xml:space="preserve">, is </w:t>
      </w:r>
      <w:r>
        <w:rPr>
          <w:rFonts w:ascii="Arial" w:hAnsi="Arial" w:cs="Arial"/>
          <w:bCs/>
          <w:sz w:val="20"/>
        </w:rPr>
        <w:t xml:space="preserve">a </w:t>
      </w:r>
      <w:r w:rsidRPr="00894BAC">
        <w:rPr>
          <w:rFonts w:ascii="Arial" w:hAnsi="Arial" w:cs="Arial"/>
          <w:sz w:val="20"/>
        </w:rPr>
        <w:t>federated solution for registering and managing certificate authority certificates and CRLs, facilitating the enforcement of the most recent trust agreements</w:t>
      </w:r>
      <w:r>
        <w:rPr>
          <w:rFonts w:ascii="Arial" w:hAnsi="Arial" w:cs="Arial"/>
          <w:sz w:val="20"/>
        </w:rPr>
        <w:t>, manage LOA, certificate verification and validation.</w:t>
      </w:r>
      <w:r w:rsidR="00B67684">
        <w:rPr>
          <w:rFonts w:ascii="Arial" w:hAnsi="Arial" w:cs="Arial"/>
          <w:sz w:val="20"/>
        </w:rPr>
        <w:t xml:space="preserve"> </w:t>
      </w:r>
      <w:r w:rsidR="00181F01">
        <w:rPr>
          <w:rFonts w:ascii="Arial" w:hAnsi="Arial" w:cs="Arial"/>
          <w:sz w:val="20"/>
        </w:rPr>
        <w:t>A</w:t>
      </w:r>
      <w:r w:rsidR="00ED0075">
        <w:rPr>
          <w:rFonts w:ascii="Arial" w:hAnsi="Arial" w:cs="Arial"/>
          <w:sz w:val="20"/>
        </w:rPr>
        <w:t xml:space="preserve">s it is explained in </w:t>
      </w:r>
      <w:hyperlink w:anchor="_Grid_Trust_Service" w:history="1">
        <w:r w:rsidR="00ED0075" w:rsidRPr="000D7F6E">
          <w:rPr>
            <w:rStyle w:val="Hyperlink"/>
            <w:rFonts w:ascii="Arial" w:hAnsi="Arial" w:cs="Arial"/>
            <w:sz w:val="20"/>
          </w:rPr>
          <w:t>section 3.5</w:t>
        </w:r>
      </w:hyperlink>
      <w:r w:rsidR="00181F01">
        <w:rPr>
          <w:rFonts w:ascii="Arial" w:hAnsi="Arial" w:cs="Arial"/>
          <w:sz w:val="20"/>
        </w:rPr>
        <w:t>, GTS communicates with other GTS instances configured per trust federation. GTS can be omitted if the setup is m</w:t>
      </w:r>
      <w:r w:rsidR="00CA53E0" w:rsidRPr="00181F01">
        <w:rPr>
          <w:rFonts w:ascii="Arial" w:hAnsi="Arial" w:cs="Arial"/>
          <w:sz w:val="20"/>
        </w:rPr>
        <w:t>anually managing trusted CAs and CRLs or not using security</w:t>
      </w:r>
      <w:r w:rsidR="00181F01">
        <w:rPr>
          <w:rFonts w:ascii="Arial" w:hAnsi="Arial" w:cs="Arial"/>
          <w:sz w:val="20"/>
        </w:rPr>
        <w:t xml:space="preserve">. </w:t>
      </w:r>
    </w:p>
    <w:p w:rsidR="00ED0075" w:rsidRDefault="00ED0075" w:rsidP="00181F01">
      <w:pPr>
        <w:rPr>
          <w:rFonts w:ascii="Arial" w:hAnsi="Arial" w:cs="Arial"/>
          <w:sz w:val="20"/>
        </w:rPr>
      </w:pPr>
    </w:p>
    <w:p w:rsidR="00CA53E0" w:rsidRPr="00ED0075" w:rsidRDefault="00ED0075" w:rsidP="00ED0075">
      <w:pPr>
        <w:rPr>
          <w:rFonts w:ascii="Arial" w:hAnsi="Arial" w:cs="Arial"/>
          <w:sz w:val="20"/>
        </w:rPr>
      </w:pPr>
      <w:r>
        <w:rPr>
          <w:rFonts w:ascii="Arial" w:hAnsi="Arial" w:cs="Arial"/>
          <w:sz w:val="20"/>
        </w:rPr>
        <w:t xml:space="preserve">GridGrouper is </w:t>
      </w:r>
      <w:r w:rsidRPr="009A69F7">
        <w:rPr>
          <w:rFonts w:ascii="Arial" w:hAnsi="Arial" w:cs="Arial"/>
          <w:sz w:val="20"/>
        </w:rPr>
        <w:t xml:space="preserve">a group/virtual organization management solution </w:t>
      </w:r>
      <w:r>
        <w:rPr>
          <w:rFonts w:ascii="Arial" w:hAnsi="Arial" w:cs="Arial"/>
          <w:sz w:val="20"/>
        </w:rPr>
        <w:t>to support</w:t>
      </w:r>
      <w:r w:rsidRPr="009A69F7">
        <w:rPr>
          <w:rFonts w:ascii="Arial" w:hAnsi="Arial" w:cs="Arial"/>
          <w:sz w:val="20"/>
        </w:rPr>
        <w:t xml:space="preserve"> group-based authorization.</w:t>
      </w:r>
      <w:r>
        <w:rPr>
          <w:rFonts w:ascii="Arial" w:hAnsi="Arial" w:cs="Arial"/>
          <w:sz w:val="20"/>
        </w:rPr>
        <w:t xml:space="preserve"> It can be omitted if the setup is n</w:t>
      </w:r>
      <w:r w:rsidR="00CA53E0" w:rsidRPr="00ED0075">
        <w:rPr>
          <w:rFonts w:ascii="Arial" w:hAnsi="Arial" w:cs="Arial"/>
          <w:sz w:val="20"/>
        </w:rPr>
        <w:t>ot using group/role/attribute based authorization, or have no need to manage groups</w:t>
      </w:r>
      <w:r>
        <w:rPr>
          <w:rFonts w:ascii="Arial" w:hAnsi="Arial" w:cs="Arial"/>
          <w:sz w:val="20"/>
        </w:rPr>
        <w:t>.</w:t>
      </w:r>
    </w:p>
    <w:p w:rsidR="00706FAF" w:rsidRDefault="00706FAF" w:rsidP="00A4339C"/>
    <w:p w:rsidR="00EF1D85" w:rsidRPr="00A4339C" w:rsidRDefault="00EF1D85" w:rsidP="00A4339C"/>
    <w:p w:rsidR="003E140D" w:rsidRDefault="003E140D" w:rsidP="003E140D">
      <w:pPr>
        <w:rPr>
          <w:rFonts w:ascii="Arial" w:hAnsi="Arial" w:cs="Arial"/>
          <w:sz w:val="20"/>
        </w:rPr>
      </w:pPr>
      <w:r w:rsidRPr="00933120">
        <w:rPr>
          <w:rFonts w:ascii="Arial" w:hAnsi="Arial" w:cs="Arial"/>
          <w:sz w:val="20"/>
        </w:rPr>
        <w:t>Please refer to following link for a grid service deployment procedure.</w:t>
      </w:r>
    </w:p>
    <w:p w:rsidR="003E140D" w:rsidRPr="00933120" w:rsidRDefault="003E140D" w:rsidP="003E140D">
      <w:pPr>
        <w:rPr>
          <w:rFonts w:ascii="Arial" w:hAnsi="Arial" w:cs="Arial"/>
          <w:sz w:val="20"/>
        </w:rPr>
      </w:pPr>
    </w:p>
    <w:p w:rsidR="003E140D" w:rsidRPr="00933120" w:rsidRDefault="00754D31" w:rsidP="003E140D">
      <w:pPr>
        <w:rPr>
          <w:rFonts w:ascii="Arial" w:hAnsi="Arial" w:cs="Arial"/>
          <w:sz w:val="20"/>
        </w:rPr>
      </w:pPr>
      <w:hyperlink r:id="rId201" w:history="1">
        <w:r w:rsidR="003E140D" w:rsidRPr="006E7D0E">
          <w:rPr>
            <w:rStyle w:val="Hyperlink"/>
            <w:rFonts w:ascii="Arial" w:hAnsi="Arial" w:cs="Arial"/>
            <w:sz w:val="20"/>
          </w:rPr>
          <w:t>http://wiki.cagrid.org/display/knowledgebase/Grid+Service+Deployment+Guide</w:t>
        </w:r>
      </w:hyperlink>
      <w:r w:rsidR="003E140D">
        <w:rPr>
          <w:rFonts w:ascii="Arial" w:hAnsi="Arial" w:cs="Arial"/>
          <w:sz w:val="20"/>
        </w:rPr>
        <w:t xml:space="preserve"> </w:t>
      </w:r>
    </w:p>
    <w:p w:rsidR="003E140D" w:rsidRDefault="003E140D" w:rsidP="003E140D">
      <w:pPr>
        <w:pStyle w:val="Heading1"/>
        <w:numPr>
          <w:ilvl w:val="0"/>
          <w:numId w:val="1"/>
        </w:numPr>
      </w:pPr>
      <w:bookmarkStart w:id="231" w:name="_Toc248115716"/>
      <w:r>
        <w:t>References</w:t>
      </w:r>
      <w:bookmarkEnd w:id="231"/>
    </w:p>
    <w:p w:rsidR="005A0EA6" w:rsidRDefault="00754D31" w:rsidP="003E140D">
      <w:hyperlink r:id="rId202" w:history="1">
        <w:r w:rsidR="005A0EA6" w:rsidRPr="007A7A23">
          <w:rPr>
            <w:rStyle w:val="Hyperlink"/>
          </w:rPr>
          <w:t>http://cagrid.org/display/knowledgebase/caGrid+1.3+Technical+Overview</w:t>
        </w:r>
      </w:hyperlink>
      <w:r w:rsidR="005A0EA6">
        <w:t xml:space="preserve"> </w:t>
      </w:r>
    </w:p>
    <w:p w:rsidR="005A0EA6" w:rsidRDefault="00754D31" w:rsidP="003E140D">
      <w:hyperlink r:id="rId203" w:history="1">
        <w:r w:rsidR="005A0EA6" w:rsidRPr="007A7A23">
          <w:rPr>
            <w:rStyle w:val="Hyperlink"/>
          </w:rPr>
          <w:t>http://cagrid.org/display/gaards/Home</w:t>
        </w:r>
      </w:hyperlink>
      <w:r w:rsidR="005A0EA6">
        <w:t xml:space="preserve"> </w:t>
      </w:r>
    </w:p>
    <w:p w:rsidR="003E140D" w:rsidRDefault="00754D31" w:rsidP="003E140D">
      <w:hyperlink r:id="rId204" w:history="1">
        <w:r w:rsidR="003E140D" w:rsidRPr="001626B9">
          <w:rPr>
            <w:rStyle w:val="Hyperlink"/>
          </w:rPr>
          <w:t>http://cagrid.org/display/documentation/Home</w:t>
        </w:r>
      </w:hyperlink>
    </w:p>
    <w:p w:rsidR="00483FFF" w:rsidRDefault="00754D31" w:rsidP="003E140D">
      <w:hyperlink r:id="rId205" w:history="1">
        <w:r w:rsidR="00483FFF" w:rsidRPr="007A7A23">
          <w:rPr>
            <w:rStyle w:val="Hyperlink"/>
          </w:rPr>
          <w:t>http://cagrid.org/display/dorian12/Design+Guide</w:t>
        </w:r>
      </w:hyperlink>
    </w:p>
    <w:p w:rsidR="00483FFF" w:rsidRDefault="00754D31" w:rsidP="003E140D">
      <w:hyperlink r:id="rId206" w:history="1">
        <w:r w:rsidR="00483FFF" w:rsidRPr="007A7A23">
          <w:rPr>
            <w:rStyle w:val="Hyperlink"/>
          </w:rPr>
          <w:t>http://cagrid.org/display/authenticationservice13/Design</w:t>
        </w:r>
      </w:hyperlink>
    </w:p>
    <w:p w:rsidR="00483FFF" w:rsidRDefault="00754D31" w:rsidP="003E140D">
      <w:hyperlink r:id="rId207" w:history="1">
        <w:r w:rsidR="00483FFF" w:rsidRPr="007A7A23">
          <w:rPr>
            <w:rStyle w:val="Hyperlink"/>
          </w:rPr>
          <w:t>http://cagrid.org/display/cds13/Design</w:t>
        </w:r>
      </w:hyperlink>
    </w:p>
    <w:p w:rsidR="00483FFF" w:rsidRDefault="00754D31" w:rsidP="003E140D">
      <w:hyperlink r:id="rId208" w:history="1">
        <w:r w:rsidR="00483FFF" w:rsidRPr="007A7A23">
          <w:rPr>
            <w:rStyle w:val="Hyperlink"/>
          </w:rPr>
          <w:t>http://cagrid.org/display/gridgrouper12/Design+Guide</w:t>
        </w:r>
      </w:hyperlink>
    </w:p>
    <w:p w:rsidR="00483FFF" w:rsidRDefault="00754D31" w:rsidP="003E140D">
      <w:hyperlink r:id="rId209" w:history="1">
        <w:r w:rsidR="00483FFF" w:rsidRPr="007A7A23">
          <w:rPr>
            <w:rStyle w:val="Hyperlink"/>
          </w:rPr>
          <w:t>http://cagrid.org/display/gts12/Design+Guide</w:t>
        </w:r>
      </w:hyperlink>
    </w:p>
    <w:p w:rsidR="00483FFF" w:rsidRDefault="00754D31" w:rsidP="003E140D">
      <w:hyperlink r:id="rId210" w:history="1">
        <w:r w:rsidR="00483FFF" w:rsidRPr="007A7A23">
          <w:rPr>
            <w:rStyle w:val="Hyperlink"/>
          </w:rPr>
          <w:t>http://cagrid.org/display/websso12/Design</w:t>
        </w:r>
      </w:hyperlink>
      <w:r w:rsidR="00483FFF">
        <w:t xml:space="preserve"> </w:t>
      </w:r>
    </w:p>
    <w:p w:rsidR="003E140D" w:rsidRDefault="00754D31" w:rsidP="003E140D">
      <w:pPr>
        <w:rPr>
          <w:rFonts w:ascii="Arial" w:hAnsi="Arial" w:cs="Arial"/>
          <w:sz w:val="20"/>
        </w:rPr>
      </w:pPr>
      <w:hyperlink r:id="rId211" w:history="1">
        <w:r w:rsidR="003E140D" w:rsidRPr="009B4882">
          <w:rPr>
            <w:rStyle w:val="Hyperlink"/>
            <w:rFonts w:ascii="Arial" w:hAnsi="Arial" w:cs="Arial"/>
            <w:sz w:val="20"/>
          </w:rPr>
          <w:t>https://spaces.internet2.edu/pages/viewpage.action?pageId=10059842</w:t>
        </w:r>
      </w:hyperlink>
    </w:p>
    <w:p w:rsidR="003E140D" w:rsidRDefault="00754D31" w:rsidP="003E140D">
      <w:hyperlink r:id="rId212" w:history="1">
        <w:r w:rsidR="003E140D" w:rsidRPr="001626B9">
          <w:rPr>
            <w:rStyle w:val="Hyperlink"/>
          </w:rPr>
          <w:t>http://wiki.oasis-open.org/security</w:t>
        </w:r>
      </w:hyperlink>
    </w:p>
    <w:p w:rsidR="003E140D" w:rsidRDefault="00754D31" w:rsidP="003E140D">
      <w:hyperlink r:id="rId213" w:history="1">
        <w:r w:rsidR="003E140D" w:rsidRPr="001626B9">
          <w:rPr>
            <w:rStyle w:val="Hyperlink"/>
          </w:rPr>
          <w:t>http://www.jasig.org/cas</w:t>
        </w:r>
      </w:hyperlink>
    </w:p>
    <w:p w:rsidR="003E5E62" w:rsidRDefault="00754D31" w:rsidP="003E140D">
      <w:hyperlink r:id="rId214" w:history="1">
        <w:r w:rsidR="003E5E62" w:rsidRPr="006D416C">
          <w:rPr>
            <w:rStyle w:val="Hyperlink"/>
          </w:rPr>
          <w:t>http://www.globus.org/toolkit/</w:t>
        </w:r>
      </w:hyperlink>
    </w:p>
    <w:p w:rsidR="003E5E62" w:rsidRDefault="00754D31" w:rsidP="003E140D">
      <w:hyperlink r:id="rId215" w:history="1">
        <w:r w:rsidR="003E5E62" w:rsidRPr="006D416C">
          <w:rPr>
            <w:rStyle w:val="Hyperlink"/>
          </w:rPr>
          <w:t>http://www.globus.org/security/overview.html</w:t>
        </w:r>
      </w:hyperlink>
    </w:p>
    <w:p w:rsidR="003E5E62" w:rsidRDefault="00B361A8" w:rsidP="003E140D">
      <w:r>
        <w:t xml:space="preserve"> </w:t>
      </w:r>
    </w:p>
    <w:p w:rsidR="003E140D" w:rsidRDefault="003E140D" w:rsidP="003E140D">
      <w:pPr>
        <w:pStyle w:val="iecsadescrip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MT" w:hAnsi="ArialMT" w:cs="ArialMT"/>
          <w:b/>
        </w:rPr>
      </w:pPr>
    </w:p>
    <w:sectPr w:rsidR="003E140D" w:rsidSect="003B4036">
      <w:headerReference w:type="default" r:id="rId216"/>
      <w:pgSz w:w="12240" w:h="15840" w:code="1"/>
      <w:pgMar w:top="1440" w:right="1296" w:bottom="1440" w:left="1296" w:header="720" w:footer="720" w:gutter="0"/>
      <w:pgNumType w:start="1"/>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0939" w:rsidRDefault="00640939" w:rsidP="003E140D">
      <w:pPr>
        <w:spacing w:line="240" w:lineRule="auto"/>
      </w:pPr>
      <w:r>
        <w:separator/>
      </w:r>
    </w:p>
  </w:endnote>
  <w:endnote w:type="continuationSeparator" w:id="0">
    <w:p w:rsidR="00640939" w:rsidRDefault="00640939" w:rsidP="003E140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onaco">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980" w:rsidRDefault="00670980">
    <w:pPr>
      <w:pStyle w:val="Footer"/>
      <w:jc w:val="right"/>
    </w:pPr>
    <w:r>
      <w:t xml:space="preserve">Page </w:t>
    </w:r>
    <w:fldSimple w:instr=" PAGE ">
      <w:r w:rsidR="00EF49F5">
        <w:rPr>
          <w:noProof/>
        </w:rPr>
        <w:t>60</w:t>
      </w:r>
    </w:fldSimple>
    <w:r>
      <w:t xml:space="preserve"> of </w:t>
    </w:r>
    <w:fldSimple w:instr=" NUMPAGES  ">
      <w:r w:rsidR="00EF49F5">
        <w:rPr>
          <w:noProof/>
        </w:rPr>
        <w:t>163</w:t>
      </w:r>
    </w:fldSimple>
  </w:p>
  <w:p w:rsidR="00670980" w:rsidRDefault="00670980">
    <w:pPr>
      <w:pStyle w:val="Footer"/>
      <w:pBdr>
        <w:top w:val="single" w:sz="4" w:space="1" w:color="auto"/>
      </w:pBdr>
      <w:rPr>
        <w:b w:val="0"/>
        <w:i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0939" w:rsidRDefault="00640939" w:rsidP="003E140D">
      <w:pPr>
        <w:spacing w:line="240" w:lineRule="auto"/>
      </w:pPr>
      <w:r>
        <w:separator/>
      </w:r>
    </w:p>
  </w:footnote>
  <w:footnote w:type="continuationSeparator" w:id="0">
    <w:p w:rsidR="00640939" w:rsidRDefault="00640939" w:rsidP="003E140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980" w:rsidRDefault="006709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4E59B2"/>
    <w:multiLevelType w:val="hybridMultilevel"/>
    <w:tmpl w:val="ADBCB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5434"/>
    <w:multiLevelType w:val="hybridMultilevel"/>
    <w:tmpl w:val="2E6E88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49D284A"/>
    <w:multiLevelType w:val="hybridMultilevel"/>
    <w:tmpl w:val="9AF4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E21A5"/>
    <w:multiLevelType w:val="hybridMultilevel"/>
    <w:tmpl w:val="07CC63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B425C"/>
    <w:multiLevelType w:val="hybridMultilevel"/>
    <w:tmpl w:val="AC781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CE64FF"/>
    <w:multiLevelType w:val="hybridMultilevel"/>
    <w:tmpl w:val="D0B083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EE5302"/>
    <w:multiLevelType w:val="hybridMultilevel"/>
    <w:tmpl w:val="51E42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B64E39"/>
    <w:multiLevelType w:val="multilevel"/>
    <w:tmpl w:val="3C282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1B7C45"/>
    <w:multiLevelType w:val="hybridMultilevel"/>
    <w:tmpl w:val="76B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1D2733"/>
    <w:multiLevelType w:val="hybridMultilevel"/>
    <w:tmpl w:val="FF88A5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E760399"/>
    <w:multiLevelType w:val="hybridMultilevel"/>
    <w:tmpl w:val="6B9CDF2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EDB29C8"/>
    <w:multiLevelType w:val="hybridMultilevel"/>
    <w:tmpl w:val="50BE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AD0294"/>
    <w:multiLevelType w:val="hybridMultilevel"/>
    <w:tmpl w:val="493ACE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34149F5"/>
    <w:multiLevelType w:val="hybridMultilevel"/>
    <w:tmpl w:val="05FE65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2D0A94"/>
    <w:multiLevelType w:val="hybridMultilevel"/>
    <w:tmpl w:val="E95C28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BB37AA"/>
    <w:multiLevelType w:val="hybridMultilevel"/>
    <w:tmpl w:val="8CEA8E5A"/>
    <w:lvl w:ilvl="0" w:tplc="977E5138">
      <w:start w:val="1"/>
      <w:numFmt w:val="bullet"/>
      <w:lvlText w:val="•"/>
      <w:lvlJc w:val="left"/>
      <w:pPr>
        <w:tabs>
          <w:tab w:val="num" w:pos="720"/>
        </w:tabs>
        <w:ind w:left="720" w:hanging="360"/>
      </w:pPr>
      <w:rPr>
        <w:rFonts w:ascii="Times New Roman" w:hAnsi="Times New Roman" w:hint="default"/>
      </w:rPr>
    </w:lvl>
    <w:lvl w:ilvl="1" w:tplc="44061D6E">
      <w:start w:val="1356"/>
      <w:numFmt w:val="bullet"/>
      <w:lvlText w:val="•"/>
      <w:lvlJc w:val="left"/>
      <w:pPr>
        <w:tabs>
          <w:tab w:val="num" w:pos="1440"/>
        </w:tabs>
        <w:ind w:left="1440" w:hanging="360"/>
      </w:pPr>
      <w:rPr>
        <w:rFonts w:ascii="Times New Roman" w:hAnsi="Times New Roman" w:hint="default"/>
      </w:rPr>
    </w:lvl>
    <w:lvl w:ilvl="2" w:tplc="62282736" w:tentative="1">
      <w:start w:val="1"/>
      <w:numFmt w:val="bullet"/>
      <w:lvlText w:val="•"/>
      <w:lvlJc w:val="left"/>
      <w:pPr>
        <w:tabs>
          <w:tab w:val="num" w:pos="2160"/>
        </w:tabs>
        <w:ind w:left="2160" w:hanging="360"/>
      </w:pPr>
      <w:rPr>
        <w:rFonts w:ascii="Times New Roman" w:hAnsi="Times New Roman" w:hint="default"/>
      </w:rPr>
    </w:lvl>
    <w:lvl w:ilvl="3" w:tplc="9E48A43C" w:tentative="1">
      <w:start w:val="1"/>
      <w:numFmt w:val="bullet"/>
      <w:lvlText w:val="•"/>
      <w:lvlJc w:val="left"/>
      <w:pPr>
        <w:tabs>
          <w:tab w:val="num" w:pos="2880"/>
        </w:tabs>
        <w:ind w:left="2880" w:hanging="360"/>
      </w:pPr>
      <w:rPr>
        <w:rFonts w:ascii="Times New Roman" w:hAnsi="Times New Roman" w:hint="default"/>
      </w:rPr>
    </w:lvl>
    <w:lvl w:ilvl="4" w:tplc="1ED40484" w:tentative="1">
      <w:start w:val="1"/>
      <w:numFmt w:val="bullet"/>
      <w:lvlText w:val="•"/>
      <w:lvlJc w:val="left"/>
      <w:pPr>
        <w:tabs>
          <w:tab w:val="num" w:pos="3600"/>
        </w:tabs>
        <w:ind w:left="3600" w:hanging="360"/>
      </w:pPr>
      <w:rPr>
        <w:rFonts w:ascii="Times New Roman" w:hAnsi="Times New Roman" w:hint="default"/>
      </w:rPr>
    </w:lvl>
    <w:lvl w:ilvl="5" w:tplc="B85E9148" w:tentative="1">
      <w:start w:val="1"/>
      <w:numFmt w:val="bullet"/>
      <w:lvlText w:val="•"/>
      <w:lvlJc w:val="left"/>
      <w:pPr>
        <w:tabs>
          <w:tab w:val="num" w:pos="4320"/>
        </w:tabs>
        <w:ind w:left="4320" w:hanging="360"/>
      </w:pPr>
      <w:rPr>
        <w:rFonts w:ascii="Times New Roman" w:hAnsi="Times New Roman" w:hint="default"/>
      </w:rPr>
    </w:lvl>
    <w:lvl w:ilvl="6" w:tplc="097E70FC" w:tentative="1">
      <w:start w:val="1"/>
      <w:numFmt w:val="bullet"/>
      <w:lvlText w:val="•"/>
      <w:lvlJc w:val="left"/>
      <w:pPr>
        <w:tabs>
          <w:tab w:val="num" w:pos="5040"/>
        </w:tabs>
        <w:ind w:left="5040" w:hanging="360"/>
      </w:pPr>
      <w:rPr>
        <w:rFonts w:ascii="Times New Roman" w:hAnsi="Times New Roman" w:hint="default"/>
      </w:rPr>
    </w:lvl>
    <w:lvl w:ilvl="7" w:tplc="17B61E2E" w:tentative="1">
      <w:start w:val="1"/>
      <w:numFmt w:val="bullet"/>
      <w:lvlText w:val="•"/>
      <w:lvlJc w:val="left"/>
      <w:pPr>
        <w:tabs>
          <w:tab w:val="num" w:pos="5760"/>
        </w:tabs>
        <w:ind w:left="5760" w:hanging="360"/>
      </w:pPr>
      <w:rPr>
        <w:rFonts w:ascii="Times New Roman" w:hAnsi="Times New Roman" w:hint="default"/>
      </w:rPr>
    </w:lvl>
    <w:lvl w:ilvl="8" w:tplc="1952E8F8" w:tentative="1">
      <w:start w:val="1"/>
      <w:numFmt w:val="bullet"/>
      <w:lvlText w:val="•"/>
      <w:lvlJc w:val="left"/>
      <w:pPr>
        <w:tabs>
          <w:tab w:val="num" w:pos="6480"/>
        </w:tabs>
        <w:ind w:left="6480" w:hanging="360"/>
      </w:pPr>
      <w:rPr>
        <w:rFonts w:ascii="Times New Roman" w:hAnsi="Times New Roman" w:hint="default"/>
      </w:rPr>
    </w:lvl>
  </w:abstractNum>
  <w:abstractNum w:abstractNumId="17">
    <w:nsid w:val="1FF8358F"/>
    <w:multiLevelType w:val="hybridMultilevel"/>
    <w:tmpl w:val="9F5AA7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06A337D"/>
    <w:multiLevelType w:val="hybridMultilevel"/>
    <w:tmpl w:val="E2AA4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10872E6"/>
    <w:multiLevelType w:val="hybridMultilevel"/>
    <w:tmpl w:val="44087A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115569A"/>
    <w:multiLevelType w:val="multilevel"/>
    <w:tmpl w:val="481A89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764BD0"/>
    <w:multiLevelType w:val="hybridMultilevel"/>
    <w:tmpl w:val="5EE634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FA1876"/>
    <w:multiLevelType w:val="hybridMultilevel"/>
    <w:tmpl w:val="491AE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3565436"/>
    <w:multiLevelType w:val="hybridMultilevel"/>
    <w:tmpl w:val="B12A4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36E58A7"/>
    <w:multiLevelType w:val="hybridMultilevel"/>
    <w:tmpl w:val="A9F6E2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4E21DA0"/>
    <w:multiLevelType w:val="hybridMultilevel"/>
    <w:tmpl w:val="957A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420F37"/>
    <w:multiLevelType w:val="hybridMultilevel"/>
    <w:tmpl w:val="AEFED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68F79EE"/>
    <w:multiLevelType w:val="hybridMultilevel"/>
    <w:tmpl w:val="36305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E66596"/>
    <w:multiLevelType w:val="hybridMultilevel"/>
    <w:tmpl w:val="F272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876BE2"/>
    <w:multiLevelType w:val="hybridMultilevel"/>
    <w:tmpl w:val="038A030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2A355EE8"/>
    <w:multiLevelType w:val="hybridMultilevel"/>
    <w:tmpl w:val="84449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2A9A1213"/>
    <w:multiLevelType w:val="hybridMultilevel"/>
    <w:tmpl w:val="4D9E3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346DDF"/>
    <w:multiLevelType w:val="hybridMultilevel"/>
    <w:tmpl w:val="4E160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5962FE"/>
    <w:multiLevelType w:val="hybridMultilevel"/>
    <w:tmpl w:val="F42E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333EC"/>
    <w:multiLevelType w:val="hybridMultilevel"/>
    <w:tmpl w:val="563A7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36C551E0"/>
    <w:multiLevelType w:val="hybridMultilevel"/>
    <w:tmpl w:val="65EA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4B57B1"/>
    <w:multiLevelType w:val="multilevel"/>
    <w:tmpl w:val="A964D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F97DD7"/>
    <w:multiLevelType w:val="hybridMultilevel"/>
    <w:tmpl w:val="D7A8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6C38B8"/>
    <w:multiLevelType w:val="hybridMultilevel"/>
    <w:tmpl w:val="4C8889D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41400289"/>
    <w:multiLevelType w:val="hybridMultilevel"/>
    <w:tmpl w:val="F0C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50503A"/>
    <w:multiLevelType w:val="hybridMultilevel"/>
    <w:tmpl w:val="16A4E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70B2C4E"/>
    <w:multiLevelType w:val="hybridMultilevel"/>
    <w:tmpl w:val="E9B6A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49690355"/>
    <w:multiLevelType w:val="hybridMultilevel"/>
    <w:tmpl w:val="1340F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4BC57B1E"/>
    <w:multiLevelType w:val="hybridMultilevel"/>
    <w:tmpl w:val="2030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CE269E"/>
    <w:multiLevelType w:val="hybridMultilevel"/>
    <w:tmpl w:val="62CC8B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FB0A6E"/>
    <w:multiLevelType w:val="hybridMultilevel"/>
    <w:tmpl w:val="93F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4B432A5"/>
    <w:multiLevelType w:val="hybridMultilevel"/>
    <w:tmpl w:val="362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776C01"/>
    <w:multiLevelType w:val="hybridMultilevel"/>
    <w:tmpl w:val="4BB4BBF0"/>
    <w:lvl w:ilvl="0" w:tplc="5538CB44">
      <w:start w:val="1"/>
      <w:numFmt w:val="bullet"/>
      <w:lvlText w:val="•"/>
      <w:lvlJc w:val="left"/>
      <w:pPr>
        <w:tabs>
          <w:tab w:val="num" w:pos="720"/>
        </w:tabs>
        <w:ind w:left="720" w:hanging="360"/>
      </w:pPr>
      <w:rPr>
        <w:rFonts w:ascii="Times New Roman" w:hAnsi="Times New Roman" w:hint="default"/>
      </w:rPr>
    </w:lvl>
    <w:lvl w:ilvl="1" w:tplc="A1A4C01C">
      <w:start w:val="1"/>
      <w:numFmt w:val="bullet"/>
      <w:lvlText w:val="•"/>
      <w:lvlJc w:val="left"/>
      <w:pPr>
        <w:tabs>
          <w:tab w:val="num" w:pos="1440"/>
        </w:tabs>
        <w:ind w:left="1440" w:hanging="360"/>
      </w:pPr>
      <w:rPr>
        <w:rFonts w:ascii="Times New Roman" w:hAnsi="Times New Roman" w:hint="default"/>
      </w:rPr>
    </w:lvl>
    <w:lvl w:ilvl="2" w:tplc="755485F0" w:tentative="1">
      <w:start w:val="1"/>
      <w:numFmt w:val="bullet"/>
      <w:lvlText w:val="•"/>
      <w:lvlJc w:val="left"/>
      <w:pPr>
        <w:tabs>
          <w:tab w:val="num" w:pos="2160"/>
        </w:tabs>
        <w:ind w:left="2160" w:hanging="360"/>
      </w:pPr>
      <w:rPr>
        <w:rFonts w:ascii="Times New Roman" w:hAnsi="Times New Roman" w:hint="default"/>
      </w:rPr>
    </w:lvl>
    <w:lvl w:ilvl="3" w:tplc="EFC02406" w:tentative="1">
      <w:start w:val="1"/>
      <w:numFmt w:val="bullet"/>
      <w:lvlText w:val="•"/>
      <w:lvlJc w:val="left"/>
      <w:pPr>
        <w:tabs>
          <w:tab w:val="num" w:pos="2880"/>
        </w:tabs>
        <w:ind w:left="2880" w:hanging="360"/>
      </w:pPr>
      <w:rPr>
        <w:rFonts w:ascii="Times New Roman" w:hAnsi="Times New Roman" w:hint="default"/>
      </w:rPr>
    </w:lvl>
    <w:lvl w:ilvl="4" w:tplc="522E0EFA" w:tentative="1">
      <w:start w:val="1"/>
      <w:numFmt w:val="bullet"/>
      <w:lvlText w:val="•"/>
      <w:lvlJc w:val="left"/>
      <w:pPr>
        <w:tabs>
          <w:tab w:val="num" w:pos="3600"/>
        </w:tabs>
        <w:ind w:left="3600" w:hanging="360"/>
      </w:pPr>
      <w:rPr>
        <w:rFonts w:ascii="Times New Roman" w:hAnsi="Times New Roman" w:hint="default"/>
      </w:rPr>
    </w:lvl>
    <w:lvl w:ilvl="5" w:tplc="EEB2A9CE" w:tentative="1">
      <w:start w:val="1"/>
      <w:numFmt w:val="bullet"/>
      <w:lvlText w:val="•"/>
      <w:lvlJc w:val="left"/>
      <w:pPr>
        <w:tabs>
          <w:tab w:val="num" w:pos="4320"/>
        </w:tabs>
        <w:ind w:left="4320" w:hanging="360"/>
      </w:pPr>
      <w:rPr>
        <w:rFonts w:ascii="Times New Roman" w:hAnsi="Times New Roman" w:hint="default"/>
      </w:rPr>
    </w:lvl>
    <w:lvl w:ilvl="6" w:tplc="B66493D2" w:tentative="1">
      <w:start w:val="1"/>
      <w:numFmt w:val="bullet"/>
      <w:lvlText w:val="•"/>
      <w:lvlJc w:val="left"/>
      <w:pPr>
        <w:tabs>
          <w:tab w:val="num" w:pos="5040"/>
        </w:tabs>
        <w:ind w:left="5040" w:hanging="360"/>
      </w:pPr>
      <w:rPr>
        <w:rFonts w:ascii="Times New Roman" w:hAnsi="Times New Roman" w:hint="default"/>
      </w:rPr>
    </w:lvl>
    <w:lvl w:ilvl="7" w:tplc="5638192E" w:tentative="1">
      <w:start w:val="1"/>
      <w:numFmt w:val="bullet"/>
      <w:lvlText w:val="•"/>
      <w:lvlJc w:val="left"/>
      <w:pPr>
        <w:tabs>
          <w:tab w:val="num" w:pos="5760"/>
        </w:tabs>
        <w:ind w:left="5760" w:hanging="360"/>
      </w:pPr>
      <w:rPr>
        <w:rFonts w:ascii="Times New Roman" w:hAnsi="Times New Roman" w:hint="default"/>
      </w:rPr>
    </w:lvl>
    <w:lvl w:ilvl="8" w:tplc="84007692" w:tentative="1">
      <w:start w:val="1"/>
      <w:numFmt w:val="bullet"/>
      <w:lvlText w:val="•"/>
      <w:lvlJc w:val="left"/>
      <w:pPr>
        <w:tabs>
          <w:tab w:val="num" w:pos="6480"/>
        </w:tabs>
        <w:ind w:left="6480" w:hanging="360"/>
      </w:pPr>
      <w:rPr>
        <w:rFonts w:ascii="Times New Roman" w:hAnsi="Times New Roman" w:hint="default"/>
      </w:rPr>
    </w:lvl>
  </w:abstractNum>
  <w:abstractNum w:abstractNumId="48">
    <w:nsid w:val="561C48AF"/>
    <w:multiLevelType w:val="hybridMultilevel"/>
    <w:tmpl w:val="6B92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6A2EC5"/>
    <w:multiLevelType w:val="singleLevel"/>
    <w:tmpl w:val="EA22B5F8"/>
    <w:lvl w:ilvl="0">
      <w:start w:val="1"/>
      <w:numFmt w:val="upperLetter"/>
      <w:pStyle w:val="Appendix1"/>
      <w:lvlText w:val="Appendix %1"/>
      <w:lvlJc w:val="left"/>
      <w:pPr>
        <w:tabs>
          <w:tab w:val="num" w:pos="0"/>
        </w:tabs>
        <w:ind w:left="0" w:firstLine="0"/>
      </w:pPr>
      <w:rPr>
        <w:rFonts w:hint="default"/>
      </w:rPr>
    </w:lvl>
  </w:abstractNum>
  <w:abstractNum w:abstractNumId="50">
    <w:nsid w:val="599B5756"/>
    <w:multiLevelType w:val="multilevel"/>
    <w:tmpl w:val="950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A360785"/>
    <w:multiLevelType w:val="hybridMultilevel"/>
    <w:tmpl w:val="85848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A360C07"/>
    <w:multiLevelType w:val="hybridMultilevel"/>
    <w:tmpl w:val="185AA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5C1301B9"/>
    <w:multiLevelType w:val="hybridMultilevel"/>
    <w:tmpl w:val="9BE6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581528D"/>
    <w:multiLevelType w:val="hybridMultilevel"/>
    <w:tmpl w:val="427CF9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5AC49E1"/>
    <w:multiLevelType w:val="hybridMultilevel"/>
    <w:tmpl w:val="ED1E5A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6F518DD"/>
    <w:multiLevelType w:val="hybridMultilevel"/>
    <w:tmpl w:val="FD30C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68E6153B"/>
    <w:multiLevelType w:val="hybridMultilevel"/>
    <w:tmpl w:val="3F64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E96E5E"/>
    <w:multiLevelType w:val="hybridMultilevel"/>
    <w:tmpl w:val="917A8208"/>
    <w:lvl w:ilvl="0" w:tplc="FABEE168">
      <w:start w:val="1"/>
      <w:numFmt w:val="bullet"/>
      <w:lvlText w:val="•"/>
      <w:lvlJc w:val="left"/>
      <w:pPr>
        <w:tabs>
          <w:tab w:val="num" w:pos="720"/>
        </w:tabs>
        <w:ind w:left="720" w:hanging="360"/>
      </w:pPr>
      <w:rPr>
        <w:rFonts w:ascii="Times New Roman" w:hAnsi="Times New Roman" w:hint="default"/>
      </w:rPr>
    </w:lvl>
    <w:lvl w:ilvl="1" w:tplc="E0AE070A">
      <w:start w:val="1"/>
      <w:numFmt w:val="bullet"/>
      <w:lvlText w:val="•"/>
      <w:lvlJc w:val="left"/>
      <w:pPr>
        <w:tabs>
          <w:tab w:val="num" w:pos="1440"/>
        </w:tabs>
        <w:ind w:left="1440" w:hanging="360"/>
      </w:pPr>
      <w:rPr>
        <w:rFonts w:ascii="Times New Roman" w:hAnsi="Times New Roman" w:hint="default"/>
      </w:rPr>
    </w:lvl>
    <w:lvl w:ilvl="2" w:tplc="8EEEB6DE">
      <w:start w:val="1036"/>
      <w:numFmt w:val="bullet"/>
      <w:lvlText w:val="•"/>
      <w:lvlJc w:val="left"/>
      <w:pPr>
        <w:tabs>
          <w:tab w:val="num" w:pos="2160"/>
        </w:tabs>
        <w:ind w:left="2160" w:hanging="360"/>
      </w:pPr>
      <w:rPr>
        <w:rFonts w:ascii="Times New Roman" w:hAnsi="Times New Roman" w:hint="default"/>
      </w:rPr>
    </w:lvl>
    <w:lvl w:ilvl="3" w:tplc="E006D9A4" w:tentative="1">
      <w:start w:val="1"/>
      <w:numFmt w:val="bullet"/>
      <w:lvlText w:val="•"/>
      <w:lvlJc w:val="left"/>
      <w:pPr>
        <w:tabs>
          <w:tab w:val="num" w:pos="2880"/>
        </w:tabs>
        <w:ind w:left="2880" w:hanging="360"/>
      </w:pPr>
      <w:rPr>
        <w:rFonts w:ascii="Times New Roman" w:hAnsi="Times New Roman" w:hint="default"/>
      </w:rPr>
    </w:lvl>
    <w:lvl w:ilvl="4" w:tplc="FF225EBE" w:tentative="1">
      <w:start w:val="1"/>
      <w:numFmt w:val="bullet"/>
      <w:lvlText w:val="•"/>
      <w:lvlJc w:val="left"/>
      <w:pPr>
        <w:tabs>
          <w:tab w:val="num" w:pos="3600"/>
        </w:tabs>
        <w:ind w:left="3600" w:hanging="360"/>
      </w:pPr>
      <w:rPr>
        <w:rFonts w:ascii="Times New Roman" w:hAnsi="Times New Roman" w:hint="default"/>
      </w:rPr>
    </w:lvl>
    <w:lvl w:ilvl="5" w:tplc="FCBC7674" w:tentative="1">
      <w:start w:val="1"/>
      <w:numFmt w:val="bullet"/>
      <w:lvlText w:val="•"/>
      <w:lvlJc w:val="left"/>
      <w:pPr>
        <w:tabs>
          <w:tab w:val="num" w:pos="4320"/>
        </w:tabs>
        <w:ind w:left="4320" w:hanging="360"/>
      </w:pPr>
      <w:rPr>
        <w:rFonts w:ascii="Times New Roman" w:hAnsi="Times New Roman" w:hint="default"/>
      </w:rPr>
    </w:lvl>
    <w:lvl w:ilvl="6" w:tplc="D696D720" w:tentative="1">
      <w:start w:val="1"/>
      <w:numFmt w:val="bullet"/>
      <w:lvlText w:val="•"/>
      <w:lvlJc w:val="left"/>
      <w:pPr>
        <w:tabs>
          <w:tab w:val="num" w:pos="5040"/>
        </w:tabs>
        <w:ind w:left="5040" w:hanging="360"/>
      </w:pPr>
      <w:rPr>
        <w:rFonts w:ascii="Times New Roman" w:hAnsi="Times New Roman" w:hint="default"/>
      </w:rPr>
    </w:lvl>
    <w:lvl w:ilvl="7" w:tplc="7F766406" w:tentative="1">
      <w:start w:val="1"/>
      <w:numFmt w:val="bullet"/>
      <w:lvlText w:val="•"/>
      <w:lvlJc w:val="left"/>
      <w:pPr>
        <w:tabs>
          <w:tab w:val="num" w:pos="5760"/>
        </w:tabs>
        <w:ind w:left="5760" w:hanging="360"/>
      </w:pPr>
      <w:rPr>
        <w:rFonts w:ascii="Times New Roman" w:hAnsi="Times New Roman" w:hint="default"/>
      </w:rPr>
    </w:lvl>
    <w:lvl w:ilvl="8" w:tplc="B65A4E20" w:tentative="1">
      <w:start w:val="1"/>
      <w:numFmt w:val="bullet"/>
      <w:lvlText w:val="•"/>
      <w:lvlJc w:val="left"/>
      <w:pPr>
        <w:tabs>
          <w:tab w:val="num" w:pos="6480"/>
        </w:tabs>
        <w:ind w:left="6480" w:hanging="360"/>
      </w:pPr>
      <w:rPr>
        <w:rFonts w:ascii="Times New Roman" w:hAnsi="Times New Roman" w:hint="default"/>
      </w:rPr>
    </w:lvl>
  </w:abstractNum>
  <w:abstractNum w:abstractNumId="59">
    <w:nsid w:val="696B0AD4"/>
    <w:multiLevelType w:val="hybridMultilevel"/>
    <w:tmpl w:val="202A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1C0A0C"/>
    <w:multiLevelType w:val="hybridMultilevel"/>
    <w:tmpl w:val="6028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FBA7BD6"/>
    <w:multiLevelType w:val="hybridMultilevel"/>
    <w:tmpl w:val="2F36777C"/>
    <w:lvl w:ilvl="0" w:tplc="5F303BD2">
      <w:start w:val="1"/>
      <w:numFmt w:val="bullet"/>
      <w:lvlText w:val="•"/>
      <w:lvlJc w:val="left"/>
      <w:pPr>
        <w:tabs>
          <w:tab w:val="num" w:pos="720"/>
        </w:tabs>
        <w:ind w:left="720" w:hanging="360"/>
      </w:pPr>
      <w:rPr>
        <w:rFonts w:ascii="Times New Roman" w:hAnsi="Times New Roman" w:hint="default"/>
      </w:rPr>
    </w:lvl>
    <w:lvl w:ilvl="1" w:tplc="2FDC761E">
      <w:start w:val="1038"/>
      <w:numFmt w:val="bullet"/>
      <w:lvlText w:val="•"/>
      <w:lvlJc w:val="left"/>
      <w:pPr>
        <w:tabs>
          <w:tab w:val="num" w:pos="1440"/>
        </w:tabs>
        <w:ind w:left="1440" w:hanging="360"/>
      </w:pPr>
      <w:rPr>
        <w:rFonts w:ascii="Times New Roman" w:hAnsi="Times New Roman" w:hint="default"/>
      </w:rPr>
    </w:lvl>
    <w:lvl w:ilvl="2" w:tplc="BC7695EC" w:tentative="1">
      <w:start w:val="1"/>
      <w:numFmt w:val="bullet"/>
      <w:lvlText w:val="•"/>
      <w:lvlJc w:val="left"/>
      <w:pPr>
        <w:tabs>
          <w:tab w:val="num" w:pos="2160"/>
        </w:tabs>
        <w:ind w:left="2160" w:hanging="360"/>
      </w:pPr>
      <w:rPr>
        <w:rFonts w:ascii="Times New Roman" w:hAnsi="Times New Roman" w:hint="default"/>
      </w:rPr>
    </w:lvl>
    <w:lvl w:ilvl="3" w:tplc="E39A3410" w:tentative="1">
      <w:start w:val="1"/>
      <w:numFmt w:val="bullet"/>
      <w:lvlText w:val="•"/>
      <w:lvlJc w:val="left"/>
      <w:pPr>
        <w:tabs>
          <w:tab w:val="num" w:pos="2880"/>
        </w:tabs>
        <w:ind w:left="2880" w:hanging="360"/>
      </w:pPr>
      <w:rPr>
        <w:rFonts w:ascii="Times New Roman" w:hAnsi="Times New Roman" w:hint="default"/>
      </w:rPr>
    </w:lvl>
    <w:lvl w:ilvl="4" w:tplc="D3B8EC96" w:tentative="1">
      <w:start w:val="1"/>
      <w:numFmt w:val="bullet"/>
      <w:lvlText w:val="•"/>
      <w:lvlJc w:val="left"/>
      <w:pPr>
        <w:tabs>
          <w:tab w:val="num" w:pos="3600"/>
        </w:tabs>
        <w:ind w:left="3600" w:hanging="360"/>
      </w:pPr>
      <w:rPr>
        <w:rFonts w:ascii="Times New Roman" w:hAnsi="Times New Roman" w:hint="default"/>
      </w:rPr>
    </w:lvl>
    <w:lvl w:ilvl="5" w:tplc="E40C4B2C" w:tentative="1">
      <w:start w:val="1"/>
      <w:numFmt w:val="bullet"/>
      <w:lvlText w:val="•"/>
      <w:lvlJc w:val="left"/>
      <w:pPr>
        <w:tabs>
          <w:tab w:val="num" w:pos="4320"/>
        </w:tabs>
        <w:ind w:left="4320" w:hanging="360"/>
      </w:pPr>
      <w:rPr>
        <w:rFonts w:ascii="Times New Roman" w:hAnsi="Times New Roman" w:hint="default"/>
      </w:rPr>
    </w:lvl>
    <w:lvl w:ilvl="6" w:tplc="481A6194" w:tentative="1">
      <w:start w:val="1"/>
      <w:numFmt w:val="bullet"/>
      <w:lvlText w:val="•"/>
      <w:lvlJc w:val="left"/>
      <w:pPr>
        <w:tabs>
          <w:tab w:val="num" w:pos="5040"/>
        </w:tabs>
        <w:ind w:left="5040" w:hanging="360"/>
      </w:pPr>
      <w:rPr>
        <w:rFonts w:ascii="Times New Roman" w:hAnsi="Times New Roman" w:hint="default"/>
      </w:rPr>
    </w:lvl>
    <w:lvl w:ilvl="7" w:tplc="EF02A2D8" w:tentative="1">
      <w:start w:val="1"/>
      <w:numFmt w:val="bullet"/>
      <w:lvlText w:val="•"/>
      <w:lvlJc w:val="left"/>
      <w:pPr>
        <w:tabs>
          <w:tab w:val="num" w:pos="5760"/>
        </w:tabs>
        <w:ind w:left="5760" w:hanging="360"/>
      </w:pPr>
      <w:rPr>
        <w:rFonts w:ascii="Times New Roman" w:hAnsi="Times New Roman" w:hint="default"/>
      </w:rPr>
    </w:lvl>
    <w:lvl w:ilvl="8" w:tplc="DFBAA522" w:tentative="1">
      <w:start w:val="1"/>
      <w:numFmt w:val="bullet"/>
      <w:lvlText w:val="•"/>
      <w:lvlJc w:val="left"/>
      <w:pPr>
        <w:tabs>
          <w:tab w:val="num" w:pos="6480"/>
        </w:tabs>
        <w:ind w:left="6480" w:hanging="360"/>
      </w:pPr>
      <w:rPr>
        <w:rFonts w:ascii="Times New Roman" w:hAnsi="Times New Roman" w:hint="default"/>
      </w:rPr>
    </w:lvl>
  </w:abstractNum>
  <w:abstractNum w:abstractNumId="62">
    <w:nsid w:val="70E4332D"/>
    <w:multiLevelType w:val="multilevel"/>
    <w:tmpl w:val="A964D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E740AE"/>
    <w:multiLevelType w:val="hybridMultilevel"/>
    <w:tmpl w:val="0B8E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53253EF"/>
    <w:multiLevelType w:val="hybridMultilevel"/>
    <w:tmpl w:val="81CAC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8365EE"/>
    <w:multiLevelType w:val="hybridMultilevel"/>
    <w:tmpl w:val="69787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34109F"/>
    <w:multiLevelType w:val="hybridMultilevel"/>
    <w:tmpl w:val="E3C0D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D480AAE"/>
    <w:multiLevelType w:val="hybridMultilevel"/>
    <w:tmpl w:val="D542DE4A"/>
    <w:lvl w:ilvl="0" w:tplc="5F5A79BA">
      <w:start w:val="1"/>
      <w:numFmt w:val="bullet"/>
      <w:lvlText w:val="•"/>
      <w:lvlJc w:val="left"/>
      <w:pPr>
        <w:tabs>
          <w:tab w:val="num" w:pos="720"/>
        </w:tabs>
        <w:ind w:left="720" w:hanging="360"/>
      </w:pPr>
      <w:rPr>
        <w:rFonts w:ascii="Times New Roman" w:hAnsi="Times New Roman" w:hint="default"/>
      </w:rPr>
    </w:lvl>
    <w:lvl w:ilvl="1" w:tplc="5B86A7A0">
      <w:start w:val="704"/>
      <w:numFmt w:val="bullet"/>
      <w:lvlText w:val="•"/>
      <w:lvlJc w:val="left"/>
      <w:pPr>
        <w:tabs>
          <w:tab w:val="num" w:pos="1440"/>
        </w:tabs>
        <w:ind w:left="1440" w:hanging="360"/>
      </w:pPr>
      <w:rPr>
        <w:rFonts w:ascii="Times New Roman" w:hAnsi="Times New Roman" w:hint="default"/>
      </w:rPr>
    </w:lvl>
    <w:lvl w:ilvl="2" w:tplc="21203632" w:tentative="1">
      <w:start w:val="1"/>
      <w:numFmt w:val="bullet"/>
      <w:lvlText w:val="•"/>
      <w:lvlJc w:val="left"/>
      <w:pPr>
        <w:tabs>
          <w:tab w:val="num" w:pos="2160"/>
        </w:tabs>
        <w:ind w:left="2160" w:hanging="360"/>
      </w:pPr>
      <w:rPr>
        <w:rFonts w:ascii="Times New Roman" w:hAnsi="Times New Roman" w:hint="default"/>
      </w:rPr>
    </w:lvl>
    <w:lvl w:ilvl="3" w:tplc="9FBC9C90" w:tentative="1">
      <w:start w:val="1"/>
      <w:numFmt w:val="bullet"/>
      <w:lvlText w:val="•"/>
      <w:lvlJc w:val="left"/>
      <w:pPr>
        <w:tabs>
          <w:tab w:val="num" w:pos="2880"/>
        </w:tabs>
        <w:ind w:left="2880" w:hanging="360"/>
      </w:pPr>
      <w:rPr>
        <w:rFonts w:ascii="Times New Roman" w:hAnsi="Times New Roman" w:hint="default"/>
      </w:rPr>
    </w:lvl>
    <w:lvl w:ilvl="4" w:tplc="B6AA459A" w:tentative="1">
      <w:start w:val="1"/>
      <w:numFmt w:val="bullet"/>
      <w:lvlText w:val="•"/>
      <w:lvlJc w:val="left"/>
      <w:pPr>
        <w:tabs>
          <w:tab w:val="num" w:pos="3600"/>
        </w:tabs>
        <w:ind w:left="3600" w:hanging="360"/>
      </w:pPr>
      <w:rPr>
        <w:rFonts w:ascii="Times New Roman" w:hAnsi="Times New Roman" w:hint="default"/>
      </w:rPr>
    </w:lvl>
    <w:lvl w:ilvl="5" w:tplc="A496AE54" w:tentative="1">
      <w:start w:val="1"/>
      <w:numFmt w:val="bullet"/>
      <w:lvlText w:val="•"/>
      <w:lvlJc w:val="left"/>
      <w:pPr>
        <w:tabs>
          <w:tab w:val="num" w:pos="4320"/>
        </w:tabs>
        <w:ind w:left="4320" w:hanging="360"/>
      </w:pPr>
      <w:rPr>
        <w:rFonts w:ascii="Times New Roman" w:hAnsi="Times New Roman" w:hint="default"/>
      </w:rPr>
    </w:lvl>
    <w:lvl w:ilvl="6" w:tplc="412A719C" w:tentative="1">
      <w:start w:val="1"/>
      <w:numFmt w:val="bullet"/>
      <w:lvlText w:val="•"/>
      <w:lvlJc w:val="left"/>
      <w:pPr>
        <w:tabs>
          <w:tab w:val="num" w:pos="5040"/>
        </w:tabs>
        <w:ind w:left="5040" w:hanging="360"/>
      </w:pPr>
      <w:rPr>
        <w:rFonts w:ascii="Times New Roman" w:hAnsi="Times New Roman" w:hint="default"/>
      </w:rPr>
    </w:lvl>
    <w:lvl w:ilvl="7" w:tplc="CDB2DF38" w:tentative="1">
      <w:start w:val="1"/>
      <w:numFmt w:val="bullet"/>
      <w:lvlText w:val="•"/>
      <w:lvlJc w:val="left"/>
      <w:pPr>
        <w:tabs>
          <w:tab w:val="num" w:pos="5760"/>
        </w:tabs>
        <w:ind w:left="5760" w:hanging="360"/>
      </w:pPr>
      <w:rPr>
        <w:rFonts w:ascii="Times New Roman" w:hAnsi="Times New Roman" w:hint="default"/>
      </w:rPr>
    </w:lvl>
    <w:lvl w:ilvl="8" w:tplc="2A96331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0"/>
  </w:num>
  <w:num w:numId="3">
    <w:abstractNumId w:val="3"/>
  </w:num>
  <w:num w:numId="4">
    <w:abstractNumId w:val="50"/>
  </w:num>
  <w:num w:numId="5">
    <w:abstractNumId w:val="8"/>
  </w:num>
  <w:num w:numId="6">
    <w:abstractNumId w:val="19"/>
  </w:num>
  <w:num w:numId="7">
    <w:abstractNumId w:val="49"/>
  </w:num>
  <w:num w:numId="8">
    <w:abstractNumId w:val="60"/>
  </w:num>
  <w:num w:numId="9">
    <w:abstractNumId w:val="62"/>
  </w:num>
  <w:num w:numId="10">
    <w:abstractNumId w:val="25"/>
  </w:num>
  <w:num w:numId="11">
    <w:abstractNumId w:val="20"/>
  </w:num>
  <w:num w:numId="12">
    <w:abstractNumId w:val="36"/>
  </w:num>
  <w:num w:numId="13">
    <w:abstractNumId w:val="31"/>
  </w:num>
  <w:num w:numId="14">
    <w:abstractNumId w:val="26"/>
  </w:num>
  <w:num w:numId="15">
    <w:abstractNumId w:val="57"/>
  </w:num>
  <w:num w:numId="16">
    <w:abstractNumId w:val="59"/>
  </w:num>
  <w:num w:numId="17">
    <w:abstractNumId w:val="64"/>
  </w:num>
  <w:num w:numId="18">
    <w:abstractNumId w:val="65"/>
  </w:num>
  <w:num w:numId="19">
    <w:abstractNumId w:val="27"/>
  </w:num>
  <w:num w:numId="20">
    <w:abstractNumId w:val="40"/>
  </w:num>
  <w:num w:numId="21">
    <w:abstractNumId w:val="52"/>
  </w:num>
  <w:num w:numId="22">
    <w:abstractNumId w:val="39"/>
  </w:num>
  <w:num w:numId="23">
    <w:abstractNumId w:val="45"/>
  </w:num>
  <w:num w:numId="24">
    <w:abstractNumId w:val="7"/>
  </w:num>
  <w:num w:numId="25">
    <w:abstractNumId w:val="53"/>
  </w:num>
  <w:num w:numId="26">
    <w:abstractNumId w:val="9"/>
  </w:num>
  <w:num w:numId="27">
    <w:abstractNumId w:val="43"/>
  </w:num>
  <w:num w:numId="28">
    <w:abstractNumId w:val="46"/>
  </w:num>
  <w:num w:numId="29">
    <w:abstractNumId w:val="48"/>
  </w:num>
  <w:num w:numId="30">
    <w:abstractNumId w:val="63"/>
  </w:num>
  <w:num w:numId="31">
    <w:abstractNumId w:val="37"/>
  </w:num>
  <w:num w:numId="32">
    <w:abstractNumId w:val="51"/>
  </w:num>
  <w:num w:numId="33">
    <w:abstractNumId w:val="5"/>
  </w:num>
  <w:num w:numId="34">
    <w:abstractNumId w:val="28"/>
  </w:num>
  <w:num w:numId="35">
    <w:abstractNumId w:val="12"/>
  </w:num>
  <w:num w:numId="36">
    <w:abstractNumId w:val="18"/>
  </w:num>
  <w:num w:numId="37">
    <w:abstractNumId w:val="32"/>
  </w:num>
  <w:num w:numId="38">
    <w:abstractNumId w:val="33"/>
  </w:num>
  <w:num w:numId="39">
    <w:abstractNumId w:val="1"/>
  </w:num>
  <w:num w:numId="40">
    <w:abstractNumId w:val="23"/>
  </w:num>
  <w:num w:numId="41">
    <w:abstractNumId w:val="17"/>
  </w:num>
  <w:num w:numId="42">
    <w:abstractNumId w:val="2"/>
  </w:num>
  <w:num w:numId="43">
    <w:abstractNumId w:val="24"/>
  </w:num>
  <w:num w:numId="44">
    <w:abstractNumId w:val="10"/>
  </w:num>
  <w:num w:numId="45">
    <w:abstractNumId w:val="34"/>
  </w:num>
  <w:num w:numId="46">
    <w:abstractNumId w:val="42"/>
  </w:num>
  <w:num w:numId="47">
    <w:abstractNumId w:val="13"/>
  </w:num>
  <w:num w:numId="48">
    <w:abstractNumId w:val="55"/>
  </w:num>
  <w:num w:numId="49">
    <w:abstractNumId w:val="29"/>
  </w:num>
  <w:num w:numId="50">
    <w:abstractNumId w:val="21"/>
  </w:num>
  <w:num w:numId="51">
    <w:abstractNumId w:val="15"/>
  </w:num>
  <w:num w:numId="52">
    <w:abstractNumId w:val="44"/>
  </w:num>
  <w:num w:numId="53">
    <w:abstractNumId w:val="14"/>
  </w:num>
  <w:num w:numId="54">
    <w:abstractNumId w:val="4"/>
  </w:num>
  <w:num w:numId="55">
    <w:abstractNumId w:val="6"/>
  </w:num>
  <w:num w:numId="56">
    <w:abstractNumId w:val="66"/>
  </w:num>
  <w:num w:numId="57">
    <w:abstractNumId w:val="56"/>
  </w:num>
  <w:num w:numId="58">
    <w:abstractNumId w:val="35"/>
  </w:num>
  <w:num w:numId="59">
    <w:abstractNumId w:val="16"/>
  </w:num>
  <w:num w:numId="60">
    <w:abstractNumId w:val="61"/>
  </w:num>
  <w:num w:numId="61">
    <w:abstractNumId w:val="58"/>
  </w:num>
  <w:num w:numId="62">
    <w:abstractNumId w:val="67"/>
  </w:num>
  <w:num w:numId="63">
    <w:abstractNumId w:val="47"/>
  </w:num>
  <w:num w:numId="64">
    <w:abstractNumId w:val="54"/>
  </w:num>
  <w:num w:numId="65">
    <w:abstractNumId w:val="11"/>
  </w:num>
  <w:num w:numId="66">
    <w:abstractNumId w:val="38"/>
  </w:num>
  <w:num w:numId="67">
    <w:abstractNumId w:val="41"/>
  </w:num>
  <w:num w:numId="68">
    <w:abstractNumId w:val="22"/>
  </w:num>
  <w:num w:numId="69">
    <w:abstractNumId w:val="30"/>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F7462A"/>
    <w:rsid w:val="000062DF"/>
    <w:rsid w:val="00011360"/>
    <w:rsid w:val="00012780"/>
    <w:rsid w:val="00012CEA"/>
    <w:rsid w:val="00013691"/>
    <w:rsid w:val="000166B1"/>
    <w:rsid w:val="00016EE0"/>
    <w:rsid w:val="000172AC"/>
    <w:rsid w:val="00020807"/>
    <w:rsid w:val="00020B23"/>
    <w:rsid w:val="00024C0B"/>
    <w:rsid w:val="00026206"/>
    <w:rsid w:val="000312E1"/>
    <w:rsid w:val="000318E5"/>
    <w:rsid w:val="00034A36"/>
    <w:rsid w:val="00035422"/>
    <w:rsid w:val="00036AF0"/>
    <w:rsid w:val="00037438"/>
    <w:rsid w:val="00041535"/>
    <w:rsid w:val="0004270A"/>
    <w:rsid w:val="00043B70"/>
    <w:rsid w:val="00047FC6"/>
    <w:rsid w:val="00050BB7"/>
    <w:rsid w:val="0006279A"/>
    <w:rsid w:val="00062BED"/>
    <w:rsid w:val="00063075"/>
    <w:rsid w:val="00064F9F"/>
    <w:rsid w:val="0006533A"/>
    <w:rsid w:val="00065CE8"/>
    <w:rsid w:val="000666E8"/>
    <w:rsid w:val="00066A5E"/>
    <w:rsid w:val="0007289E"/>
    <w:rsid w:val="00075EA6"/>
    <w:rsid w:val="000761FE"/>
    <w:rsid w:val="000805A6"/>
    <w:rsid w:val="000829B9"/>
    <w:rsid w:val="00083224"/>
    <w:rsid w:val="00087ECE"/>
    <w:rsid w:val="00090AEF"/>
    <w:rsid w:val="00090F45"/>
    <w:rsid w:val="00092A54"/>
    <w:rsid w:val="00092A66"/>
    <w:rsid w:val="00092A9A"/>
    <w:rsid w:val="0009318D"/>
    <w:rsid w:val="000934A8"/>
    <w:rsid w:val="00094BC4"/>
    <w:rsid w:val="0009531A"/>
    <w:rsid w:val="00097340"/>
    <w:rsid w:val="000A160B"/>
    <w:rsid w:val="000A2464"/>
    <w:rsid w:val="000A29EB"/>
    <w:rsid w:val="000A5C37"/>
    <w:rsid w:val="000A65AC"/>
    <w:rsid w:val="000A6EAF"/>
    <w:rsid w:val="000B0C8D"/>
    <w:rsid w:val="000B22C9"/>
    <w:rsid w:val="000B41E0"/>
    <w:rsid w:val="000B6DCD"/>
    <w:rsid w:val="000C102F"/>
    <w:rsid w:val="000C1A2B"/>
    <w:rsid w:val="000C3B57"/>
    <w:rsid w:val="000C4DEE"/>
    <w:rsid w:val="000D0003"/>
    <w:rsid w:val="000D1920"/>
    <w:rsid w:val="000D61C6"/>
    <w:rsid w:val="000D7F6E"/>
    <w:rsid w:val="000E0E8B"/>
    <w:rsid w:val="000E200B"/>
    <w:rsid w:val="000E4434"/>
    <w:rsid w:val="000E615D"/>
    <w:rsid w:val="000E63D7"/>
    <w:rsid w:val="000F288E"/>
    <w:rsid w:val="000F342C"/>
    <w:rsid w:val="000F4029"/>
    <w:rsid w:val="000F523D"/>
    <w:rsid w:val="000F5436"/>
    <w:rsid w:val="00101218"/>
    <w:rsid w:val="00102942"/>
    <w:rsid w:val="0010440A"/>
    <w:rsid w:val="001073CD"/>
    <w:rsid w:val="00107BFA"/>
    <w:rsid w:val="00111770"/>
    <w:rsid w:val="001146BD"/>
    <w:rsid w:val="00120104"/>
    <w:rsid w:val="00121AD0"/>
    <w:rsid w:val="0012269B"/>
    <w:rsid w:val="00126E35"/>
    <w:rsid w:val="00127297"/>
    <w:rsid w:val="001401E0"/>
    <w:rsid w:val="00143792"/>
    <w:rsid w:val="001441DE"/>
    <w:rsid w:val="00144702"/>
    <w:rsid w:val="001503E7"/>
    <w:rsid w:val="0015314A"/>
    <w:rsid w:val="0015710F"/>
    <w:rsid w:val="00161D81"/>
    <w:rsid w:val="00162290"/>
    <w:rsid w:val="001662A9"/>
    <w:rsid w:val="00166E6A"/>
    <w:rsid w:val="00166F47"/>
    <w:rsid w:val="00166FFC"/>
    <w:rsid w:val="00170393"/>
    <w:rsid w:val="00175048"/>
    <w:rsid w:val="00175244"/>
    <w:rsid w:val="00181F01"/>
    <w:rsid w:val="00184A63"/>
    <w:rsid w:val="00190FAE"/>
    <w:rsid w:val="00192293"/>
    <w:rsid w:val="001A27FB"/>
    <w:rsid w:val="001A453C"/>
    <w:rsid w:val="001A4550"/>
    <w:rsid w:val="001A763A"/>
    <w:rsid w:val="001A7A11"/>
    <w:rsid w:val="001C2B1E"/>
    <w:rsid w:val="001C462F"/>
    <w:rsid w:val="001C6444"/>
    <w:rsid w:val="001C6F53"/>
    <w:rsid w:val="001D2576"/>
    <w:rsid w:val="001D3F84"/>
    <w:rsid w:val="001D6A61"/>
    <w:rsid w:val="001E012B"/>
    <w:rsid w:val="001E45AF"/>
    <w:rsid w:val="001E4913"/>
    <w:rsid w:val="001E4F4E"/>
    <w:rsid w:val="001E532D"/>
    <w:rsid w:val="001E6E6A"/>
    <w:rsid w:val="001F089F"/>
    <w:rsid w:val="001F0E33"/>
    <w:rsid w:val="001F2CC5"/>
    <w:rsid w:val="001F36AD"/>
    <w:rsid w:val="001F4652"/>
    <w:rsid w:val="001F77DA"/>
    <w:rsid w:val="00201F9A"/>
    <w:rsid w:val="00202ED4"/>
    <w:rsid w:val="002106A0"/>
    <w:rsid w:val="0021119B"/>
    <w:rsid w:val="00213C1A"/>
    <w:rsid w:val="00214240"/>
    <w:rsid w:val="00215670"/>
    <w:rsid w:val="00217EE5"/>
    <w:rsid w:val="0022001C"/>
    <w:rsid w:val="0022368A"/>
    <w:rsid w:val="002243F0"/>
    <w:rsid w:val="00224F74"/>
    <w:rsid w:val="00230A60"/>
    <w:rsid w:val="00232A08"/>
    <w:rsid w:val="00233EDD"/>
    <w:rsid w:val="002345E8"/>
    <w:rsid w:val="00234FA1"/>
    <w:rsid w:val="00240E40"/>
    <w:rsid w:val="00243C5D"/>
    <w:rsid w:val="00247B04"/>
    <w:rsid w:val="00251487"/>
    <w:rsid w:val="0025217D"/>
    <w:rsid w:val="0025299E"/>
    <w:rsid w:val="00253790"/>
    <w:rsid w:val="00261203"/>
    <w:rsid w:val="00261D7F"/>
    <w:rsid w:val="002631FB"/>
    <w:rsid w:val="002671BF"/>
    <w:rsid w:val="0026740F"/>
    <w:rsid w:val="00274A4D"/>
    <w:rsid w:val="002769AC"/>
    <w:rsid w:val="00276D13"/>
    <w:rsid w:val="00282982"/>
    <w:rsid w:val="00282DC0"/>
    <w:rsid w:val="0028370E"/>
    <w:rsid w:val="00284B37"/>
    <w:rsid w:val="00285362"/>
    <w:rsid w:val="00287773"/>
    <w:rsid w:val="00292752"/>
    <w:rsid w:val="00293A04"/>
    <w:rsid w:val="00295C2A"/>
    <w:rsid w:val="00297DD4"/>
    <w:rsid w:val="002A08A6"/>
    <w:rsid w:val="002A358B"/>
    <w:rsid w:val="002A58C0"/>
    <w:rsid w:val="002B14F3"/>
    <w:rsid w:val="002B2114"/>
    <w:rsid w:val="002B2EDA"/>
    <w:rsid w:val="002B305A"/>
    <w:rsid w:val="002B461C"/>
    <w:rsid w:val="002B48FA"/>
    <w:rsid w:val="002C04A2"/>
    <w:rsid w:val="002C0BF9"/>
    <w:rsid w:val="002C2CD1"/>
    <w:rsid w:val="002D062B"/>
    <w:rsid w:val="002D1086"/>
    <w:rsid w:val="002D1964"/>
    <w:rsid w:val="002D428F"/>
    <w:rsid w:val="002D60C1"/>
    <w:rsid w:val="002D6BA1"/>
    <w:rsid w:val="002D70FB"/>
    <w:rsid w:val="002D7A70"/>
    <w:rsid w:val="002E548D"/>
    <w:rsid w:val="002E5BE0"/>
    <w:rsid w:val="002E729E"/>
    <w:rsid w:val="002E7B64"/>
    <w:rsid w:val="002F0D8A"/>
    <w:rsid w:val="002F0E8B"/>
    <w:rsid w:val="002F1E0B"/>
    <w:rsid w:val="002F61EB"/>
    <w:rsid w:val="002F63EC"/>
    <w:rsid w:val="002F6EE6"/>
    <w:rsid w:val="003027F7"/>
    <w:rsid w:val="003048E4"/>
    <w:rsid w:val="00304AC9"/>
    <w:rsid w:val="00304FB9"/>
    <w:rsid w:val="003052FB"/>
    <w:rsid w:val="0030698D"/>
    <w:rsid w:val="003113BD"/>
    <w:rsid w:val="00314D0F"/>
    <w:rsid w:val="0031737A"/>
    <w:rsid w:val="0032047C"/>
    <w:rsid w:val="0032157A"/>
    <w:rsid w:val="00322DD6"/>
    <w:rsid w:val="00323763"/>
    <w:rsid w:val="00326D31"/>
    <w:rsid w:val="00327B9E"/>
    <w:rsid w:val="00330963"/>
    <w:rsid w:val="00330A2C"/>
    <w:rsid w:val="00333ECD"/>
    <w:rsid w:val="00334877"/>
    <w:rsid w:val="003351F2"/>
    <w:rsid w:val="003402EE"/>
    <w:rsid w:val="00340F88"/>
    <w:rsid w:val="00347393"/>
    <w:rsid w:val="00347EF4"/>
    <w:rsid w:val="00351934"/>
    <w:rsid w:val="00351F3B"/>
    <w:rsid w:val="00352A69"/>
    <w:rsid w:val="00352BA1"/>
    <w:rsid w:val="00354000"/>
    <w:rsid w:val="0036291D"/>
    <w:rsid w:val="00362A48"/>
    <w:rsid w:val="00364B40"/>
    <w:rsid w:val="00373CED"/>
    <w:rsid w:val="00376C96"/>
    <w:rsid w:val="00377E05"/>
    <w:rsid w:val="0038178A"/>
    <w:rsid w:val="00385746"/>
    <w:rsid w:val="003859E6"/>
    <w:rsid w:val="00387D03"/>
    <w:rsid w:val="003940FE"/>
    <w:rsid w:val="00394847"/>
    <w:rsid w:val="00395AB7"/>
    <w:rsid w:val="00395F22"/>
    <w:rsid w:val="003963EC"/>
    <w:rsid w:val="003A35C6"/>
    <w:rsid w:val="003B02B0"/>
    <w:rsid w:val="003B0DF9"/>
    <w:rsid w:val="003B4036"/>
    <w:rsid w:val="003B5AE3"/>
    <w:rsid w:val="003B5D59"/>
    <w:rsid w:val="003B6F1D"/>
    <w:rsid w:val="003C1074"/>
    <w:rsid w:val="003C27E9"/>
    <w:rsid w:val="003C3F84"/>
    <w:rsid w:val="003C4239"/>
    <w:rsid w:val="003C680A"/>
    <w:rsid w:val="003C75D0"/>
    <w:rsid w:val="003D01C4"/>
    <w:rsid w:val="003D0850"/>
    <w:rsid w:val="003D2477"/>
    <w:rsid w:val="003D29A4"/>
    <w:rsid w:val="003D4236"/>
    <w:rsid w:val="003D49C9"/>
    <w:rsid w:val="003D5880"/>
    <w:rsid w:val="003E140D"/>
    <w:rsid w:val="003E182C"/>
    <w:rsid w:val="003E3765"/>
    <w:rsid w:val="003E4DD5"/>
    <w:rsid w:val="003E5E62"/>
    <w:rsid w:val="003F012F"/>
    <w:rsid w:val="003F045A"/>
    <w:rsid w:val="003F3106"/>
    <w:rsid w:val="003F5F2A"/>
    <w:rsid w:val="003F642B"/>
    <w:rsid w:val="003F68A6"/>
    <w:rsid w:val="00400B36"/>
    <w:rsid w:val="00401E45"/>
    <w:rsid w:val="0040357D"/>
    <w:rsid w:val="00405DEC"/>
    <w:rsid w:val="00407EFC"/>
    <w:rsid w:val="0041160F"/>
    <w:rsid w:val="004130BE"/>
    <w:rsid w:val="00414A0E"/>
    <w:rsid w:val="00415D85"/>
    <w:rsid w:val="00416075"/>
    <w:rsid w:val="00417AB6"/>
    <w:rsid w:val="00420E2D"/>
    <w:rsid w:val="0042368B"/>
    <w:rsid w:val="00423C78"/>
    <w:rsid w:val="00424977"/>
    <w:rsid w:val="004251CC"/>
    <w:rsid w:val="0043039F"/>
    <w:rsid w:val="00430DB3"/>
    <w:rsid w:val="004333AF"/>
    <w:rsid w:val="00435B02"/>
    <w:rsid w:val="00435F91"/>
    <w:rsid w:val="00440C97"/>
    <w:rsid w:val="004410CC"/>
    <w:rsid w:val="00441EED"/>
    <w:rsid w:val="00442372"/>
    <w:rsid w:val="0044462F"/>
    <w:rsid w:val="00444758"/>
    <w:rsid w:val="00444A19"/>
    <w:rsid w:val="00446B1B"/>
    <w:rsid w:val="0045222D"/>
    <w:rsid w:val="00455591"/>
    <w:rsid w:val="00460690"/>
    <w:rsid w:val="00460875"/>
    <w:rsid w:val="0046380D"/>
    <w:rsid w:val="00466E7B"/>
    <w:rsid w:val="0047126A"/>
    <w:rsid w:val="00473731"/>
    <w:rsid w:val="00474C8A"/>
    <w:rsid w:val="00477C39"/>
    <w:rsid w:val="00483FFF"/>
    <w:rsid w:val="00485F4F"/>
    <w:rsid w:val="004878BE"/>
    <w:rsid w:val="00487B40"/>
    <w:rsid w:val="00490CD8"/>
    <w:rsid w:val="004929EF"/>
    <w:rsid w:val="00493261"/>
    <w:rsid w:val="00493CA1"/>
    <w:rsid w:val="004950A3"/>
    <w:rsid w:val="004A7A96"/>
    <w:rsid w:val="004B0EA6"/>
    <w:rsid w:val="004B2704"/>
    <w:rsid w:val="004B4C96"/>
    <w:rsid w:val="004B5873"/>
    <w:rsid w:val="004B767A"/>
    <w:rsid w:val="004B78BB"/>
    <w:rsid w:val="004C0CA1"/>
    <w:rsid w:val="004C0DED"/>
    <w:rsid w:val="004D0C1E"/>
    <w:rsid w:val="004D1292"/>
    <w:rsid w:val="004D1A0E"/>
    <w:rsid w:val="004D2073"/>
    <w:rsid w:val="004D6410"/>
    <w:rsid w:val="004D6DD0"/>
    <w:rsid w:val="004D73CF"/>
    <w:rsid w:val="004E3E5C"/>
    <w:rsid w:val="004E608D"/>
    <w:rsid w:val="004E694D"/>
    <w:rsid w:val="004E73EA"/>
    <w:rsid w:val="004F12A3"/>
    <w:rsid w:val="0050118A"/>
    <w:rsid w:val="00501984"/>
    <w:rsid w:val="00501BC9"/>
    <w:rsid w:val="005050F5"/>
    <w:rsid w:val="005052A6"/>
    <w:rsid w:val="00506F33"/>
    <w:rsid w:val="0051042B"/>
    <w:rsid w:val="0051144B"/>
    <w:rsid w:val="00511C9F"/>
    <w:rsid w:val="0051399E"/>
    <w:rsid w:val="00515736"/>
    <w:rsid w:val="005157FD"/>
    <w:rsid w:val="00516B9C"/>
    <w:rsid w:val="00525398"/>
    <w:rsid w:val="00525CC4"/>
    <w:rsid w:val="00527D37"/>
    <w:rsid w:val="00530E40"/>
    <w:rsid w:val="00533707"/>
    <w:rsid w:val="00537065"/>
    <w:rsid w:val="0054080F"/>
    <w:rsid w:val="00540D8B"/>
    <w:rsid w:val="00544AC3"/>
    <w:rsid w:val="0055199E"/>
    <w:rsid w:val="0055233F"/>
    <w:rsid w:val="00553DF6"/>
    <w:rsid w:val="0055415E"/>
    <w:rsid w:val="00554566"/>
    <w:rsid w:val="00557F43"/>
    <w:rsid w:val="00561465"/>
    <w:rsid w:val="005655C3"/>
    <w:rsid w:val="00570EFF"/>
    <w:rsid w:val="00574C49"/>
    <w:rsid w:val="005773F4"/>
    <w:rsid w:val="00582241"/>
    <w:rsid w:val="00585166"/>
    <w:rsid w:val="0058587B"/>
    <w:rsid w:val="005872AB"/>
    <w:rsid w:val="00592A6D"/>
    <w:rsid w:val="005954A1"/>
    <w:rsid w:val="00597A4D"/>
    <w:rsid w:val="005A0EA6"/>
    <w:rsid w:val="005A113A"/>
    <w:rsid w:val="005A24E8"/>
    <w:rsid w:val="005A2A1E"/>
    <w:rsid w:val="005A5A84"/>
    <w:rsid w:val="005A5E76"/>
    <w:rsid w:val="005A77B0"/>
    <w:rsid w:val="005B000E"/>
    <w:rsid w:val="005B0630"/>
    <w:rsid w:val="005B084D"/>
    <w:rsid w:val="005B0B5E"/>
    <w:rsid w:val="005B1F99"/>
    <w:rsid w:val="005B3E34"/>
    <w:rsid w:val="005B3E57"/>
    <w:rsid w:val="005B7482"/>
    <w:rsid w:val="005C0B16"/>
    <w:rsid w:val="005C3424"/>
    <w:rsid w:val="005C3BF6"/>
    <w:rsid w:val="005C4000"/>
    <w:rsid w:val="005C4691"/>
    <w:rsid w:val="005C478A"/>
    <w:rsid w:val="005C47E9"/>
    <w:rsid w:val="005C7E32"/>
    <w:rsid w:val="005D05C9"/>
    <w:rsid w:val="005D4B78"/>
    <w:rsid w:val="005E187E"/>
    <w:rsid w:val="005E1DC9"/>
    <w:rsid w:val="005E3703"/>
    <w:rsid w:val="005E7177"/>
    <w:rsid w:val="006022D2"/>
    <w:rsid w:val="0060529F"/>
    <w:rsid w:val="00610727"/>
    <w:rsid w:val="00612D65"/>
    <w:rsid w:val="006130B5"/>
    <w:rsid w:val="00623D73"/>
    <w:rsid w:val="0062438A"/>
    <w:rsid w:val="0062528B"/>
    <w:rsid w:val="006271DF"/>
    <w:rsid w:val="006335BB"/>
    <w:rsid w:val="0063436B"/>
    <w:rsid w:val="0063737B"/>
    <w:rsid w:val="00640939"/>
    <w:rsid w:val="00644017"/>
    <w:rsid w:val="00645E3E"/>
    <w:rsid w:val="00645E5D"/>
    <w:rsid w:val="00647017"/>
    <w:rsid w:val="006531D8"/>
    <w:rsid w:val="0065354F"/>
    <w:rsid w:val="00654C3F"/>
    <w:rsid w:val="0065726F"/>
    <w:rsid w:val="00657649"/>
    <w:rsid w:val="00660C47"/>
    <w:rsid w:val="00660FFF"/>
    <w:rsid w:val="00664822"/>
    <w:rsid w:val="00664894"/>
    <w:rsid w:val="00670980"/>
    <w:rsid w:val="00670F07"/>
    <w:rsid w:val="00671E9F"/>
    <w:rsid w:val="00672D89"/>
    <w:rsid w:val="006778E9"/>
    <w:rsid w:val="00680478"/>
    <w:rsid w:val="0068173A"/>
    <w:rsid w:val="0068395E"/>
    <w:rsid w:val="00685A4F"/>
    <w:rsid w:val="006900A5"/>
    <w:rsid w:val="006922F5"/>
    <w:rsid w:val="00693854"/>
    <w:rsid w:val="006955A0"/>
    <w:rsid w:val="00696906"/>
    <w:rsid w:val="0069745A"/>
    <w:rsid w:val="006A0792"/>
    <w:rsid w:val="006A0898"/>
    <w:rsid w:val="006A1685"/>
    <w:rsid w:val="006A4E53"/>
    <w:rsid w:val="006A5EF7"/>
    <w:rsid w:val="006A7103"/>
    <w:rsid w:val="006B13A7"/>
    <w:rsid w:val="006B23C7"/>
    <w:rsid w:val="006B3609"/>
    <w:rsid w:val="006B4686"/>
    <w:rsid w:val="006B4AB7"/>
    <w:rsid w:val="006B4D6C"/>
    <w:rsid w:val="006B74B0"/>
    <w:rsid w:val="006C0DFC"/>
    <w:rsid w:val="006C1CCB"/>
    <w:rsid w:val="006C7D96"/>
    <w:rsid w:val="006D071C"/>
    <w:rsid w:val="006D43F7"/>
    <w:rsid w:val="006E0C90"/>
    <w:rsid w:val="006E1CBC"/>
    <w:rsid w:val="006E3DC8"/>
    <w:rsid w:val="006E543E"/>
    <w:rsid w:val="006F0A56"/>
    <w:rsid w:val="006F50ED"/>
    <w:rsid w:val="006F78CA"/>
    <w:rsid w:val="00702A9B"/>
    <w:rsid w:val="007034CA"/>
    <w:rsid w:val="0070678D"/>
    <w:rsid w:val="00706FAF"/>
    <w:rsid w:val="007134E7"/>
    <w:rsid w:val="007142DB"/>
    <w:rsid w:val="00716044"/>
    <w:rsid w:val="007207F1"/>
    <w:rsid w:val="00724367"/>
    <w:rsid w:val="007257EC"/>
    <w:rsid w:val="00730C36"/>
    <w:rsid w:val="007326CE"/>
    <w:rsid w:val="0074330A"/>
    <w:rsid w:val="0074441E"/>
    <w:rsid w:val="00744B96"/>
    <w:rsid w:val="00750204"/>
    <w:rsid w:val="00750B2E"/>
    <w:rsid w:val="00752166"/>
    <w:rsid w:val="00754181"/>
    <w:rsid w:val="00754770"/>
    <w:rsid w:val="00754D31"/>
    <w:rsid w:val="0076003A"/>
    <w:rsid w:val="0076051B"/>
    <w:rsid w:val="0076357C"/>
    <w:rsid w:val="007643E1"/>
    <w:rsid w:val="007653D1"/>
    <w:rsid w:val="00765F57"/>
    <w:rsid w:val="00770241"/>
    <w:rsid w:val="007742E4"/>
    <w:rsid w:val="00775058"/>
    <w:rsid w:val="00776382"/>
    <w:rsid w:val="00780870"/>
    <w:rsid w:val="007808DF"/>
    <w:rsid w:val="00784677"/>
    <w:rsid w:val="00785D9B"/>
    <w:rsid w:val="00787CC2"/>
    <w:rsid w:val="00790D6D"/>
    <w:rsid w:val="00792A10"/>
    <w:rsid w:val="00793575"/>
    <w:rsid w:val="00794D44"/>
    <w:rsid w:val="007969D7"/>
    <w:rsid w:val="007A165F"/>
    <w:rsid w:val="007A1A76"/>
    <w:rsid w:val="007A540B"/>
    <w:rsid w:val="007B09E8"/>
    <w:rsid w:val="007B147D"/>
    <w:rsid w:val="007B1FC6"/>
    <w:rsid w:val="007B2454"/>
    <w:rsid w:val="007B2962"/>
    <w:rsid w:val="007B52D3"/>
    <w:rsid w:val="007B5E8F"/>
    <w:rsid w:val="007B76CB"/>
    <w:rsid w:val="007C5655"/>
    <w:rsid w:val="007C5D59"/>
    <w:rsid w:val="007C6068"/>
    <w:rsid w:val="007C7F1D"/>
    <w:rsid w:val="007D10FA"/>
    <w:rsid w:val="007D2CB0"/>
    <w:rsid w:val="007D446B"/>
    <w:rsid w:val="007D5DCC"/>
    <w:rsid w:val="007D6846"/>
    <w:rsid w:val="007E1210"/>
    <w:rsid w:val="007E1F3E"/>
    <w:rsid w:val="007E2EBA"/>
    <w:rsid w:val="007E5A4C"/>
    <w:rsid w:val="007E62C7"/>
    <w:rsid w:val="007F4F4A"/>
    <w:rsid w:val="007F54D2"/>
    <w:rsid w:val="008016B4"/>
    <w:rsid w:val="0080262F"/>
    <w:rsid w:val="008045B4"/>
    <w:rsid w:val="00806940"/>
    <w:rsid w:val="00806CCC"/>
    <w:rsid w:val="00807AE1"/>
    <w:rsid w:val="00810C2A"/>
    <w:rsid w:val="0081244E"/>
    <w:rsid w:val="00812999"/>
    <w:rsid w:val="00813552"/>
    <w:rsid w:val="00813D9B"/>
    <w:rsid w:val="0081509E"/>
    <w:rsid w:val="008157D6"/>
    <w:rsid w:val="00817697"/>
    <w:rsid w:val="00822A1D"/>
    <w:rsid w:val="00825552"/>
    <w:rsid w:val="00827C6A"/>
    <w:rsid w:val="00831DA0"/>
    <w:rsid w:val="00832D6B"/>
    <w:rsid w:val="008347B9"/>
    <w:rsid w:val="00836A1C"/>
    <w:rsid w:val="00840702"/>
    <w:rsid w:val="008438B4"/>
    <w:rsid w:val="0084636F"/>
    <w:rsid w:val="00847E53"/>
    <w:rsid w:val="00850E35"/>
    <w:rsid w:val="008522C3"/>
    <w:rsid w:val="00852BA9"/>
    <w:rsid w:val="00854B44"/>
    <w:rsid w:val="008602E2"/>
    <w:rsid w:val="0086215E"/>
    <w:rsid w:val="00863EB5"/>
    <w:rsid w:val="00865EE3"/>
    <w:rsid w:val="008666C4"/>
    <w:rsid w:val="00870E08"/>
    <w:rsid w:val="00871254"/>
    <w:rsid w:val="008755CC"/>
    <w:rsid w:val="00876B1E"/>
    <w:rsid w:val="00877B28"/>
    <w:rsid w:val="00882070"/>
    <w:rsid w:val="008847CB"/>
    <w:rsid w:val="0088494B"/>
    <w:rsid w:val="00884C1C"/>
    <w:rsid w:val="0088658B"/>
    <w:rsid w:val="00887BB6"/>
    <w:rsid w:val="008901D0"/>
    <w:rsid w:val="008911D9"/>
    <w:rsid w:val="008926D6"/>
    <w:rsid w:val="00896D8B"/>
    <w:rsid w:val="008A1339"/>
    <w:rsid w:val="008A291F"/>
    <w:rsid w:val="008A4235"/>
    <w:rsid w:val="008A54FA"/>
    <w:rsid w:val="008B075E"/>
    <w:rsid w:val="008B0F4C"/>
    <w:rsid w:val="008B1029"/>
    <w:rsid w:val="008B188D"/>
    <w:rsid w:val="008C028A"/>
    <w:rsid w:val="008C1AC0"/>
    <w:rsid w:val="008C3B5B"/>
    <w:rsid w:val="008C3F0D"/>
    <w:rsid w:val="008C40A3"/>
    <w:rsid w:val="008C40F8"/>
    <w:rsid w:val="008C631D"/>
    <w:rsid w:val="008D3ED2"/>
    <w:rsid w:val="008D4355"/>
    <w:rsid w:val="008D4EDC"/>
    <w:rsid w:val="008D6A31"/>
    <w:rsid w:val="008D7225"/>
    <w:rsid w:val="008E117A"/>
    <w:rsid w:val="008E3754"/>
    <w:rsid w:val="008E43D4"/>
    <w:rsid w:val="008E72E8"/>
    <w:rsid w:val="008F45BF"/>
    <w:rsid w:val="008F66DA"/>
    <w:rsid w:val="008F7A89"/>
    <w:rsid w:val="00901B03"/>
    <w:rsid w:val="009027BE"/>
    <w:rsid w:val="00902957"/>
    <w:rsid w:val="009032AB"/>
    <w:rsid w:val="009043DD"/>
    <w:rsid w:val="0090450E"/>
    <w:rsid w:val="00904F17"/>
    <w:rsid w:val="0090732D"/>
    <w:rsid w:val="00910F6C"/>
    <w:rsid w:val="009110A7"/>
    <w:rsid w:val="009155CC"/>
    <w:rsid w:val="00920996"/>
    <w:rsid w:val="009246C9"/>
    <w:rsid w:val="009306B2"/>
    <w:rsid w:val="00930C59"/>
    <w:rsid w:val="0094033E"/>
    <w:rsid w:val="0094121D"/>
    <w:rsid w:val="00941453"/>
    <w:rsid w:val="00944284"/>
    <w:rsid w:val="00955996"/>
    <w:rsid w:val="00955B39"/>
    <w:rsid w:val="00964F83"/>
    <w:rsid w:val="0096717B"/>
    <w:rsid w:val="009702AB"/>
    <w:rsid w:val="009720CD"/>
    <w:rsid w:val="0097422A"/>
    <w:rsid w:val="00974B64"/>
    <w:rsid w:val="00976814"/>
    <w:rsid w:val="00981C79"/>
    <w:rsid w:val="009821D2"/>
    <w:rsid w:val="009843E2"/>
    <w:rsid w:val="009844C3"/>
    <w:rsid w:val="00987F47"/>
    <w:rsid w:val="00991CB7"/>
    <w:rsid w:val="009926C4"/>
    <w:rsid w:val="009941BC"/>
    <w:rsid w:val="00995B2F"/>
    <w:rsid w:val="00996BFF"/>
    <w:rsid w:val="009A00AA"/>
    <w:rsid w:val="009A0F0B"/>
    <w:rsid w:val="009A0F79"/>
    <w:rsid w:val="009A23A8"/>
    <w:rsid w:val="009A4726"/>
    <w:rsid w:val="009A62D9"/>
    <w:rsid w:val="009A689D"/>
    <w:rsid w:val="009B38F6"/>
    <w:rsid w:val="009B488D"/>
    <w:rsid w:val="009B58BA"/>
    <w:rsid w:val="009B657D"/>
    <w:rsid w:val="009C4AC2"/>
    <w:rsid w:val="009C5EAC"/>
    <w:rsid w:val="009C7613"/>
    <w:rsid w:val="009C7F0E"/>
    <w:rsid w:val="009D1287"/>
    <w:rsid w:val="009D1749"/>
    <w:rsid w:val="009D2EA6"/>
    <w:rsid w:val="009E1736"/>
    <w:rsid w:val="009E3EC1"/>
    <w:rsid w:val="009E479A"/>
    <w:rsid w:val="009E4A50"/>
    <w:rsid w:val="009F038B"/>
    <w:rsid w:val="009F19DC"/>
    <w:rsid w:val="009F1A6D"/>
    <w:rsid w:val="009F251D"/>
    <w:rsid w:val="009F4FA4"/>
    <w:rsid w:val="009F5123"/>
    <w:rsid w:val="009F7548"/>
    <w:rsid w:val="00A0099B"/>
    <w:rsid w:val="00A02356"/>
    <w:rsid w:val="00A0456D"/>
    <w:rsid w:val="00A05833"/>
    <w:rsid w:val="00A0616A"/>
    <w:rsid w:val="00A06566"/>
    <w:rsid w:val="00A07DB9"/>
    <w:rsid w:val="00A12619"/>
    <w:rsid w:val="00A13533"/>
    <w:rsid w:val="00A15A54"/>
    <w:rsid w:val="00A15A72"/>
    <w:rsid w:val="00A164C7"/>
    <w:rsid w:val="00A201F6"/>
    <w:rsid w:val="00A20749"/>
    <w:rsid w:val="00A23370"/>
    <w:rsid w:val="00A24694"/>
    <w:rsid w:val="00A26B38"/>
    <w:rsid w:val="00A314E8"/>
    <w:rsid w:val="00A32F8A"/>
    <w:rsid w:val="00A3547C"/>
    <w:rsid w:val="00A35C21"/>
    <w:rsid w:val="00A35C45"/>
    <w:rsid w:val="00A36412"/>
    <w:rsid w:val="00A4338D"/>
    <w:rsid w:val="00A4339C"/>
    <w:rsid w:val="00A44AAC"/>
    <w:rsid w:val="00A45DDF"/>
    <w:rsid w:val="00A460AC"/>
    <w:rsid w:val="00A46C46"/>
    <w:rsid w:val="00A52EF6"/>
    <w:rsid w:val="00A53A2B"/>
    <w:rsid w:val="00A55A72"/>
    <w:rsid w:val="00A57587"/>
    <w:rsid w:val="00A57C34"/>
    <w:rsid w:val="00A62B79"/>
    <w:rsid w:val="00A63987"/>
    <w:rsid w:val="00A65ECE"/>
    <w:rsid w:val="00A66CE8"/>
    <w:rsid w:val="00A75611"/>
    <w:rsid w:val="00A776CD"/>
    <w:rsid w:val="00A8059A"/>
    <w:rsid w:val="00A8355A"/>
    <w:rsid w:val="00A878E5"/>
    <w:rsid w:val="00A87DB7"/>
    <w:rsid w:val="00A91DB9"/>
    <w:rsid w:val="00A92C89"/>
    <w:rsid w:val="00A96DBC"/>
    <w:rsid w:val="00AA27F2"/>
    <w:rsid w:val="00AA3DEF"/>
    <w:rsid w:val="00AA4E09"/>
    <w:rsid w:val="00AA4E73"/>
    <w:rsid w:val="00AB1D65"/>
    <w:rsid w:val="00AC0D78"/>
    <w:rsid w:val="00AC15E7"/>
    <w:rsid w:val="00AC31FA"/>
    <w:rsid w:val="00AC592E"/>
    <w:rsid w:val="00AC7D14"/>
    <w:rsid w:val="00AC7E56"/>
    <w:rsid w:val="00AD3F20"/>
    <w:rsid w:val="00AD64FD"/>
    <w:rsid w:val="00AD6656"/>
    <w:rsid w:val="00AD6779"/>
    <w:rsid w:val="00AD713E"/>
    <w:rsid w:val="00AD73D6"/>
    <w:rsid w:val="00AE17F6"/>
    <w:rsid w:val="00AE23CA"/>
    <w:rsid w:val="00AE4836"/>
    <w:rsid w:val="00AE4C18"/>
    <w:rsid w:val="00AF025A"/>
    <w:rsid w:val="00AF15B7"/>
    <w:rsid w:val="00AF4AE3"/>
    <w:rsid w:val="00AF606B"/>
    <w:rsid w:val="00B006A7"/>
    <w:rsid w:val="00B02C31"/>
    <w:rsid w:val="00B04713"/>
    <w:rsid w:val="00B05215"/>
    <w:rsid w:val="00B10EF2"/>
    <w:rsid w:val="00B151DA"/>
    <w:rsid w:val="00B15925"/>
    <w:rsid w:val="00B1599B"/>
    <w:rsid w:val="00B20178"/>
    <w:rsid w:val="00B26743"/>
    <w:rsid w:val="00B361A8"/>
    <w:rsid w:val="00B36BB4"/>
    <w:rsid w:val="00B36F21"/>
    <w:rsid w:val="00B37EF1"/>
    <w:rsid w:val="00B411B4"/>
    <w:rsid w:val="00B41E8E"/>
    <w:rsid w:val="00B4519E"/>
    <w:rsid w:val="00B476C5"/>
    <w:rsid w:val="00B50CF1"/>
    <w:rsid w:val="00B5748F"/>
    <w:rsid w:val="00B61C09"/>
    <w:rsid w:val="00B67304"/>
    <w:rsid w:val="00B67684"/>
    <w:rsid w:val="00B815C4"/>
    <w:rsid w:val="00B824CF"/>
    <w:rsid w:val="00B8508A"/>
    <w:rsid w:val="00B86199"/>
    <w:rsid w:val="00B87396"/>
    <w:rsid w:val="00B87981"/>
    <w:rsid w:val="00B87B2A"/>
    <w:rsid w:val="00B90369"/>
    <w:rsid w:val="00B904E1"/>
    <w:rsid w:val="00B949DB"/>
    <w:rsid w:val="00B95F7B"/>
    <w:rsid w:val="00B96427"/>
    <w:rsid w:val="00BA08FF"/>
    <w:rsid w:val="00BA17F2"/>
    <w:rsid w:val="00BA40C3"/>
    <w:rsid w:val="00BB64F7"/>
    <w:rsid w:val="00BC013F"/>
    <w:rsid w:val="00BC0178"/>
    <w:rsid w:val="00BC28D1"/>
    <w:rsid w:val="00BC2B7D"/>
    <w:rsid w:val="00BC31E2"/>
    <w:rsid w:val="00BC3AF8"/>
    <w:rsid w:val="00BC3E54"/>
    <w:rsid w:val="00BC7C2B"/>
    <w:rsid w:val="00BD0B8F"/>
    <w:rsid w:val="00BD6BA5"/>
    <w:rsid w:val="00BE0E7F"/>
    <w:rsid w:val="00BE1644"/>
    <w:rsid w:val="00BE1B9E"/>
    <w:rsid w:val="00BF405A"/>
    <w:rsid w:val="00BF6CB4"/>
    <w:rsid w:val="00BF72AA"/>
    <w:rsid w:val="00BF76A2"/>
    <w:rsid w:val="00C050E1"/>
    <w:rsid w:val="00C05251"/>
    <w:rsid w:val="00C103B5"/>
    <w:rsid w:val="00C14473"/>
    <w:rsid w:val="00C214FA"/>
    <w:rsid w:val="00C21D08"/>
    <w:rsid w:val="00C24B3C"/>
    <w:rsid w:val="00C33395"/>
    <w:rsid w:val="00C34617"/>
    <w:rsid w:val="00C34EE4"/>
    <w:rsid w:val="00C40E81"/>
    <w:rsid w:val="00C42A41"/>
    <w:rsid w:val="00C44138"/>
    <w:rsid w:val="00C4520C"/>
    <w:rsid w:val="00C4562C"/>
    <w:rsid w:val="00C45C62"/>
    <w:rsid w:val="00C515B6"/>
    <w:rsid w:val="00C57970"/>
    <w:rsid w:val="00C61519"/>
    <w:rsid w:val="00C61E5A"/>
    <w:rsid w:val="00C65156"/>
    <w:rsid w:val="00C6541B"/>
    <w:rsid w:val="00C67D35"/>
    <w:rsid w:val="00C70D60"/>
    <w:rsid w:val="00C71038"/>
    <w:rsid w:val="00C72A2E"/>
    <w:rsid w:val="00C77330"/>
    <w:rsid w:val="00C77659"/>
    <w:rsid w:val="00C81363"/>
    <w:rsid w:val="00C821F9"/>
    <w:rsid w:val="00C8312F"/>
    <w:rsid w:val="00C92875"/>
    <w:rsid w:val="00C93A0D"/>
    <w:rsid w:val="00CA03A0"/>
    <w:rsid w:val="00CA53E0"/>
    <w:rsid w:val="00CA6586"/>
    <w:rsid w:val="00CA7151"/>
    <w:rsid w:val="00CB0E57"/>
    <w:rsid w:val="00CB1995"/>
    <w:rsid w:val="00CB2CF0"/>
    <w:rsid w:val="00CB2D5D"/>
    <w:rsid w:val="00CB5364"/>
    <w:rsid w:val="00CC2577"/>
    <w:rsid w:val="00CC6855"/>
    <w:rsid w:val="00CC68A1"/>
    <w:rsid w:val="00CD2BF0"/>
    <w:rsid w:val="00CD48BB"/>
    <w:rsid w:val="00CD5CCA"/>
    <w:rsid w:val="00CD6F40"/>
    <w:rsid w:val="00CE0E5B"/>
    <w:rsid w:val="00CE13E1"/>
    <w:rsid w:val="00CE2225"/>
    <w:rsid w:val="00CE39D8"/>
    <w:rsid w:val="00CE5EC5"/>
    <w:rsid w:val="00CE6941"/>
    <w:rsid w:val="00CE7266"/>
    <w:rsid w:val="00CE7883"/>
    <w:rsid w:val="00CF0A5D"/>
    <w:rsid w:val="00CF2646"/>
    <w:rsid w:val="00CF2A7C"/>
    <w:rsid w:val="00CF40CE"/>
    <w:rsid w:val="00CF7DFC"/>
    <w:rsid w:val="00D00995"/>
    <w:rsid w:val="00D021E4"/>
    <w:rsid w:val="00D022A4"/>
    <w:rsid w:val="00D02396"/>
    <w:rsid w:val="00D06170"/>
    <w:rsid w:val="00D0695B"/>
    <w:rsid w:val="00D07043"/>
    <w:rsid w:val="00D07576"/>
    <w:rsid w:val="00D11142"/>
    <w:rsid w:val="00D14547"/>
    <w:rsid w:val="00D1711A"/>
    <w:rsid w:val="00D17AF1"/>
    <w:rsid w:val="00D17BA5"/>
    <w:rsid w:val="00D2043C"/>
    <w:rsid w:val="00D20A85"/>
    <w:rsid w:val="00D22070"/>
    <w:rsid w:val="00D2238A"/>
    <w:rsid w:val="00D25AEB"/>
    <w:rsid w:val="00D260C8"/>
    <w:rsid w:val="00D27A40"/>
    <w:rsid w:val="00D3695C"/>
    <w:rsid w:val="00D417B2"/>
    <w:rsid w:val="00D423CE"/>
    <w:rsid w:val="00D4284B"/>
    <w:rsid w:val="00D547FD"/>
    <w:rsid w:val="00D568C1"/>
    <w:rsid w:val="00D604B2"/>
    <w:rsid w:val="00D61514"/>
    <w:rsid w:val="00D63A12"/>
    <w:rsid w:val="00D641FF"/>
    <w:rsid w:val="00D67D38"/>
    <w:rsid w:val="00D72035"/>
    <w:rsid w:val="00D731D6"/>
    <w:rsid w:val="00D74D3C"/>
    <w:rsid w:val="00D75D9B"/>
    <w:rsid w:val="00D82BF1"/>
    <w:rsid w:val="00D84E1F"/>
    <w:rsid w:val="00D85074"/>
    <w:rsid w:val="00D92F10"/>
    <w:rsid w:val="00D94B07"/>
    <w:rsid w:val="00DA02B7"/>
    <w:rsid w:val="00DA2303"/>
    <w:rsid w:val="00DA2FED"/>
    <w:rsid w:val="00DA5300"/>
    <w:rsid w:val="00DA7FEB"/>
    <w:rsid w:val="00DB1276"/>
    <w:rsid w:val="00DB212F"/>
    <w:rsid w:val="00DB33C5"/>
    <w:rsid w:val="00DB7B0A"/>
    <w:rsid w:val="00DC0E4D"/>
    <w:rsid w:val="00DC1166"/>
    <w:rsid w:val="00DD066B"/>
    <w:rsid w:val="00DD1F5B"/>
    <w:rsid w:val="00DD59E3"/>
    <w:rsid w:val="00DD656F"/>
    <w:rsid w:val="00DD705F"/>
    <w:rsid w:val="00DD7D3C"/>
    <w:rsid w:val="00DE07E5"/>
    <w:rsid w:val="00DE0E5B"/>
    <w:rsid w:val="00DE525D"/>
    <w:rsid w:val="00DE55CE"/>
    <w:rsid w:val="00DE76FF"/>
    <w:rsid w:val="00DE7AF5"/>
    <w:rsid w:val="00DF3131"/>
    <w:rsid w:val="00DF5E2F"/>
    <w:rsid w:val="00DF66CB"/>
    <w:rsid w:val="00DF6736"/>
    <w:rsid w:val="00DF7419"/>
    <w:rsid w:val="00E00A97"/>
    <w:rsid w:val="00E00DF0"/>
    <w:rsid w:val="00E025ED"/>
    <w:rsid w:val="00E041FB"/>
    <w:rsid w:val="00E0484D"/>
    <w:rsid w:val="00E0709B"/>
    <w:rsid w:val="00E07270"/>
    <w:rsid w:val="00E07FBC"/>
    <w:rsid w:val="00E111D9"/>
    <w:rsid w:val="00E15290"/>
    <w:rsid w:val="00E167A8"/>
    <w:rsid w:val="00E168F4"/>
    <w:rsid w:val="00E16AAB"/>
    <w:rsid w:val="00E174C9"/>
    <w:rsid w:val="00E21586"/>
    <w:rsid w:val="00E25C07"/>
    <w:rsid w:val="00E30926"/>
    <w:rsid w:val="00E30AC4"/>
    <w:rsid w:val="00E31A64"/>
    <w:rsid w:val="00E324E1"/>
    <w:rsid w:val="00E3361E"/>
    <w:rsid w:val="00E36E11"/>
    <w:rsid w:val="00E42438"/>
    <w:rsid w:val="00E42AA6"/>
    <w:rsid w:val="00E475CF"/>
    <w:rsid w:val="00E52057"/>
    <w:rsid w:val="00E5205A"/>
    <w:rsid w:val="00E539F4"/>
    <w:rsid w:val="00E53A48"/>
    <w:rsid w:val="00E569C3"/>
    <w:rsid w:val="00E622DE"/>
    <w:rsid w:val="00E627B7"/>
    <w:rsid w:val="00E6603E"/>
    <w:rsid w:val="00E671D2"/>
    <w:rsid w:val="00E703ED"/>
    <w:rsid w:val="00E729EF"/>
    <w:rsid w:val="00E74B4B"/>
    <w:rsid w:val="00E76D1A"/>
    <w:rsid w:val="00E7762A"/>
    <w:rsid w:val="00E86168"/>
    <w:rsid w:val="00E86BAE"/>
    <w:rsid w:val="00E9103A"/>
    <w:rsid w:val="00E93919"/>
    <w:rsid w:val="00E9476F"/>
    <w:rsid w:val="00E95AEE"/>
    <w:rsid w:val="00E95E39"/>
    <w:rsid w:val="00EA1EE1"/>
    <w:rsid w:val="00EA4216"/>
    <w:rsid w:val="00EA5314"/>
    <w:rsid w:val="00EB388F"/>
    <w:rsid w:val="00EB394E"/>
    <w:rsid w:val="00EB57BE"/>
    <w:rsid w:val="00EB6926"/>
    <w:rsid w:val="00EB7B75"/>
    <w:rsid w:val="00EC17D9"/>
    <w:rsid w:val="00EC1DED"/>
    <w:rsid w:val="00EC1FF9"/>
    <w:rsid w:val="00EC291E"/>
    <w:rsid w:val="00EC650B"/>
    <w:rsid w:val="00EC739F"/>
    <w:rsid w:val="00ED0075"/>
    <w:rsid w:val="00ED045F"/>
    <w:rsid w:val="00ED2959"/>
    <w:rsid w:val="00ED2E24"/>
    <w:rsid w:val="00ED4108"/>
    <w:rsid w:val="00ED4FA7"/>
    <w:rsid w:val="00EE3146"/>
    <w:rsid w:val="00EE5AF6"/>
    <w:rsid w:val="00EE5C10"/>
    <w:rsid w:val="00EE7F55"/>
    <w:rsid w:val="00EF117E"/>
    <w:rsid w:val="00EF1AD4"/>
    <w:rsid w:val="00EF1D85"/>
    <w:rsid w:val="00EF1EDB"/>
    <w:rsid w:val="00EF49F5"/>
    <w:rsid w:val="00EF7C35"/>
    <w:rsid w:val="00F000EA"/>
    <w:rsid w:val="00F022BA"/>
    <w:rsid w:val="00F03740"/>
    <w:rsid w:val="00F06011"/>
    <w:rsid w:val="00F10250"/>
    <w:rsid w:val="00F11941"/>
    <w:rsid w:val="00F12054"/>
    <w:rsid w:val="00F15B96"/>
    <w:rsid w:val="00F2043D"/>
    <w:rsid w:val="00F21159"/>
    <w:rsid w:val="00F216E9"/>
    <w:rsid w:val="00F238C4"/>
    <w:rsid w:val="00F23B13"/>
    <w:rsid w:val="00F24E1C"/>
    <w:rsid w:val="00F2559C"/>
    <w:rsid w:val="00F26934"/>
    <w:rsid w:val="00F300B6"/>
    <w:rsid w:val="00F30481"/>
    <w:rsid w:val="00F32411"/>
    <w:rsid w:val="00F341BF"/>
    <w:rsid w:val="00F3628F"/>
    <w:rsid w:val="00F3656C"/>
    <w:rsid w:val="00F405C6"/>
    <w:rsid w:val="00F4216D"/>
    <w:rsid w:val="00F42E31"/>
    <w:rsid w:val="00F4321C"/>
    <w:rsid w:val="00F44C19"/>
    <w:rsid w:val="00F469DE"/>
    <w:rsid w:val="00F5094B"/>
    <w:rsid w:val="00F54D67"/>
    <w:rsid w:val="00F55A62"/>
    <w:rsid w:val="00F5645D"/>
    <w:rsid w:val="00F56949"/>
    <w:rsid w:val="00F610CE"/>
    <w:rsid w:val="00F628B0"/>
    <w:rsid w:val="00F63811"/>
    <w:rsid w:val="00F642A9"/>
    <w:rsid w:val="00F643B4"/>
    <w:rsid w:val="00F6536D"/>
    <w:rsid w:val="00F70094"/>
    <w:rsid w:val="00F71778"/>
    <w:rsid w:val="00F7462A"/>
    <w:rsid w:val="00F750DA"/>
    <w:rsid w:val="00F76BB2"/>
    <w:rsid w:val="00F8009B"/>
    <w:rsid w:val="00F82221"/>
    <w:rsid w:val="00F8225B"/>
    <w:rsid w:val="00F846CD"/>
    <w:rsid w:val="00F9265F"/>
    <w:rsid w:val="00F92B8A"/>
    <w:rsid w:val="00F953C8"/>
    <w:rsid w:val="00F95483"/>
    <w:rsid w:val="00F95541"/>
    <w:rsid w:val="00F96642"/>
    <w:rsid w:val="00F96B33"/>
    <w:rsid w:val="00FA2739"/>
    <w:rsid w:val="00FA2FE2"/>
    <w:rsid w:val="00FA3944"/>
    <w:rsid w:val="00FA60BA"/>
    <w:rsid w:val="00FA6B3B"/>
    <w:rsid w:val="00FA6C0B"/>
    <w:rsid w:val="00FB120E"/>
    <w:rsid w:val="00FB27F0"/>
    <w:rsid w:val="00FB3518"/>
    <w:rsid w:val="00FB6FF8"/>
    <w:rsid w:val="00FC298E"/>
    <w:rsid w:val="00FC3445"/>
    <w:rsid w:val="00FC4986"/>
    <w:rsid w:val="00FC52A0"/>
    <w:rsid w:val="00FC6048"/>
    <w:rsid w:val="00FC6FA1"/>
    <w:rsid w:val="00FC7028"/>
    <w:rsid w:val="00FD0475"/>
    <w:rsid w:val="00FD0DF8"/>
    <w:rsid w:val="00FD5041"/>
    <w:rsid w:val="00FE407C"/>
    <w:rsid w:val="00FF4E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4"/>
      <o:rules v:ext="edit">
        <o:r id="V:Rule16" type="connector" idref="#_x0000_s4166">
          <o:proxy start="" idref="#_x0000_s4154" connectloc="3"/>
          <o:proxy end="" idref="#_x0000_s4159" connectloc="1"/>
        </o:r>
        <o:r id="V:Rule17" type="connector" idref="#_x0000_s4172"/>
        <o:r id="V:Rule18" type="connector" idref="#_x0000_s4168"/>
        <o:r id="V:Rule19" type="connector" idref="#_x0000_s4184"/>
        <o:r id="V:Rule20" type="connector" idref="#_x0000_s4167">
          <o:proxy start="" idref="#_x0000_s4154" connectloc="3"/>
          <o:proxy end="" idref="#_x0000_s4160" connectloc="1"/>
        </o:r>
        <o:r id="V:Rule21" type="connector" idref="#_x0000_s4175">
          <o:proxy start="" idref="#_x0000_s4146" connectloc="3"/>
          <o:proxy end="" idref="#_x0000_s4147" connectloc="1"/>
        </o:r>
        <o:r id="V:Rule22" type="connector" idref="#_x0000_s4153"/>
        <o:r id="V:Rule23" type="connector" idref="#_x0000_s4163">
          <o:proxy start="" idref="#_x0000_s4154" connectloc="3"/>
          <o:proxy end="" idref="#_x0000_s4156" connectloc="1"/>
        </o:r>
        <o:r id="V:Rule24" type="connector" idref="#_x0000_s4164">
          <o:proxy start="" idref="#_x0000_s4154" connectloc="3"/>
          <o:proxy end="" idref="#_x0000_s4157" connectloc="1"/>
        </o:r>
        <o:r id="V:Rule25" type="connector" idref="#_x0000_s4185"/>
        <o:r id="V:Rule26" type="connector" idref="#_x0000_s4171"/>
        <o:r id="V:Rule27" type="connector" idref="#_x0000_s4170">
          <o:proxy start="" idref="#_x0000_s4155" connectloc="3"/>
          <o:proxy end="" idref="#_x0000_s4162" connectloc="1"/>
        </o:r>
        <o:r id="V:Rule28" type="connector" idref="#_x0000_s4183"/>
        <o:r id="V:Rule29" type="connector" idref="#_x0000_s4169">
          <o:proxy start="" idref="#_x0000_s4155" connectloc="3"/>
          <o:proxy end="" idref="#_x0000_s4161" connectloc="1"/>
        </o:r>
        <o:r id="V:Rule30" type="connector" idref="#_x0000_s4165">
          <o:proxy start="" idref="#_x0000_s4154" connectloc="3"/>
          <o:proxy end="" idref="#_x0000_s415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634"/>
    <w:pPr>
      <w:spacing w:line="240" w:lineRule="exact"/>
    </w:pPr>
    <w:rPr>
      <w:rFonts w:ascii="Times" w:hAnsi="Times"/>
      <w:sz w:val="24"/>
    </w:rPr>
  </w:style>
  <w:style w:type="paragraph" w:styleId="Heading1">
    <w:name w:val="heading 1"/>
    <w:basedOn w:val="Normal"/>
    <w:next w:val="Normal"/>
    <w:link w:val="Heading1Char"/>
    <w:qFormat/>
    <w:rsid w:val="008B6634"/>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qFormat/>
    <w:rsid w:val="008B6634"/>
    <w:pPr>
      <w:keepNext/>
      <w:keepLines/>
      <w:numPr>
        <w:ilvl w:val="1"/>
        <w:numId w:val="2"/>
      </w:numPr>
      <w:spacing w:before="280" w:after="280" w:line="240" w:lineRule="atLeast"/>
      <w:outlineLvl w:val="1"/>
    </w:pPr>
    <w:rPr>
      <w:b/>
      <w:sz w:val="28"/>
    </w:rPr>
  </w:style>
  <w:style w:type="paragraph" w:styleId="Heading3">
    <w:name w:val="heading 3"/>
    <w:basedOn w:val="Normal"/>
    <w:next w:val="Normal"/>
    <w:link w:val="Heading3Char"/>
    <w:qFormat/>
    <w:rsid w:val="008B6634"/>
    <w:pPr>
      <w:numPr>
        <w:ilvl w:val="2"/>
        <w:numId w:val="2"/>
      </w:numPr>
      <w:spacing w:before="240" w:after="240"/>
      <w:outlineLvl w:val="2"/>
    </w:pPr>
    <w:rPr>
      <w:b/>
    </w:rPr>
  </w:style>
  <w:style w:type="paragraph" w:styleId="Heading4">
    <w:name w:val="heading 4"/>
    <w:basedOn w:val="Normal"/>
    <w:next w:val="Normal"/>
    <w:link w:val="Heading4Char"/>
    <w:qFormat/>
    <w:rsid w:val="008B6634"/>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8B6634"/>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8B6634"/>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8B6634"/>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8B6634"/>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8B6634"/>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B4036"/>
    <w:pPr>
      <w:tabs>
        <w:tab w:val="center" w:pos="4680"/>
        <w:tab w:val="right" w:pos="9360"/>
      </w:tabs>
    </w:pPr>
    <w:rPr>
      <w:b/>
      <w:i/>
      <w:sz w:val="20"/>
    </w:rPr>
  </w:style>
  <w:style w:type="paragraph" w:customStyle="1" w:styleId="bullet">
    <w:name w:val="bullet"/>
    <w:basedOn w:val="Normal"/>
    <w:rsid w:val="003B4036"/>
    <w:rPr>
      <w:rFonts w:ascii="Arial" w:hAnsi="Arial"/>
      <w:sz w:val="20"/>
    </w:rPr>
  </w:style>
  <w:style w:type="paragraph" w:styleId="Header">
    <w:name w:val="header"/>
    <w:basedOn w:val="Normal"/>
    <w:link w:val="HeaderChar"/>
    <w:uiPriority w:val="99"/>
    <w:rsid w:val="003B4036"/>
    <w:pPr>
      <w:tabs>
        <w:tab w:val="center" w:pos="4680"/>
        <w:tab w:val="right" w:pos="9360"/>
      </w:tabs>
    </w:pPr>
    <w:rPr>
      <w:b/>
      <w:i/>
      <w:sz w:val="20"/>
    </w:rPr>
  </w:style>
  <w:style w:type="paragraph" w:customStyle="1" w:styleId="heading10">
    <w:name w:val="heading1"/>
    <w:basedOn w:val="Normal"/>
    <w:rsid w:val="003B4036"/>
    <w:pPr>
      <w:tabs>
        <w:tab w:val="left" w:pos="450"/>
        <w:tab w:val="left" w:pos="1080"/>
        <w:tab w:val="left" w:pos="1800"/>
        <w:tab w:val="left" w:pos="2610"/>
      </w:tabs>
    </w:pPr>
  </w:style>
  <w:style w:type="paragraph" w:styleId="TOC1">
    <w:name w:val="toc 1"/>
    <w:basedOn w:val="Normal"/>
    <w:next w:val="Normal"/>
    <w:uiPriority w:val="39"/>
    <w:rsid w:val="003B4036"/>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3B4036"/>
    <w:pPr>
      <w:tabs>
        <w:tab w:val="right" w:leader="dot" w:pos="9360"/>
      </w:tabs>
      <w:spacing w:line="220" w:lineRule="exact"/>
      <w:ind w:left="270"/>
      <w:jc w:val="both"/>
    </w:pPr>
    <w:rPr>
      <w:sz w:val="22"/>
    </w:rPr>
  </w:style>
  <w:style w:type="paragraph" w:customStyle="1" w:styleId="level4">
    <w:name w:val="level 4"/>
    <w:basedOn w:val="Normal"/>
    <w:rsid w:val="003B4036"/>
    <w:pPr>
      <w:spacing w:before="120" w:after="120"/>
      <w:ind w:left="634"/>
    </w:pPr>
  </w:style>
  <w:style w:type="paragraph" w:customStyle="1" w:styleId="level5">
    <w:name w:val="level 5"/>
    <w:basedOn w:val="Normal"/>
    <w:rsid w:val="003B4036"/>
    <w:pPr>
      <w:tabs>
        <w:tab w:val="left" w:pos="2520"/>
      </w:tabs>
      <w:ind w:left="1440"/>
    </w:pPr>
  </w:style>
  <w:style w:type="paragraph" w:styleId="Title">
    <w:name w:val="Title"/>
    <w:basedOn w:val="Normal"/>
    <w:link w:val="TitleChar"/>
    <w:qFormat/>
    <w:rsid w:val="008B6634"/>
    <w:pPr>
      <w:spacing w:before="240" w:after="720" w:line="240" w:lineRule="auto"/>
      <w:jc w:val="right"/>
    </w:pPr>
    <w:rPr>
      <w:rFonts w:ascii="Arial" w:hAnsi="Arial"/>
      <w:b/>
      <w:kern w:val="28"/>
      <w:sz w:val="64"/>
    </w:rPr>
  </w:style>
  <w:style w:type="paragraph" w:customStyle="1" w:styleId="TOCEntry">
    <w:name w:val="TOCEntry"/>
    <w:basedOn w:val="Normal"/>
    <w:rsid w:val="003B4036"/>
    <w:pPr>
      <w:keepNext/>
      <w:keepLines/>
      <w:spacing w:before="120" w:after="240" w:line="240" w:lineRule="atLeast"/>
    </w:pPr>
    <w:rPr>
      <w:b/>
      <w:sz w:val="36"/>
    </w:rPr>
  </w:style>
  <w:style w:type="paragraph" w:styleId="TOC3">
    <w:name w:val="toc 3"/>
    <w:basedOn w:val="Normal"/>
    <w:next w:val="Normal"/>
    <w:uiPriority w:val="39"/>
    <w:rsid w:val="003B4036"/>
    <w:pPr>
      <w:tabs>
        <w:tab w:val="left" w:pos="1200"/>
        <w:tab w:val="right" w:leader="dot" w:pos="9360"/>
      </w:tabs>
      <w:ind w:left="480"/>
    </w:pPr>
    <w:rPr>
      <w:noProof/>
      <w:sz w:val="22"/>
    </w:rPr>
  </w:style>
  <w:style w:type="paragraph" w:styleId="TOC4">
    <w:name w:val="toc 4"/>
    <w:basedOn w:val="Normal"/>
    <w:next w:val="Normal"/>
    <w:uiPriority w:val="39"/>
    <w:rsid w:val="003B4036"/>
    <w:pPr>
      <w:tabs>
        <w:tab w:val="right" w:leader="dot" w:pos="9360"/>
      </w:tabs>
      <w:ind w:left="720"/>
    </w:pPr>
  </w:style>
  <w:style w:type="paragraph" w:styleId="TOC5">
    <w:name w:val="toc 5"/>
    <w:basedOn w:val="Normal"/>
    <w:next w:val="Normal"/>
    <w:semiHidden/>
    <w:rsid w:val="003B4036"/>
    <w:pPr>
      <w:tabs>
        <w:tab w:val="right" w:leader="dot" w:pos="9360"/>
      </w:tabs>
      <w:ind w:left="960"/>
    </w:pPr>
  </w:style>
  <w:style w:type="paragraph" w:styleId="TOC6">
    <w:name w:val="toc 6"/>
    <w:basedOn w:val="Normal"/>
    <w:next w:val="Normal"/>
    <w:semiHidden/>
    <w:rsid w:val="003B4036"/>
    <w:pPr>
      <w:tabs>
        <w:tab w:val="right" w:leader="dot" w:pos="9360"/>
      </w:tabs>
      <w:ind w:left="1200"/>
    </w:pPr>
  </w:style>
  <w:style w:type="paragraph" w:styleId="TOC7">
    <w:name w:val="toc 7"/>
    <w:basedOn w:val="Normal"/>
    <w:next w:val="Normal"/>
    <w:semiHidden/>
    <w:rsid w:val="003B4036"/>
    <w:pPr>
      <w:tabs>
        <w:tab w:val="right" w:leader="dot" w:pos="9360"/>
      </w:tabs>
      <w:ind w:left="1440"/>
    </w:pPr>
  </w:style>
  <w:style w:type="paragraph" w:styleId="TOC8">
    <w:name w:val="toc 8"/>
    <w:basedOn w:val="Normal"/>
    <w:next w:val="Normal"/>
    <w:semiHidden/>
    <w:rsid w:val="003B4036"/>
    <w:pPr>
      <w:tabs>
        <w:tab w:val="right" w:leader="dot" w:pos="9360"/>
      </w:tabs>
      <w:ind w:left="1680"/>
    </w:pPr>
  </w:style>
  <w:style w:type="paragraph" w:styleId="TOC9">
    <w:name w:val="toc 9"/>
    <w:basedOn w:val="Normal"/>
    <w:next w:val="Normal"/>
    <w:semiHidden/>
    <w:rsid w:val="003B4036"/>
    <w:pPr>
      <w:tabs>
        <w:tab w:val="right" w:leader="dot" w:pos="9360"/>
      </w:tabs>
      <w:ind w:left="1920"/>
    </w:pPr>
  </w:style>
  <w:style w:type="paragraph" w:customStyle="1" w:styleId="template">
    <w:name w:val="template"/>
    <w:basedOn w:val="Normal"/>
    <w:rsid w:val="003B4036"/>
    <w:rPr>
      <w:rFonts w:ascii="Arial" w:hAnsi="Arial"/>
      <w:i/>
      <w:sz w:val="22"/>
    </w:rPr>
  </w:style>
  <w:style w:type="character" w:styleId="PageNumber">
    <w:name w:val="page number"/>
    <w:basedOn w:val="DefaultParagraphFont"/>
    <w:semiHidden/>
    <w:rsid w:val="003B4036"/>
  </w:style>
  <w:style w:type="paragraph" w:customStyle="1" w:styleId="level3text">
    <w:name w:val="level 3 text"/>
    <w:basedOn w:val="Normal"/>
    <w:rsid w:val="003B4036"/>
    <w:pPr>
      <w:spacing w:line="220" w:lineRule="exact"/>
      <w:ind w:left="1350" w:hanging="716"/>
    </w:pPr>
    <w:rPr>
      <w:rFonts w:ascii="Arial" w:hAnsi="Arial"/>
      <w:i/>
      <w:sz w:val="22"/>
    </w:rPr>
  </w:style>
  <w:style w:type="paragraph" w:customStyle="1" w:styleId="requirement">
    <w:name w:val="requirement"/>
    <w:basedOn w:val="level4"/>
    <w:rsid w:val="003B4036"/>
    <w:pPr>
      <w:spacing w:before="0" w:after="0"/>
      <w:ind w:left="2348" w:hanging="994"/>
    </w:pPr>
    <w:rPr>
      <w:rFonts w:ascii="Times New Roman" w:hAnsi="Times New Roman"/>
    </w:rPr>
  </w:style>
  <w:style w:type="paragraph" w:customStyle="1" w:styleId="ByLine">
    <w:name w:val="ByLine"/>
    <w:basedOn w:val="Title"/>
    <w:rsid w:val="003B4036"/>
    <w:rPr>
      <w:sz w:val="28"/>
    </w:rPr>
  </w:style>
  <w:style w:type="paragraph" w:customStyle="1" w:styleId="ChangeHistoryTitle">
    <w:name w:val="ChangeHistory Title"/>
    <w:basedOn w:val="Normal"/>
    <w:rsid w:val="003B4036"/>
    <w:pPr>
      <w:keepNext/>
      <w:spacing w:before="60" w:after="60" w:line="240" w:lineRule="auto"/>
      <w:jc w:val="center"/>
    </w:pPr>
    <w:rPr>
      <w:rFonts w:ascii="Arial" w:hAnsi="Arial"/>
      <w:b/>
      <w:sz w:val="36"/>
    </w:rPr>
  </w:style>
  <w:style w:type="paragraph" w:customStyle="1" w:styleId="SuperTitle">
    <w:name w:val="SuperTitle"/>
    <w:basedOn w:val="Title"/>
    <w:next w:val="Normal"/>
    <w:rsid w:val="003B4036"/>
    <w:pPr>
      <w:pBdr>
        <w:top w:val="single" w:sz="48" w:space="1" w:color="auto"/>
      </w:pBdr>
      <w:spacing w:before="960" w:after="0"/>
    </w:pPr>
    <w:rPr>
      <w:sz w:val="28"/>
    </w:rPr>
  </w:style>
  <w:style w:type="paragraph" w:customStyle="1" w:styleId="line">
    <w:name w:val="line"/>
    <w:basedOn w:val="Title"/>
    <w:rsid w:val="003B4036"/>
    <w:pPr>
      <w:pBdr>
        <w:top w:val="single" w:sz="36" w:space="1" w:color="auto"/>
      </w:pBdr>
      <w:spacing w:after="0"/>
    </w:pPr>
    <w:rPr>
      <w:sz w:val="40"/>
    </w:rPr>
  </w:style>
  <w:style w:type="paragraph" w:customStyle="1" w:styleId="Table-Text">
    <w:name w:val="Table - Text"/>
    <w:basedOn w:val="Normal"/>
    <w:rsid w:val="003B4036"/>
    <w:pPr>
      <w:spacing w:before="60" w:after="60" w:line="240" w:lineRule="auto"/>
    </w:pPr>
    <w:rPr>
      <w:rFonts w:ascii="Times New Roman" w:hAnsi="Times New Roman"/>
      <w:sz w:val="20"/>
    </w:rPr>
  </w:style>
  <w:style w:type="paragraph" w:customStyle="1" w:styleId="Comment">
    <w:name w:val="Comment"/>
    <w:basedOn w:val="Normal"/>
    <w:rsid w:val="003B4036"/>
    <w:pPr>
      <w:overflowPunct w:val="0"/>
      <w:autoSpaceDE w:val="0"/>
      <w:autoSpaceDN w:val="0"/>
      <w:adjustRightInd w:val="0"/>
      <w:spacing w:after="120" w:line="240" w:lineRule="auto"/>
      <w:jc w:val="both"/>
      <w:textAlignment w:val="baseline"/>
    </w:pPr>
    <w:rPr>
      <w:rFonts w:ascii="Times New Roman" w:hAnsi="Times New Roman"/>
      <w:i/>
      <w:color w:val="000080"/>
      <w:sz w:val="22"/>
    </w:rPr>
  </w:style>
  <w:style w:type="character" w:styleId="Strong">
    <w:name w:val="Strong"/>
    <w:basedOn w:val="DefaultParagraphFont"/>
    <w:uiPriority w:val="22"/>
    <w:qFormat/>
    <w:rsid w:val="008B6634"/>
    <w:rPr>
      <w:b/>
      <w:bCs/>
    </w:rPr>
  </w:style>
  <w:style w:type="paragraph" w:customStyle="1" w:styleId="NormalText">
    <w:name w:val="Normal Text"/>
    <w:basedOn w:val="Normal"/>
    <w:rsid w:val="003B4036"/>
    <w:pPr>
      <w:spacing w:after="120" w:line="240" w:lineRule="auto"/>
    </w:pPr>
    <w:rPr>
      <w:rFonts w:ascii="Arial" w:hAnsi="Arial" w:cs="Arial"/>
      <w:sz w:val="20"/>
    </w:rPr>
  </w:style>
  <w:style w:type="character" w:styleId="Emphasis">
    <w:name w:val="Emphasis"/>
    <w:basedOn w:val="DefaultParagraphFont"/>
    <w:uiPriority w:val="20"/>
    <w:qFormat/>
    <w:rsid w:val="008B6634"/>
    <w:rPr>
      <w:i/>
      <w:iCs/>
    </w:rPr>
  </w:style>
  <w:style w:type="paragraph" w:customStyle="1" w:styleId="iecsadescription">
    <w:name w:val="iecsadescription"/>
    <w:basedOn w:val="Normal"/>
    <w:rsid w:val="00A95C40"/>
    <w:pPr>
      <w:spacing w:before="150" w:line="300" w:lineRule="auto"/>
    </w:pPr>
    <w:rPr>
      <w:rFonts w:ascii="Arial" w:hAnsi="Arial" w:cs="Arial"/>
      <w:color w:val="000080"/>
      <w:sz w:val="20"/>
    </w:rPr>
  </w:style>
  <w:style w:type="character" w:customStyle="1" w:styleId="grame">
    <w:name w:val="grame"/>
    <w:basedOn w:val="DefaultParagraphFont"/>
    <w:rsid w:val="00A95C40"/>
  </w:style>
  <w:style w:type="character" w:customStyle="1" w:styleId="Heading2Char">
    <w:name w:val="Heading 2 Char"/>
    <w:basedOn w:val="DefaultParagraphFont"/>
    <w:link w:val="Heading2"/>
    <w:rsid w:val="008B6634"/>
    <w:rPr>
      <w:rFonts w:ascii="Times" w:hAnsi="Times"/>
      <w:b/>
      <w:sz w:val="28"/>
    </w:rPr>
  </w:style>
  <w:style w:type="character" w:customStyle="1" w:styleId="Heading1Char">
    <w:name w:val="Heading 1 Char"/>
    <w:basedOn w:val="DefaultParagraphFont"/>
    <w:link w:val="Heading1"/>
    <w:rsid w:val="008B6634"/>
    <w:rPr>
      <w:rFonts w:ascii="Times" w:hAnsi="Times"/>
      <w:b/>
      <w:kern w:val="28"/>
      <w:sz w:val="36"/>
    </w:rPr>
  </w:style>
  <w:style w:type="character" w:customStyle="1" w:styleId="Heading3Char">
    <w:name w:val="Heading 3 Char"/>
    <w:basedOn w:val="DefaultParagraphFont"/>
    <w:link w:val="Heading3"/>
    <w:rsid w:val="008B6634"/>
    <w:rPr>
      <w:rFonts w:ascii="Times" w:hAnsi="Times"/>
      <w:b/>
      <w:sz w:val="24"/>
    </w:rPr>
  </w:style>
  <w:style w:type="character" w:customStyle="1" w:styleId="Heading4Char">
    <w:name w:val="Heading 4 Char"/>
    <w:basedOn w:val="DefaultParagraphFont"/>
    <w:link w:val="Heading4"/>
    <w:rsid w:val="008B6634"/>
    <w:rPr>
      <w:b/>
      <w:i/>
      <w:sz w:val="22"/>
    </w:rPr>
  </w:style>
  <w:style w:type="character" w:customStyle="1" w:styleId="Heading5Char">
    <w:name w:val="Heading 5 Char"/>
    <w:basedOn w:val="DefaultParagraphFont"/>
    <w:link w:val="Heading5"/>
    <w:rsid w:val="008B6634"/>
    <w:rPr>
      <w:rFonts w:ascii="Arial" w:hAnsi="Arial"/>
      <w:sz w:val="22"/>
    </w:rPr>
  </w:style>
  <w:style w:type="character" w:customStyle="1" w:styleId="Heading6Char">
    <w:name w:val="Heading 6 Char"/>
    <w:basedOn w:val="DefaultParagraphFont"/>
    <w:link w:val="Heading6"/>
    <w:rsid w:val="008B6634"/>
    <w:rPr>
      <w:rFonts w:ascii="Arial" w:hAnsi="Arial"/>
      <w:i/>
      <w:sz w:val="22"/>
    </w:rPr>
  </w:style>
  <w:style w:type="character" w:customStyle="1" w:styleId="Heading7Char">
    <w:name w:val="Heading 7 Char"/>
    <w:basedOn w:val="DefaultParagraphFont"/>
    <w:link w:val="Heading7"/>
    <w:rsid w:val="008B6634"/>
    <w:rPr>
      <w:rFonts w:ascii="Arial" w:hAnsi="Arial"/>
    </w:rPr>
  </w:style>
  <w:style w:type="character" w:customStyle="1" w:styleId="Heading8Char">
    <w:name w:val="Heading 8 Char"/>
    <w:basedOn w:val="DefaultParagraphFont"/>
    <w:link w:val="Heading8"/>
    <w:rsid w:val="008B6634"/>
    <w:rPr>
      <w:rFonts w:ascii="Arial" w:hAnsi="Arial"/>
      <w:i/>
    </w:rPr>
  </w:style>
  <w:style w:type="character" w:customStyle="1" w:styleId="Heading9Char">
    <w:name w:val="Heading 9 Char"/>
    <w:basedOn w:val="DefaultParagraphFont"/>
    <w:link w:val="Heading9"/>
    <w:rsid w:val="008B6634"/>
    <w:rPr>
      <w:rFonts w:ascii="Arial" w:hAnsi="Arial"/>
      <w:i/>
      <w:sz w:val="18"/>
    </w:rPr>
  </w:style>
  <w:style w:type="character" w:customStyle="1" w:styleId="TitleChar">
    <w:name w:val="Title Char"/>
    <w:basedOn w:val="DefaultParagraphFont"/>
    <w:link w:val="Title"/>
    <w:rsid w:val="008B6634"/>
    <w:rPr>
      <w:rFonts w:ascii="Arial" w:hAnsi="Arial"/>
      <w:b/>
      <w:kern w:val="28"/>
      <w:sz w:val="64"/>
    </w:rPr>
  </w:style>
  <w:style w:type="paragraph" w:styleId="Subtitle">
    <w:name w:val="Subtitle"/>
    <w:basedOn w:val="Normal"/>
    <w:next w:val="Normal"/>
    <w:link w:val="SubtitleChar"/>
    <w:uiPriority w:val="11"/>
    <w:qFormat/>
    <w:rsid w:val="008B6634"/>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11"/>
    <w:rsid w:val="008B6634"/>
    <w:rPr>
      <w:rFonts w:ascii="Cambria" w:eastAsia="Times New Roman" w:hAnsi="Cambria" w:cs="Times New Roman"/>
      <w:i/>
      <w:iCs/>
      <w:color w:val="4F81BD"/>
      <w:spacing w:val="15"/>
      <w:sz w:val="24"/>
      <w:szCs w:val="24"/>
    </w:rPr>
  </w:style>
  <w:style w:type="paragraph" w:customStyle="1" w:styleId="NoSpacing1">
    <w:name w:val="No Spacing1"/>
    <w:basedOn w:val="Normal"/>
    <w:link w:val="NoSpacingChar"/>
    <w:uiPriority w:val="1"/>
    <w:qFormat/>
    <w:rsid w:val="008B6634"/>
    <w:pPr>
      <w:spacing w:line="240" w:lineRule="auto"/>
    </w:pPr>
  </w:style>
  <w:style w:type="paragraph" w:customStyle="1" w:styleId="ColorfulList-Accent11">
    <w:name w:val="Colorful List - Accent 11"/>
    <w:basedOn w:val="Normal"/>
    <w:uiPriority w:val="34"/>
    <w:qFormat/>
    <w:rsid w:val="008B6634"/>
    <w:pPr>
      <w:ind w:left="720"/>
      <w:contextualSpacing/>
    </w:pPr>
  </w:style>
  <w:style w:type="paragraph" w:customStyle="1" w:styleId="ColorfulGrid-Accent11">
    <w:name w:val="Colorful Grid - Accent 11"/>
    <w:basedOn w:val="Normal"/>
    <w:next w:val="Normal"/>
    <w:link w:val="ColorfulGrid-Accent1Char"/>
    <w:uiPriority w:val="29"/>
    <w:qFormat/>
    <w:rsid w:val="008B6634"/>
    <w:rPr>
      <w:i/>
      <w:iCs/>
      <w:color w:val="000000"/>
    </w:rPr>
  </w:style>
  <w:style w:type="character" w:customStyle="1" w:styleId="ColorfulGrid-Accent1Char">
    <w:name w:val="Colorful Grid - Accent 1 Char"/>
    <w:basedOn w:val="DefaultParagraphFont"/>
    <w:link w:val="ColorfulGrid-Accent11"/>
    <w:uiPriority w:val="29"/>
    <w:rsid w:val="008B6634"/>
    <w:rPr>
      <w:rFonts w:ascii="Times" w:hAnsi="Times"/>
      <w:i/>
      <w:iCs/>
      <w:color w:val="000000"/>
      <w:sz w:val="24"/>
    </w:rPr>
  </w:style>
  <w:style w:type="paragraph" w:customStyle="1" w:styleId="LightShading-Accent21">
    <w:name w:val="Light Shading - Accent 21"/>
    <w:basedOn w:val="Normal"/>
    <w:next w:val="Normal"/>
    <w:link w:val="LightShading-Accent2Char"/>
    <w:uiPriority w:val="30"/>
    <w:qFormat/>
    <w:rsid w:val="008B6634"/>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basedOn w:val="DefaultParagraphFont"/>
    <w:link w:val="LightShading-Accent21"/>
    <w:uiPriority w:val="30"/>
    <w:rsid w:val="008B6634"/>
    <w:rPr>
      <w:rFonts w:ascii="Times" w:hAnsi="Times"/>
      <w:b/>
      <w:bCs/>
      <w:i/>
      <w:iCs/>
      <w:color w:val="4F81BD"/>
      <w:sz w:val="24"/>
    </w:rPr>
  </w:style>
  <w:style w:type="character" w:customStyle="1" w:styleId="SubtleEmphasis1">
    <w:name w:val="Subtle Emphasis1"/>
    <w:uiPriority w:val="19"/>
    <w:qFormat/>
    <w:rsid w:val="008B6634"/>
    <w:rPr>
      <w:i/>
      <w:iCs/>
      <w:color w:val="808080"/>
    </w:rPr>
  </w:style>
  <w:style w:type="character" w:customStyle="1" w:styleId="IntenseEmphasis1">
    <w:name w:val="Intense Emphasis1"/>
    <w:uiPriority w:val="21"/>
    <w:qFormat/>
    <w:rsid w:val="008B6634"/>
    <w:rPr>
      <w:b/>
      <w:bCs/>
      <w:i/>
      <w:iCs/>
      <w:color w:val="4F81BD"/>
    </w:rPr>
  </w:style>
  <w:style w:type="character" w:customStyle="1" w:styleId="SubtleReference1">
    <w:name w:val="Subtle Reference1"/>
    <w:basedOn w:val="DefaultParagraphFont"/>
    <w:uiPriority w:val="31"/>
    <w:qFormat/>
    <w:rsid w:val="008B6634"/>
    <w:rPr>
      <w:smallCaps/>
      <w:color w:val="C0504D"/>
      <w:u w:val="single"/>
    </w:rPr>
  </w:style>
  <w:style w:type="character" w:customStyle="1" w:styleId="IntenseReference1">
    <w:name w:val="Intense Reference1"/>
    <w:uiPriority w:val="32"/>
    <w:qFormat/>
    <w:rsid w:val="008B6634"/>
    <w:rPr>
      <w:b/>
      <w:bCs/>
      <w:smallCaps/>
      <w:color w:val="C0504D"/>
      <w:spacing w:val="5"/>
      <w:u w:val="single"/>
    </w:rPr>
  </w:style>
  <w:style w:type="character" w:customStyle="1" w:styleId="BookTitle1">
    <w:name w:val="Book Title1"/>
    <w:basedOn w:val="DefaultParagraphFont"/>
    <w:uiPriority w:val="33"/>
    <w:qFormat/>
    <w:rsid w:val="008B6634"/>
    <w:rPr>
      <w:b/>
      <w:bCs/>
      <w:smallCaps/>
      <w:spacing w:val="5"/>
    </w:rPr>
  </w:style>
  <w:style w:type="paragraph" w:customStyle="1" w:styleId="TOCHeading1">
    <w:name w:val="TOC Heading1"/>
    <w:basedOn w:val="Heading1"/>
    <w:next w:val="Normal"/>
    <w:uiPriority w:val="39"/>
    <w:semiHidden/>
    <w:unhideWhenUsed/>
    <w:qFormat/>
    <w:rsid w:val="008B6634"/>
    <w:pPr>
      <w:numPr>
        <w:numId w:val="0"/>
      </w:numPr>
      <w:spacing w:after="0" w:line="240" w:lineRule="exact"/>
      <w:outlineLvl w:val="9"/>
    </w:pPr>
    <w:rPr>
      <w:rFonts w:ascii="Cambria" w:hAnsi="Cambria"/>
      <w:bCs/>
      <w:color w:val="365F91"/>
      <w:kern w:val="0"/>
      <w:sz w:val="28"/>
      <w:szCs w:val="28"/>
    </w:rPr>
  </w:style>
  <w:style w:type="paragraph" w:styleId="Caption">
    <w:name w:val="caption"/>
    <w:basedOn w:val="Normal"/>
    <w:next w:val="Normal"/>
    <w:uiPriority w:val="35"/>
    <w:qFormat/>
    <w:rsid w:val="000F6A77"/>
    <w:pPr>
      <w:spacing w:after="200" w:line="240" w:lineRule="auto"/>
    </w:pPr>
    <w:rPr>
      <w:b/>
      <w:bCs/>
      <w:color w:val="4F81BD"/>
      <w:sz w:val="18"/>
      <w:szCs w:val="18"/>
    </w:rPr>
  </w:style>
  <w:style w:type="character" w:customStyle="1" w:styleId="NoSpacingChar">
    <w:name w:val="No Spacing Char"/>
    <w:basedOn w:val="DefaultParagraphFont"/>
    <w:link w:val="NoSpacing1"/>
    <w:uiPriority w:val="1"/>
    <w:rsid w:val="000F6A77"/>
    <w:rPr>
      <w:rFonts w:ascii="Times" w:hAnsi="Times"/>
      <w:sz w:val="24"/>
    </w:rPr>
  </w:style>
  <w:style w:type="character" w:customStyle="1" w:styleId="nobr1">
    <w:name w:val="nobr1"/>
    <w:basedOn w:val="DefaultParagraphFont"/>
    <w:rsid w:val="005C76E2"/>
  </w:style>
  <w:style w:type="character" w:styleId="Hyperlink">
    <w:name w:val="Hyperlink"/>
    <w:basedOn w:val="DefaultParagraphFont"/>
    <w:uiPriority w:val="99"/>
    <w:unhideWhenUsed/>
    <w:rsid w:val="000A2080"/>
    <w:rPr>
      <w:color w:val="0000FF"/>
      <w:u w:val="single"/>
    </w:rPr>
  </w:style>
  <w:style w:type="character" w:styleId="HTMLCode">
    <w:name w:val="HTML Code"/>
    <w:basedOn w:val="DefaultParagraphFont"/>
    <w:uiPriority w:val="99"/>
    <w:semiHidden/>
    <w:unhideWhenUsed/>
    <w:rsid w:val="007D4628"/>
    <w:rPr>
      <w:rFonts w:ascii="Courier New" w:eastAsia="Times New Roman" w:hAnsi="Courier New" w:cs="Courier New"/>
      <w:sz w:val="20"/>
      <w:szCs w:val="20"/>
    </w:rPr>
  </w:style>
  <w:style w:type="paragraph" w:styleId="NormalWeb">
    <w:name w:val="Normal (Web)"/>
    <w:basedOn w:val="Normal"/>
    <w:uiPriority w:val="99"/>
    <w:unhideWhenUsed/>
    <w:rsid w:val="007D4628"/>
    <w:pPr>
      <w:spacing w:before="100" w:beforeAutospacing="1" w:after="100" w:afterAutospacing="1" w:line="240" w:lineRule="auto"/>
    </w:pPr>
    <w:rPr>
      <w:rFonts w:ascii="Times New Roman" w:hAnsi="Times New Roman"/>
      <w:szCs w:val="24"/>
    </w:rPr>
  </w:style>
  <w:style w:type="character" w:customStyle="1" w:styleId="nobr">
    <w:name w:val="nobr"/>
    <w:basedOn w:val="DefaultParagraphFont"/>
    <w:rsid w:val="00D25B89"/>
  </w:style>
  <w:style w:type="character" w:styleId="FollowedHyperlink">
    <w:name w:val="FollowedHyperlink"/>
    <w:basedOn w:val="DefaultParagraphFont"/>
    <w:uiPriority w:val="99"/>
    <w:semiHidden/>
    <w:unhideWhenUsed/>
    <w:rsid w:val="00013893"/>
    <w:rPr>
      <w:color w:val="800080"/>
      <w:u w:val="single"/>
    </w:rPr>
  </w:style>
  <w:style w:type="paragraph" w:styleId="BalloonText">
    <w:name w:val="Balloon Text"/>
    <w:basedOn w:val="Normal"/>
    <w:link w:val="BalloonTextChar"/>
    <w:uiPriority w:val="99"/>
    <w:semiHidden/>
    <w:unhideWhenUsed/>
    <w:rsid w:val="009150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09E"/>
    <w:rPr>
      <w:rFonts w:ascii="Tahoma" w:hAnsi="Tahoma" w:cs="Tahoma"/>
      <w:sz w:val="16"/>
      <w:szCs w:val="16"/>
    </w:rPr>
  </w:style>
  <w:style w:type="paragraph" w:styleId="Index2">
    <w:name w:val="index 2"/>
    <w:basedOn w:val="Normal"/>
    <w:next w:val="Normal"/>
    <w:semiHidden/>
    <w:rsid w:val="00D355A8"/>
    <w:pPr>
      <w:widowControl w:val="0"/>
      <w:adjustRightInd w:val="0"/>
      <w:spacing w:line="280" w:lineRule="atLeast"/>
      <w:ind w:left="480" w:hanging="240"/>
      <w:textAlignment w:val="baseline"/>
    </w:pPr>
    <w:rPr>
      <w:rFonts w:ascii="Times New Roman" w:hAnsi="Times New Roman"/>
      <w:sz w:val="20"/>
    </w:rPr>
  </w:style>
  <w:style w:type="paragraph" w:customStyle="1" w:styleId="Appendix1">
    <w:name w:val="Appendix1"/>
    <w:basedOn w:val="Heading1"/>
    <w:next w:val="BodyText"/>
    <w:rsid w:val="00D355A8"/>
    <w:pPr>
      <w:keepLines w:val="0"/>
      <w:widowControl w:val="0"/>
      <w:numPr>
        <w:numId w:val="7"/>
      </w:numPr>
      <w:tabs>
        <w:tab w:val="left" w:pos="1800"/>
      </w:tabs>
      <w:adjustRightInd w:val="0"/>
      <w:spacing w:before="120" w:after="60" w:line="360" w:lineRule="auto"/>
      <w:textAlignment w:val="baseline"/>
      <w:outlineLvl w:val="9"/>
    </w:pPr>
    <w:rPr>
      <w:rFonts w:ascii="Times New Roman" w:hAnsi="Times New Roman"/>
      <w:snapToGrid w:val="0"/>
      <w:sz w:val="48"/>
      <w:szCs w:val="48"/>
    </w:rPr>
  </w:style>
  <w:style w:type="character" w:customStyle="1" w:styleId="Appendix1Char">
    <w:name w:val="Appendix1 Char"/>
    <w:basedOn w:val="Heading1Char"/>
    <w:rsid w:val="00D355A8"/>
    <w:rPr>
      <w:rFonts w:ascii="Times New Roman" w:hAnsi="Times New Roman"/>
      <w:b/>
      <w:spacing w:val="0"/>
      <w:sz w:val="48"/>
      <w:szCs w:val="48"/>
      <w:lang w:val="en-US" w:eastAsia="en-US" w:bidi="ar-SA"/>
    </w:rPr>
  </w:style>
  <w:style w:type="paragraph" w:styleId="BodyText">
    <w:name w:val="Body Text"/>
    <w:basedOn w:val="Normal"/>
    <w:link w:val="BodyTextChar"/>
    <w:uiPriority w:val="99"/>
    <w:semiHidden/>
    <w:unhideWhenUsed/>
    <w:rsid w:val="00D355A8"/>
    <w:pPr>
      <w:spacing w:after="120"/>
    </w:pPr>
  </w:style>
  <w:style w:type="character" w:customStyle="1" w:styleId="BodyTextChar">
    <w:name w:val="Body Text Char"/>
    <w:basedOn w:val="DefaultParagraphFont"/>
    <w:link w:val="BodyText"/>
    <w:uiPriority w:val="99"/>
    <w:semiHidden/>
    <w:rsid w:val="00D355A8"/>
    <w:rPr>
      <w:rFonts w:ascii="Times" w:hAnsi="Times"/>
      <w:sz w:val="24"/>
    </w:rPr>
  </w:style>
  <w:style w:type="paragraph" w:styleId="TableofFigures">
    <w:name w:val="table of figures"/>
    <w:basedOn w:val="Normal"/>
    <w:next w:val="Normal"/>
    <w:uiPriority w:val="99"/>
    <w:unhideWhenUsed/>
    <w:rsid w:val="009D4A52"/>
  </w:style>
  <w:style w:type="paragraph" w:customStyle="1" w:styleId="Default">
    <w:name w:val="Default"/>
    <w:rsid w:val="00A67FC4"/>
    <w:pPr>
      <w:autoSpaceDE w:val="0"/>
      <w:autoSpaceDN w:val="0"/>
      <w:adjustRightInd w:val="0"/>
    </w:pPr>
    <w:rPr>
      <w:rFonts w:ascii="Arial" w:hAnsi="Arial" w:cs="Arial"/>
      <w:color w:val="000000"/>
      <w:sz w:val="24"/>
      <w:szCs w:val="24"/>
    </w:rPr>
  </w:style>
  <w:style w:type="table" w:styleId="TableGrid">
    <w:name w:val="Table Grid"/>
    <w:basedOn w:val="TableNormal"/>
    <w:uiPriority w:val="59"/>
    <w:rsid w:val="001B63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error3">
    <w:name w:val="error3"/>
    <w:basedOn w:val="DefaultParagraphFont"/>
    <w:rsid w:val="00F129D2"/>
    <w:rPr>
      <w:shd w:val="clear" w:color="auto" w:fill="FFCCCC"/>
    </w:rPr>
  </w:style>
  <w:style w:type="paragraph" w:styleId="HTMLPreformatted">
    <w:name w:val="HTML Preformatted"/>
    <w:basedOn w:val="Normal"/>
    <w:link w:val="HTMLPreformattedChar"/>
    <w:uiPriority w:val="99"/>
    <w:unhideWhenUsed/>
    <w:rsid w:val="0015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156DFB"/>
    <w:rPr>
      <w:rFonts w:ascii="Courier New" w:hAnsi="Courier New" w:cs="Courier New"/>
    </w:rPr>
  </w:style>
  <w:style w:type="character" w:customStyle="1" w:styleId="code-comment1">
    <w:name w:val="code-comment1"/>
    <w:basedOn w:val="DefaultParagraphFont"/>
    <w:rsid w:val="00156DFB"/>
    <w:rPr>
      <w:color w:val="808080"/>
    </w:rPr>
  </w:style>
  <w:style w:type="paragraph" w:styleId="EndnoteText">
    <w:name w:val="endnote text"/>
    <w:basedOn w:val="Normal"/>
    <w:link w:val="EndnoteTextChar"/>
    <w:uiPriority w:val="99"/>
    <w:semiHidden/>
    <w:unhideWhenUsed/>
    <w:rsid w:val="006E5585"/>
    <w:rPr>
      <w:sz w:val="20"/>
    </w:rPr>
  </w:style>
  <w:style w:type="character" w:customStyle="1" w:styleId="EndnoteTextChar">
    <w:name w:val="Endnote Text Char"/>
    <w:basedOn w:val="DefaultParagraphFont"/>
    <w:link w:val="EndnoteText"/>
    <w:uiPriority w:val="99"/>
    <w:semiHidden/>
    <w:rsid w:val="006E5585"/>
    <w:rPr>
      <w:rFonts w:ascii="Times" w:hAnsi="Times"/>
    </w:rPr>
  </w:style>
  <w:style w:type="character" w:styleId="EndnoteReference">
    <w:name w:val="endnote reference"/>
    <w:basedOn w:val="DefaultParagraphFont"/>
    <w:uiPriority w:val="99"/>
    <w:semiHidden/>
    <w:unhideWhenUsed/>
    <w:rsid w:val="006E5585"/>
    <w:rPr>
      <w:vertAlign w:val="superscript"/>
    </w:rPr>
  </w:style>
  <w:style w:type="character" w:customStyle="1" w:styleId="HeaderChar">
    <w:name w:val="Header Char"/>
    <w:basedOn w:val="DefaultParagraphFont"/>
    <w:link w:val="Header"/>
    <w:uiPriority w:val="99"/>
    <w:rsid w:val="006E5585"/>
    <w:rPr>
      <w:rFonts w:ascii="Times" w:hAnsi="Times"/>
      <w:b/>
      <w:i/>
    </w:rPr>
  </w:style>
  <w:style w:type="character" w:styleId="CommentReference">
    <w:name w:val="annotation reference"/>
    <w:basedOn w:val="DefaultParagraphFont"/>
    <w:uiPriority w:val="99"/>
    <w:semiHidden/>
    <w:unhideWhenUsed/>
    <w:rsid w:val="00986112"/>
    <w:rPr>
      <w:sz w:val="18"/>
      <w:szCs w:val="18"/>
    </w:rPr>
  </w:style>
  <w:style w:type="paragraph" w:styleId="CommentText">
    <w:name w:val="annotation text"/>
    <w:basedOn w:val="Normal"/>
    <w:link w:val="CommentTextChar"/>
    <w:uiPriority w:val="99"/>
    <w:unhideWhenUsed/>
    <w:rsid w:val="00986112"/>
    <w:rPr>
      <w:szCs w:val="24"/>
    </w:rPr>
  </w:style>
  <w:style w:type="character" w:customStyle="1" w:styleId="CommentTextChar">
    <w:name w:val="Comment Text Char"/>
    <w:basedOn w:val="DefaultParagraphFont"/>
    <w:link w:val="CommentText"/>
    <w:uiPriority w:val="99"/>
    <w:rsid w:val="00986112"/>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986112"/>
    <w:rPr>
      <w:b/>
      <w:bCs/>
      <w:sz w:val="20"/>
      <w:szCs w:val="20"/>
    </w:rPr>
  </w:style>
  <w:style w:type="character" w:customStyle="1" w:styleId="CommentSubjectChar">
    <w:name w:val="Comment Subject Char"/>
    <w:basedOn w:val="CommentTextChar"/>
    <w:link w:val="CommentSubject"/>
    <w:uiPriority w:val="99"/>
    <w:semiHidden/>
    <w:rsid w:val="00986112"/>
    <w:rPr>
      <w:b/>
      <w:bCs/>
    </w:rPr>
  </w:style>
  <w:style w:type="character" w:customStyle="1" w:styleId="cagridhometext">
    <w:name w:val="cagridhometext"/>
    <w:basedOn w:val="DefaultParagraphFont"/>
    <w:rsid w:val="00373CED"/>
  </w:style>
  <w:style w:type="character" w:customStyle="1" w:styleId="FooterChar">
    <w:name w:val="Footer Char"/>
    <w:basedOn w:val="DefaultParagraphFont"/>
    <w:link w:val="Footer"/>
    <w:uiPriority w:val="99"/>
    <w:rsid w:val="00BF6CB4"/>
    <w:rPr>
      <w:rFonts w:ascii="Times" w:hAnsi="Times"/>
      <w:b/>
      <w:i/>
    </w:rPr>
  </w:style>
  <w:style w:type="character" w:customStyle="1" w:styleId="highlightedsearchterm">
    <w:name w:val="highlightedsearchterm"/>
    <w:basedOn w:val="DefaultParagraphFont"/>
    <w:rsid w:val="006955A0"/>
  </w:style>
  <w:style w:type="paragraph" w:styleId="ListParagraph">
    <w:name w:val="List Paragraph"/>
    <w:basedOn w:val="Normal"/>
    <w:uiPriority w:val="34"/>
    <w:qFormat/>
    <w:rsid w:val="00BE1644"/>
    <w:pPr>
      <w:spacing w:line="240" w:lineRule="auto"/>
      <w:ind w:left="720"/>
      <w:contextualSpacing/>
    </w:pPr>
    <w:rPr>
      <w:rFonts w:ascii="Times New Roman" w:hAnsi="Times New Roman"/>
      <w:szCs w:val="24"/>
    </w:rPr>
  </w:style>
  <w:style w:type="character" w:customStyle="1" w:styleId="code-tag1">
    <w:name w:val="code-tag1"/>
    <w:basedOn w:val="DefaultParagraphFont"/>
    <w:rsid w:val="00274A4D"/>
    <w:rPr>
      <w:color w:val="000091"/>
    </w:rPr>
  </w:style>
  <w:style w:type="character" w:customStyle="1" w:styleId="code-quote1">
    <w:name w:val="code-quote1"/>
    <w:basedOn w:val="DefaultParagraphFont"/>
    <w:rsid w:val="00274A4D"/>
    <w:rPr>
      <w:color w:val="009100"/>
    </w:rPr>
  </w:style>
</w:styles>
</file>

<file path=word/webSettings.xml><?xml version="1.0" encoding="utf-8"?>
<w:webSettings xmlns:r="http://schemas.openxmlformats.org/officeDocument/2006/relationships" xmlns:w="http://schemas.openxmlformats.org/wordprocessingml/2006/main">
  <w:divs>
    <w:div w:id="5332639">
      <w:bodyDiv w:val="1"/>
      <w:marLeft w:val="0"/>
      <w:marRight w:val="0"/>
      <w:marTop w:val="0"/>
      <w:marBottom w:val="0"/>
      <w:divBdr>
        <w:top w:val="none" w:sz="0" w:space="0" w:color="auto"/>
        <w:left w:val="none" w:sz="0" w:space="0" w:color="auto"/>
        <w:bottom w:val="none" w:sz="0" w:space="0" w:color="auto"/>
        <w:right w:val="none" w:sz="0" w:space="0" w:color="auto"/>
      </w:divBdr>
      <w:divsChild>
        <w:div w:id="1923879924">
          <w:marLeft w:val="0"/>
          <w:marRight w:val="0"/>
          <w:marTop w:val="0"/>
          <w:marBottom w:val="0"/>
          <w:divBdr>
            <w:top w:val="none" w:sz="0" w:space="0" w:color="auto"/>
            <w:left w:val="none" w:sz="0" w:space="0" w:color="auto"/>
            <w:bottom w:val="none" w:sz="0" w:space="0" w:color="auto"/>
            <w:right w:val="none" w:sz="0" w:space="0" w:color="auto"/>
          </w:divBdr>
          <w:divsChild>
            <w:div w:id="809059486">
              <w:marLeft w:val="0"/>
              <w:marRight w:val="0"/>
              <w:marTop w:val="0"/>
              <w:marBottom w:val="0"/>
              <w:divBdr>
                <w:top w:val="none" w:sz="0" w:space="0" w:color="auto"/>
                <w:left w:val="none" w:sz="0" w:space="0" w:color="auto"/>
                <w:bottom w:val="none" w:sz="0" w:space="0" w:color="auto"/>
                <w:right w:val="none" w:sz="0" w:space="0" w:color="auto"/>
              </w:divBdr>
              <w:divsChild>
                <w:div w:id="495922520">
                  <w:marLeft w:val="0"/>
                  <w:marRight w:val="0"/>
                  <w:marTop w:val="0"/>
                  <w:marBottom w:val="0"/>
                  <w:divBdr>
                    <w:top w:val="none" w:sz="0" w:space="0" w:color="auto"/>
                    <w:left w:val="none" w:sz="0" w:space="0" w:color="auto"/>
                    <w:bottom w:val="none" w:sz="0" w:space="0" w:color="auto"/>
                    <w:right w:val="none" w:sz="0" w:space="0" w:color="auto"/>
                  </w:divBdr>
                  <w:divsChild>
                    <w:div w:id="663705517">
                      <w:marLeft w:val="0"/>
                      <w:marRight w:val="0"/>
                      <w:marTop w:val="0"/>
                      <w:marBottom w:val="0"/>
                      <w:divBdr>
                        <w:top w:val="none" w:sz="0" w:space="0" w:color="auto"/>
                        <w:left w:val="none" w:sz="0" w:space="0" w:color="auto"/>
                        <w:bottom w:val="none" w:sz="0" w:space="0" w:color="auto"/>
                        <w:right w:val="none" w:sz="0" w:space="0" w:color="auto"/>
                      </w:divBdr>
                      <w:divsChild>
                        <w:div w:id="324820879">
                          <w:marLeft w:val="0"/>
                          <w:marRight w:val="0"/>
                          <w:marTop w:val="0"/>
                          <w:marBottom w:val="0"/>
                          <w:divBdr>
                            <w:top w:val="none" w:sz="0" w:space="0" w:color="auto"/>
                            <w:left w:val="none" w:sz="0" w:space="0" w:color="auto"/>
                            <w:bottom w:val="none" w:sz="0" w:space="0" w:color="auto"/>
                            <w:right w:val="none" w:sz="0" w:space="0" w:color="auto"/>
                          </w:divBdr>
                          <w:divsChild>
                            <w:div w:id="601571690">
                              <w:marLeft w:val="0"/>
                              <w:marRight w:val="0"/>
                              <w:marTop w:val="0"/>
                              <w:marBottom w:val="0"/>
                              <w:divBdr>
                                <w:top w:val="none" w:sz="0" w:space="0" w:color="auto"/>
                                <w:left w:val="none" w:sz="0" w:space="0" w:color="auto"/>
                                <w:bottom w:val="none" w:sz="0" w:space="0" w:color="auto"/>
                                <w:right w:val="none" w:sz="0" w:space="0" w:color="auto"/>
                              </w:divBdr>
                              <w:divsChild>
                                <w:div w:id="864485403">
                                  <w:marLeft w:val="0"/>
                                  <w:marRight w:val="0"/>
                                  <w:marTop w:val="0"/>
                                  <w:marBottom w:val="0"/>
                                  <w:divBdr>
                                    <w:top w:val="none" w:sz="0" w:space="0" w:color="auto"/>
                                    <w:left w:val="none" w:sz="0" w:space="0" w:color="auto"/>
                                    <w:bottom w:val="none" w:sz="0" w:space="0" w:color="auto"/>
                                    <w:right w:val="none" w:sz="0" w:space="0" w:color="auto"/>
                                  </w:divBdr>
                                  <w:divsChild>
                                    <w:div w:id="13418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19315">
      <w:bodyDiv w:val="1"/>
      <w:marLeft w:val="0"/>
      <w:marRight w:val="0"/>
      <w:marTop w:val="0"/>
      <w:marBottom w:val="0"/>
      <w:divBdr>
        <w:top w:val="none" w:sz="0" w:space="0" w:color="auto"/>
        <w:left w:val="none" w:sz="0" w:space="0" w:color="auto"/>
        <w:bottom w:val="none" w:sz="0" w:space="0" w:color="auto"/>
        <w:right w:val="none" w:sz="0" w:space="0" w:color="auto"/>
      </w:divBdr>
    </w:div>
    <w:div w:id="75322260">
      <w:bodyDiv w:val="1"/>
      <w:marLeft w:val="0"/>
      <w:marRight w:val="0"/>
      <w:marTop w:val="0"/>
      <w:marBottom w:val="0"/>
      <w:divBdr>
        <w:top w:val="none" w:sz="0" w:space="0" w:color="auto"/>
        <w:left w:val="none" w:sz="0" w:space="0" w:color="auto"/>
        <w:bottom w:val="none" w:sz="0" w:space="0" w:color="auto"/>
        <w:right w:val="none" w:sz="0" w:space="0" w:color="auto"/>
      </w:divBdr>
      <w:divsChild>
        <w:div w:id="325591993">
          <w:marLeft w:val="0"/>
          <w:marRight w:val="0"/>
          <w:marTop w:val="0"/>
          <w:marBottom w:val="0"/>
          <w:divBdr>
            <w:top w:val="none" w:sz="0" w:space="0" w:color="auto"/>
            <w:left w:val="none" w:sz="0" w:space="0" w:color="auto"/>
            <w:bottom w:val="none" w:sz="0" w:space="0" w:color="auto"/>
            <w:right w:val="none" w:sz="0" w:space="0" w:color="auto"/>
          </w:divBdr>
          <w:divsChild>
            <w:div w:id="142964021">
              <w:marLeft w:val="0"/>
              <w:marRight w:val="0"/>
              <w:marTop w:val="0"/>
              <w:marBottom w:val="0"/>
              <w:divBdr>
                <w:top w:val="none" w:sz="0" w:space="0" w:color="auto"/>
                <w:left w:val="none" w:sz="0" w:space="0" w:color="auto"/>
                <w:bottom w:val="none" w:sz="0" w:space="0" w:color="auto"/>
                <w:right w:val="none" w:sz="0" w:space="0" w:color="auto"/>
              </w:divBdr>
              <w:divsChild>
                <w:div w:id="434711318">
                  <w:marLeft w:val="0"/>
                  <w:marRight w:val="0"/>
                  <w:marTop w:val="0"/>
                  <w:marBottom w:val="0"/>
                  <w:divBdr>
                    <w:top w:val="none" w:sz="0" w:space="0" w:color="auto"/>
                    <w:left w:val="none" w:sz="0" w:space="0" w:color="auto"/>
                    <w:bottom w:val="none" w:sz="0" w:space="0" w:color="auto"/>
                    <w:right w:val="none" w:sz="0" w:space="0" w:color="auto"/>
                  </w:divBdr>
                  <w:divsChild>
                    <w:div w:id="1197356887">
                      <w:marLeft w:val="0"/>
                      <w:marRight w:val="0"/>
                      <w:marTop w:val="0"/>
                      <w:marBottom w:val="0"/>
                      <w:divBdr>
                        <w:top w:val="none" w:sz="0" w:space="0" w:color="auto"/>
                        <w:left w:val="none" w:sz="0" w:space="0" w:color="auto"/>
                        <w:bottom w:val="none" w:sz="0" w:space="0" w:color="auto"/>
                        <w:right w:val="none" w:sz="0" w:space="0" w:color="auto"/>
                      </w:divBdr>
                      <w:divsChild>
                        <w:div w:id="472989992">
                          <w:marLeft w:val="0"/>
                          <w:marRight w:val="0"/>
                          <w:marTop w:val="0"/>
                          <w:marBottom w:val="0"/>
                          <w:divBdr>
                            <w:top w:val="none" w:sz="0" w:space="0" w:color="auto"/>
                            <w:left w:val="none" w:sz="0" w:space="0" w:color="auto"/>
                            <w:bottom w:val="none" w:sz="0" w:space="0" w:color="auto"/>
                            <w:right w:val="none" w:sz="0" w:space="0" w:color="auto"/>
                          </w:divBdr>
                          <w:divsChild>
                            <w:div w:id="440683272">
                              <w:marLeft w:val="0"/>
                              <w:marRight w:val="0"/>
                              <w:marTop w:val="0"/>
                              <w:marBottom w:val="0"/>
                              <w:divBdr>
                                <w:top w:val="none" w:sz="0" w:space="0" w:color="auto"/>
                                <w:left w:val="none" w:sz="0" w:space="0" w:color="auto"/>
                                <w:bottom w:val="none" w:sz="0" w:space="0" w:color="auto"/>
                                <w:right w:val="none" w:sz="0" w:space="0" w:color="auto"/>
                              </w:divBdr>
                              <w:divsChild>
                                <w:div w:id="1886796915">
                                  <w:marLeft w:val="0"/>
                                  <w:marRight w:val="0"/>
                                  <w:marTop w:val="0"/>
                                  <w:marBottom w:val="0"/>
                                  <w:divBdr>
                                    <w:top w:val="none" w:sz="0" w:space="0" w:color="auto"/>
                                    <w:left w:val="none" w:sz="0" w:space="0" w:color="auto"/>
                                    <w:bottom w:val="none" w:sz="0" w:space="0" w:color="auto"/>
                                    <w:right w:val="none" w:sz="0" w:space="0" w:color="auto"/>
                                  </w:divBdr>
                                  <w:divsChild>
                                    <w:div w:id="9159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6109">
      <w:bodyDiv w:val="1"/>
      <w:marLeft w:val="0"/>
      <w:marRight w:val="0"/>
      <w:marTop w:val="0"/>
      <w:marBottom w:val="0"/>
      <w:divBdr>
        <w:top w:val="none" w:sz="0" w:space="0" w:color="auto"/>
        <w:left w:val="none" w:sz="0" w:space="0" w:color="auto"/>
        <w:bottom w:val="none" w:sz="0" w:space="0" w:color="auto"/>
        <w:right w:val="none" w:sz="0" w:space="0" w:color="auto"/>
      </w:divBdr>
      <w:divsChild>
        <w:div w:id="238289256">
          <w:marLeft w:val="0"/>
          <w:marRight w:val="0"/>
          <w:marTop w:val="0"/>
          <w:marBottom w:val="0"/>
          <w:divBdr>
            <w:top w:val="none" w:sz="0" w:space="0" w:color="auto"/>
            <w:left w:val="none" w:sz="0" w:space="0" w:color="auto"/>
            <w:bottom w:val="none" w:sz="0" w:space="0" w:color="auto"/>
            <w:right w:val="none" w:sz="0" w:space="0" w:color="auto"/>
          </w:divBdr>
          <w:divsChild>
            <w:div w:id="967127284">
              <w:marLeft w:val="0"/>
              <w:marRight w:val="0"/>
              <w:marTop w:val="0"/>
              <w:marBottom w:val="0"/>
              <w:divBdr>
                <w:top w:val="none" w:sz="0" w:space="0" w:color="auto"/>
                <w:left w:val="none" w:sz="0" w:space="0" w:color="auto"/>
                <w:bottom w:val="none" w:sz="0" w:space="0" w:color="auto"/>
                <w:right w:val="none" w:sz="0" w:space="0" w:color="auto"/>
              </w:divBdr>
              <w:divsChild>
                <w:div w:id="507716835">
                  <w:marLeft w:val="0"/>
                  <w:marRight w:val="0"/>
                  <w:marTop w:val="0"/>
                  <w:marBottom w:val="0"/>
                  <w:divBdr>
                    <w:top w:val="none" w:sz="0" w:space="0" w:color="auto"/>
                    <w:left w:val="none" w:sz="0" w:space="0" w:color="auto"/>
                    <w:bottom w:val="none" w:sz="0" w:space="0" w:color="auto"/>
                    <w:right w:val="none" w:sz="0" w:space="0" w:color="auto"/>
                  </w:divBdr>
                  <w:divsChild>
                    <w:div w:id="609632845">
                      <w:marLeft w:val="0"/>
                      <w:marRight w:val="0"/>
                      <w:marTop w:val="0"/>
                      <w:marBottom w:val="0"/>
                      <w:divBdr>
                        <w:top w:val="none" w:sz="0" w:space="0" w:color="auto"/>
                        <w:left w:val="none" w:sz="0" w:space="0" w:color="auto"/>
                        <w:bottom w:val="none" w:sz="0" w:space="0" w:color="auto"/>
                        <w:right w:val="none" w:sz="0" w:space="0" w:color="auto"/>
                      </w:divBdr>
                      <w:divsChild>
                        <w:div w:id="1714844391">
                          <w:marLeft w:val="0"/>
                          <w:marRight w:val="0"/>
                          <w:marTop w:val="0"/>
                          <w:marBottom w:val="0"/>
                          <w:divBdr>
                            <w:top w:val="none" w:sz="0" w:space="0" w:color="auto"/>
                            <w:left w:val="none" w:sz="0" w:space="0" w:color="auto"/>
                            <w:bottom w:val="none" w:sz="0" w:space="0" w:color="auto"/>
                            <w:right w:val="none" w:sz="0" w:space="0" w:color="auto"/>
                          </w:divBdr>
                          <w:divsChild>
                            <w:div w:id="1945140822">
                              <w:marLeft w:val="0"/>
                              <w:marRight w:val="0"/>
                              <w:marTop w:val="0"/>
                              <w:marBottom w:val="0"/>
                              <w:divBdr>
                                <w:top w:val="none" w:sz="0" w:space="0" w:color="auto"/>
                                <w:left w:val="none" w:sz="0" w:space="0" w:color="auto"/>
                                <w:bottom w:val="none" w:sz="0" w:space="0" w:color="auto"/>
                                <w:right w:val="none" w:sz="0" w:space="0" w:color="auto"/>
                              </w:divBdr>
                              <w:divsChild>
                                <w:div w:id="1497112684">
                                  <w:marLeft w:val="0"/>
                                  <w:marRight w:val="0"/>
                                  <w:marTop w:val="0"/>
                                  <w:marBottom w:val="0"/>
                                  <w:divBdr>
                                    <w:top w:val="none" w:sz="0" w:space="0" w:color="auto"/>
                                    <w:left w:val="none" w:sz="0" w:space="0" w:color="auto"/>
                                    <w:bottom w:val="none" w:sz="0" w:space="0" w:color="auto"/>
                                    <w:right w:val="none" w:sz="0" w:space="0" w:color="auto"/>
                                  </w:divBdr>
                                  <w:divsChild>
                                    <w:div w:id="1972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84555">
      <w:bodyDiv w:val="1"/>
      <w:marLeft w:val="0"/>
      <w:marRight w:val="0"/>
      <w:marTop w:val="0"/>
      <w:marBottom w:val="0"/>
      <w:divBdr>
        <w:top w:val="none" w:sz="0" w:space="0" w:color="auto"/>
        <w:left w:val="none" w:sz="0" w:space="0" w:color="auto"/>
        <w:bottom w:val="none" w:sz="0" w:space="0" w:color="auto"/>
        <w:right w:val="none" w:sz="0" w:space="0" w:color="auto"/>
      </w:divBdr>
    </w:div>
    <w:div w:id="163017912">
      <w:bodyDiv w:val="1"/>
      <w:marLeft w:val="0"/>
      <w:marRight w:val="0"/>
      <w:marTop w:val="0"/>
      <w:marBottom w:val="0"/>
      <w:divBdr>
        <w:top w:val="none" w:sz="0" w:space="0" w:color="auto"/>
        <w:left w:val="none" w:sz="0" w:space="0" w:color="auto"/>
        <w:bottom w:val="none" w:sz="0" w:space="0" w:color="auto"/>
        <w:right w:val="none" w:sz="0" w:space="0" w:color="auto"/>
      </w:divBdr>
      <w:divsChild>
        <w:div w:id="467550600">
          <w:marLeft w:val="0"/>
          <w:marRight w:val="0"/>
          <w:marTop w:val="0"/>
          <w:marBottom w:val="0"/>
          <w:divBdr>
            <w:top w:val="none" w:sz="0" w:space="0" w:color="auto"/>
            <w:left w:val="none" w:sz="0" w:space="0" w:color="auto"/>
            <w:bottom w:val="none" w:sz="0" w:space="0" w:color="auto"/>
            <w:right w:val="none" w:sz="0" w:space="0" w:color="auto"/>
          </w:divBdr>
          <w:divsChild>
            <w:div w:id="809446687">
              <w:marLeft w:val="0"/>
              <w:marRight w:val="0"/>
              <w:marTop w:val="0"/>
              <w:marBottom w:val="0"/>
              <w:divBdr>
                <w:top w:val="none" w:sz="0" w:space="0" w:color="auto"/>
                <w:left w:val="none" w:sz="0" w:space="0" w:color="auto"/>
                <w:bottom w:val="none" w:sz="0" w:space="0" w:color="auto"/>
                <w:right w:val="none" w:sz="0" w:space="0" w:color="auto"/>
              </w:divBdr>
              <w:divsChild>
                <w:div w:id="1856991831">
                  <w:marLeft w:val="0"/>
                  <w:marRight w:val="0"/>
                  <w:marTop w:val="0"/>
                  <w:marBottom w:val="0"/>
                  <w:divBdr>
                    <w:top w:val="none" w:sz="0" w:space="0" w:color="auto"/>
                    <w:left w:val="none" w:sz="0" w:space="0" w:color="auto"/>
                    <w:bottom w:val="none" w:sz="0" w:space="0" w:color="auto"/>
                    <w:right w:val="none" w:sz="0" w:space="0" w:color="auto"/>
                  </w:divBdr>
                  <w:divsChild>
                    <w:div w:id="701128520">
                      <w:marLeft w:val="0"/>
                      <w:marRight w:val="0"/>
                      <w:marTop w:val="0"/>
                      <w:marBottom w:val="0"/>
                      <w:divBdr>
                        <w:top w:val="none" w:sz="0" w:space="0" w:color="auto"/>
                        <w:left w:val="none" w:sz="0" w:space="0" w:color="auto"/>
                        <w:bottom w:val="none" w:sz="0" w:space="0" w:color="auto"/>
                        <w:right w:val="none" w:sz="0" w:space="0" w:color="auto"/>
                      </w:divBdr>
                      <w:divsChild>
                        <w:div w:id="681710367">
                          <w:marLeft w:val="0"/>
                          <w:marRight w:val="0"/>
                          <w:marTop w:val="0"/>
                          <w:marBottom w:val="0"/>
                          <w:divBdr>
                            <w:top w:val="none" w:sz="0" w:space="0" w:color="auto"/>
                            <w:left w:val="none" w:sz="0" w:space="0" w:color="auto"/>
                            <w:bottom w:val="none" w:sz="0" w:space="0" w:color="auto"/>
                            <w:right w:val="none" w:sz="0" w:space="0" w:color="auto"/>
                          </w:divBdr>
                          <w:divsChild>
                            <w:div w:id="566258123">
                              <w:marLeft w:val="0"/>
                              <w:marRight w:val="0"/>
                              <w:marTop w:val="0"/>
                              <w:marBottom w:val="0"/>
                              <w:divBdr>
                                <w:top w:val="none" w:sz="0" w:space="0" w:color="auto"/>
                                <w:left w:val="none" w:sz="0" w:space="0" w:color="auto"/>
                                <w:bottom w:val="none" w:sz="0" w:space="0" w:color="auto"/>
                                <w:right w:val="none" w:sz="0" w:space="0" w:color="auto"/>
                              </w:divBdr>
                              <w:divsChild>
                                <w:div w:id="1793670082">
                                  <w:marLeft w:val="0"/>
                                  <w:marRight w:val="0"/>
                                  <w:marTop w:val="0"/>
                                  <w:marBottom w:val="0"/>
                                  <w:divBdr>
                                    <w:top w:val="none" w:sz="0" w:space="0" w:color="auto"/>
                                    <w:left w:val="none" w:sz="0" w:space="0" w:color="auto"/>
                                    <w:bottom w:val="none" w:sz="0" w:space="0" w:color="auto"/>
                                    <w:right w:val="none" w:sz="0" w:space="0" w:color="auto"/>
                                  </w:divBdr>
                                  <w:divsChild>
                                    <w:div w:id="11378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526184">
      <w:bodyDiv w:val="1"/>
      <w:marLeft w:val="0"/>
      <w:marRight w:val="0"/>
      <w:marTop w:val="0"/>
      <w:marBottom w:val="0"/>
      <w:divBdr>
        <w:top w:val="none" w:sz="0" w:space="0" w:color="auto"/>
        <w:left w:val="none" w:sz="0" w:space="0" w:color="auto"/>
        <w:bottom w:val="none" w:sz="0" w:space="0" w:color="auto"/>
        <w:right w:val="none" w:sz="0" w:space="0" w:color="auto"/>
      </w:divBdr>
      <w:divsChild>
        <w:div w:id="479420766">
          <w:marLeft w:val="0"/>
          <w:marRight w:val="0"/>
          <w:marTop w:val="0"/>
          <w:marBottom w:val="0"/>
          <w:divBdr>
            <w:top w:val="none" w:sz="0" w:space="0" w:color="auto"/>
            <w:left w:val="none" w:sz="0" w:space="0" w:color="auto"/>
            <w:bottom w:val="none" w:sz="0" w:space="0" w:color="auto"/>
            <w:right w:val="none" w:sz="0" w:space="0" w:color="auto"/>
          </w:divBdr>
          <w:divsChild>
            <w:div w:id="447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6447">
      <w:bodyDiv w:val="1"/>
      <w:marLeft w:val="0"/>
      <w:marRight w:val="0"/>
      <w:marTop w:val="0"/>
      <w:marBottom w:val="0"/>
      <w:divBdr>
        <w:top w:val="none" w:sz="0" w:space="0" w:color="auto"/>
        <w:left w:val="none" w:sz="0" w:space="0" w:color="auto"/>
        <w:bottom w:val="none" w:sz="0" w:space="0" w:color="auto"/>
        <w:right w:val="none" w:sz="0" w:space="0" w:color="auto"/>
      </w:divBdr>
      <w:divsChild>
        <w:div w:id="2108495827">
          <w:marLeft w:val="0"/>
          <w:marRight w:val="0"/>
          <w:marTop w:val="86"/>
          <w:marBottom w:val="0"/>
          <w:divBdr>
            <w:top w:val="none" w:sz="0" w:space="0" w:color="auto"/>
            <w:left w:val="none" w:sz="0" w:space="0" w:color="auto"/>
            <w:bottom w:val="none" w:sz="0" w:space="0" w:color="auto"/>
            <w:right w:val="none" w:sz="0" w:space="0" w:color="auto"/>
          </w:divBdr>
        </w:div>
        <w:div w:id="1973711232">
          <w:marLeft w:val="634"/>
          <w:marRight w:val="0"/>
          <w:marTop w:val="86"/>
          <w:marBottom w:val="0"/>
          <w:divBdr>
            <w:top w:val="none" w:sz="0" w:space="0" w:color="auto"/>
            <w:left w:val="none" w:sz="0" w:space="0" w:color="auto"/>
            <w:bottom w:val="none" w:sz="0" w:space="0" w:color="auto"/>
            <w:right w:val="none" w:sz="0" w:space="0" w:color="auto"/>
          </w:divBdr>
        </w:div>
        <w:div w:id="1782802016">
          <w:marLeft w:val="634"/>
          <w:marRight w:val="0"/>
          <w:marTop w:val="77"/>
          <w:marBottom w:val="0"/>
          <w:divBdr>
            <w:top w:val="none" w:sz="0" w:space="0" w:color="auto"/>
            <w:left w:val="none" w:sz="0" w:space="0" w:color="auto"/>
            <w:bottom w:val="none" w:sz="0" w:space="0" w:color="auto"/>
            <w:right w:val="none" w:sz="0" w:space="0" w:color="auto"/>
          </w:divBdr>
        </w:div>
        <w:div w:id="140274716">
          <w:marLeft w:val="634"/>
          <w:marRight w:val="0"/>
          <w:marTop w:val="77"/>
          <w:marBottom w:val="0"/>
          <w:divBdr>
            <w:top w:val="none" w:sz="0" w:space="0" w:color="auto"/>
            <w:left w:val="none" w:sz="0" w:space="0" w:color="auto"/>
            <w:bottom w:val="none" w:sz="0" w:space="0" w:color="auto"/>
            <w:right w:val="none" w:sz="0" w:space="0" w:color="auto"/>
          </w:divBdr>
        </w:div>
        <w:div w:id="571887795">
          <w:marLeft w:val="634"/>
          <w:marRight w:val="0"/>
          <w:marTop w:val="77"/>
          <w:marBottom w:val="0"/>
          <w:divBdr>
            <w:top w:val="none" w:sz="0" w:space="0" w:color="auto"/>
            <w:left w:val="none" w:sz="0" w:space="0" w:color="auto"/>
            <w:bottom w:val="none" w:sz="0" w:space="0" w:color="auto"/>
            <w:right w:val="none" w:sz="0" w:space="0" w:color="auto"/>
          </w:divBdr>
        </w:div>
      </w:divsChild>
    </w:div>
    <w:div w:id="183633021">
      <w:bodyDiv w:val="1"/>
      <w:marLeft w:val="0"/>
      <w:marRight w:val="0"/>
      <w:marTop w:val="0"/>
      <w:marBottom w:val="0"/>
      <w:divBdr>
        <w:top w:val="none" w:sz="0" w:space="0" w:color="auto"/>
        <w:left w:val="none" w:sz="0" w:space="0" w:color="auto"/>
        <w:bottom w:val="none" w:sz="0" w:space="0" w:color="auto"/>
        <w:right w:val="none" w:sz="0" w:space="0" w:color="auto"/>
      </w:divBdr>
      <w:divsChild>
        <w:div w:id="2012102474">
          <w:marLeft w:val="0"/>
          <w:marRight w:val="0"/>
          <w:marTop w:val="0"/>
          <w:marBottom w:val="0"/>
          <w:divBdr>
            <w:top w:val="none" w:sz="0" w:space="0" w:color="auto"/>
            <w:left w:val="none" w:sz="0" w:space="0" w:color="auto"/>
            <w:bottom w:val="none" w:sz="0" w:space="0" w:color="auto"/>
            <w:right w:val="none" w:sz="0" w:space="0" w:color="auto"/>
          </w:divBdr>
          <w:divsChild>
            <w:div w:id="1468353484">
              <w:marLeft w:val="0"/>
              <w:marRight w:val="0"/>
              <w:marTop w:val="0"/>
              <w:marBottom w:val="0"/>
              <w:divBdr>
                <w:top w:val="none" w:sz="0" w:space="0" w:color="auto"/>
                <w:left w:val="none" w:sz="0" w:space="0" w:color="auto"/>
                <w:bottom w:val="none" w:sz="0" w:space="0" w:color="auto"/>
                <w:right w:val="none" w:sz="0" w:space="0" w:color="auto"/>
              </w:divBdr>
              <w:divsChild>
                <w:div w:id="615523569">
                  <w:marLeft w:val="0"/>
                  <w:marRight w:val="0"/>
                  <w:marTop w:val="0"/>
                  <w:marBottom w:val="0"/>
                  <w:divBdr>
                    <w:top w:val="none" w:sz="0" w:space="0" w:color="auto"/>
                    <w:left w:val="none" w:sz="0" w:space="0" w:color="auto"/>
                    <w:bottom w:val="none" w:sz="0" w:space="0" w:color="auto"/>
                    <w:right w:val="none" w:sz="0" w:space="0" w:color="auto"/>
                  </w:divBdr>
                  <w:divsChild>
                    <w:div w:id="342588569">
                      <w:marLeft w:val="0"/>
                      <w:marRight w:val="0"/>
                      <w:marTop w:val="0"/>
                      <w:marBottom w:val="0"/>
                      <w:divBdr>
                        <w:top w:val="none" w:sz="0" w:space="0" w:color="auto"/>
                        <w:left w:val="none" w:sz="0" w:space="0" w:color="auto"/>
                        <w:bottom w:val="none" w:sz="0" w:space="0" w:color="auto"/>
                        <w:right w:val="none" w:sz="0" w:space="0" w:color="auto"/>
                      </w:divBdr>
                      <w:divsChild>
                        <w:div w:id="693190714">
                          <w:marLeft w:val="0"/>
                          <w:marRight w:val="0"/>
                          <w:marTop w:val="0"/>
                          <w:marBottom w:val="0"/>
                          <w:divBdr>
                            <w:top w:val="none" w:sz="0" w:space="0" w:color="auto"/>
                            <w:left w:val="none" w:sz="0" w:space="0" w:color="auto"/>
                            <w:bottom w:val="none" w:sz="0" w:space="0" w:color="auto"/>
                            <w:right w:val="none" w:sz="0" w:space="0" w:color="auto"/>
                          </w:divBdr>
                          <w:divsChild>
                            <w:div w:id="212349823">
                              <w:marLeft w:val="0"/>
                              <w:marRight w:val="0"/>
                              <w:marTop w:val="0"/>
                              <w:marBottom w:val="0"/>
                              <w:divBdr>
                                <w:top w:val="none" w:sz="0" w:space="0" w:color="auto"/>
                                <w:left w:val="none" w:sz="0" w:space="0" w:color="auto"/>
                                <w:bottom w:val="none" w:sz="0" w:space="0" w:color="auto"/>
                                <w:right w:val="none" w:sz="0" w:space="0" w:color="auto"/>
                              </w:divBdr>
                              <w:divsChild>
                                <w:div w:id="607783090">
                                  <w:marLeft w:val="0"/>
                                  <w:marRight w:val="0"/>
                                  <w:marTop w:val="0"/>
                                  <w:marBottom w:val="0"/>
                                  <w:divBdr>
                                    <w:top w:val="none" w:sz="0" w:space="0" w:color="auto"/>
                                    <w:left w:val="none" w:sz="0" w:space="0" w:color="auto"/>
                                    <w:bottom w:val="none" w:sz="0" w:space="0" w:color="auto"/>
                                    <w:right w:val="none" w:sz="0" w:space="0" w:color="auto"/>
                                  </w:divBdr>
                                  <w:divsChild>
                                    <w:div w:id="13301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539936">
      <w:bodyDiv w:val="1"/>
      <w:marLeft w:val="0"/>
      <w:marRight w:val="0"/>
      <w:marTop w:val="0"/>
      <w:marBottom w:val="0"/>
      <w:divBdr>
        <w:top w:val="none" w:sz="0" w:space="0" w:color="auto"/>
        <w:left w:val="none" w:sz="0" w:space="0" w:color="auto"/>
        <w:bottom w:val="none" w:sz="0" w:space="0" w:color="auto"/>
        <w:right w:val="none" w:sz="0" w:space="0" w:color="auto"/>
      </w:divBdr>
      <w:divsChild>
        <w:div w:id="726534121">
          <w:marLeft w:val="0"/>
          <w:marRight w:val="0"/>
          <w:marTop w:val="0"/>
          <w:marBottom w:val="0"/>
          <w:divBdr>
            <w:top w:val="none" w:sz="0" w:space="0" w:color="auto"/>
            <w:left w:val="none" w:sz="0" w:space="0" w:color="auto"/>
            <w:bottom w:val="none" w:sz="0" w:space="0" w:color="auto"/>
            <w:right w:val="none" w:sz="0" w:space="0" w:color="auto"/>
          </w:divBdr>
          <w:divsChild>
            <w:div w:id="2041397093">
              <w:marLeft w:val="0"/>
              <w:marRight w:val="0"/>
              <w:marTop w:val="0"/>
              <w:marBottom w:val="0"/>
              <w:divBdr>
                <w:top w:val="none" w:sz="0" w:space="0" w:color="auto"/>
                <w:left w:val="none" w:sz="0" w:space="0" w:color="auto"/>
                <w:bottom w:val="none" w:sz="0" w:space="0" w:color="auto"/>
                <w:right w:val="none" w:sz="0" w:space="0" w:color="auto"/>
              </w:divBdr>
              <w:divsChild>
                <w:div w:id="373505789">
                  <w:marLeft w:val="0"/>
                  <w:marRight w:val="0"/>
                  <w:marTop w:val="0"/>
                  <w:marBottom w:val="0"/>
                  <w:divBdr>
                    <w:top w:val="none" w:sz="0" w:space="0" w:color="auto"/>
                    <w:left w:val="none" w:sz="0" w:space="0" w:color="auto"/>
                    <w:bottom w:val="none" w:sz="0" w:space="0" w:color="auto"/>
                    <w:right w:val="none" w:sz="0" w:space="0" w:color="auto"/>
                  </w:divBdr>
                  <w:divsChild>
                    <w:div w:id="955058304">
                      <w:marLeft w:val="0"/>
                      <w:marRight w:val="0"/>
                      <w:marTop w:val="0"/>
                      <w:marBottom w:val="0"/>
                      <w:divBdr>
                        <w:top w:val="none" w:sz="0" w:space="0" w:color="auto"/>
                        <w:left w:val="none" w:sz="0" w:space="0" w:color="auto"/>
                        <w:bottom w:val="none" w:sz="0" w:space="0" w:color="auto"/>
                        <w:right w:val="none" w:sz="0" w:space="0" w:color="auto"/>
                      </w:divBdr>
                      <w:divsChild>
                        <w:div w:id="779879816">
                          <w:marLeft w:val="0"/>
                          <w:marRight w:val="0"/>
                          <w:marTop w:val="0"/>
                          <w:marBottom w:val="0"/>
                          <w:divBdr>
                            <w:top w:val="none" w:sz="0" w:space="0" w:color="auto"/>
                            <w:left w:val="none" w:sz="0" w:space="0" w:color="auto"/>
                            <w:bottom w:val="none" w:sz="0" w:space="0" w:color="auto"/>
                            <w:right w:val="none" w:sz="0" w:space="0" w:color="auto"/>
                          </w:divBdr>
                          <w:divsChild>
                            <w:div w:id="1638561912">
                              <w:marLeft w:val="0"/>
                              <w:marRight w:val="0"/>
                              <w:marTop w:val="0"/>
                              <w:marBottom w:val="0"/>
                              <w:divBdr>
                                <w:top w:val="none" w:sz="0" w:space="0" w:color="auto"/>
                                <w:left w:val="none" w:sz="0" w:space="0" w:color="auto"/>
                                <w:bottom w:val="none" w:sz="0" w:space="0" w:color="auto"/>
                                <w:right w:val="none" w:sz="0" w:space="0" w:color="auto"/>
                              </w:divBdr>
                              <w:divsChild>
                                <w:div w:id="153763683">
                                  <w:marLeft w:val="0"/>
                                  <w:marRight w:val="0"/>
                                  <w:marTop w:val="0"/>
                                  <w:marBottom w:val="0"/>
                                  <w:divBdr>
                                    <w:top w:val="none" w:sz="0" w:space="0" w:color="auto"/>
                                    <w:left w:val="none" w:sz="0" w:space="0" w:color="auto"/>
                                    <w:bottom w:val="none" w:sz="0" w:space="0" w:color="auto"/>
                                    <w:right w:val="none" w:sz="0" w:space="0" w:color="auto"/>
                                  </w:divBdr>
                                  <w:divsChild>
                                    <w:div w:id="380179227">
                                      <w:marLeft w:val="0"/>
                                      <w:marRight w:val="0"/>
                                      <w:marTop w:val="0"/>
                                      <w:marBottom w:val="0"/>
                                      <w:divBdr>
                                        <w:top w:val="none" w:sz="0" w:space="0" w:color="auto"/>
                                        <w:left w:val="none" w:sz="0" w:space="0" w:color="auto"/>
                                        <w:bottom w:val="none" w:sz="0" w:space="0" w:color="auto"/>
                                        <w:right w:val="none" w:sz="0" w:space="0" w:color="auto"/>
                                      </w:divBdr>
                                      <w:divsChild>
                                        <w:div w:id="747969598">
                                          <w:marLeft w:val="150"/>
                                          <w:marRight w:val="150"/>
                                          <w:marTop w:val="150"/>
                                          <w:marBottom w:val="150"/>
                                          <w:divBdr>
                                            <w:top w:val="dashed" w:sz="6" w:space="0" w:color="auto"/>
                                            <w:left w:val="dashed" w:sz="6" w:space="0" w:color="auto"/>
                                            <w:bottom w:val="dashed" w:sz="6" w:space="0" w:color="auto"/>
                                            <w:right w:val="dashed" w:sz="6" w:space="0" w:color="auto"/>
                                          </w:divBdr>
                                        </w:div>
                                      </w:divsChild>
                                    </w:div>
                                  </w:divsChild>
                                </w:div>
                              </w:divsChild>
                            </w:div>
                          </w:divsChild>
                        </w:div>
                      </w:divsChild>
                    </w:div>
                  </w:divsChild>
                </w:div>
              </w:divsChild>
            </w:div>
          </w:divsChild>
        </w:div>
      </w:divsChild>
    </w:div>
    <w:div w:id="294070675">
      <w:bodyDiv w:val="1"/>
      <w:marLeft w:val="0"/>
      <w:marRight w:val="0"/>
      <w:marTop w:val="0"/>
      <w:marBottom w:val="0"/>
      <w:divBdr>
        <w:top w:val="none" w:sz="0" w:space="0" w:color="auto"/>
        <w:left w:val="none" w:sz="0" w:space="0" w:color="auto"/>
        <w:bottom w:val="none" w:sz="0" w:space="0" w:color="auto"/>
        <w:right w:val="none" w:sz="0" w:space="0" w:color="auto"/>
      </w:divBdr>
      <w:divsChild>
        <w:div w:id="1018233779">
          <w:marLeft w:val="0"/>
          <w:marRight w:val="0"/>
          <w:marTop w:val="86"/>
          <w:marBottom w:val="0"/>
          <w:divBdr>
            <w:top w:val="none" w:sz="0" w:space="0" w:color="auto"/>
            <w:left w:val="none" w:sz="0" w:space="0" w:color="auto"/>
            <w:bottom w:val="none" w:sz="0" w:space="0" w:color="auto"/>
            <w:right w:val="none" w:sz="0" w:space="0" w:color="auto"/>
          </w:divBdr>
        </w:div>
        <w:div w:id="1668820355">
          <w:marLeft w:val="0"/>
          <w:marRight w:val="0"/>
          <w:marTop w:val="86"/>
          <w:marBottom w:val="0"/>
          <w:divBdr>
            <w:top w:val="none" w:sz="0" w:space="0" w:color="auto"/>
            <w:left w:val="none" w:sz="0" w:space="0" w:color="auto"/>
            <w:bottom w:val="none" w:sz="0" w:space="0" w:color="auto"/>
            <w:right w:val="none" w:sz="0" w:space="0" w:color="auto"/>
          </w:divBdr>
        </w:div>
      </w:divsChild>
    </w:div>
    <w:div w:id="300355870">
      <w:bodyDiv w:val="1"/>
      <w:marLeft w:val="0"/>
      <w:marRight w:val="0"/>
      <w:marTop w:val="0"/>
      <w:marBottom w:val="0"/>
      <w:divBdr>
        <w:top w:val="none" w:sz="0" w:space="0" w:color="auto"/>
        <w:left w:val="none" w:sz="0" w:space="0" w:color="auto"/>
        <w:bottom w:val="none" w:sz="0" w:space="0" w:color="auto"/>
        <w:right w:val="none" w:sz="0" w:space="0" w:color="auto"/>
      </w:divBdr>
      <w:divsChild>
        <w:div w:id="1198927108">
          <w:marLeft w:val="1166"/>
          <w:marRight w:val="0"/>
          <w:marTop w:val="77"/>
          <w:marBottom w:val="0"/>
          <w:divBdr>
            <w:top w:val="none" w:sz="0" w:space="0" w:color="auto"/>
            <w:left w:val="none" w:sz="0" w:space="0" w:color="auto"/>
            <w:bottom w:val="none" w:sz="0" w:space="0" w:color="auto"/>
            <w:right w:val="none" w:sz="0" w:space="0" w:color="auto"/>
          </w:divBdr>
        </w:div>
      </w:divsChild>
    </w:div>
    <w:div w:id="306978246">
      <w:bodyDiv w:val="1"/>
      <w:marLeft w:val="0"/>
      <w:marRight w:val="0"/>
      <w:marTop w:val="0"/>
      <w:marBottom w:val="0"/>
      <w:divBdr>
        <w:top w:val="none" w:sz="0" w:space="0" w:color="auto"/>
        <w:left w:val="none" w:sz="0" w:space="0" w:color="auto"/>
        <w:bottom w:val="none" w:sz="0" w:space="0" w:color="auto"/>
        <w:right w:val="none" w:sz="0" w:space="0" w:color="auto"/>
      </w:divBdr>
      <w:divsChild>
        <w:div w:id="424303865">
          <w:marLeft w:val="0"/>
          <w:marRight w:val="0"/>
          <w:marTop w:val="86"/>
          <w:marBottom w:val="0"/>
          <w:divBdr>
            <w:top w:val="none" w:sz="0" w:space="0" w:color="auto"/>
            <w:left w:val="none" w:sz="0" w:space="0" w:color="auto"/>
            <w:bottom w:val="none" w:sz="0" w:space="0" w:color="auto"/>
            <w:right w:val="none" w:sz="0" w:space="0" w:color="auto"/>
          </w:divBdr>
        </w:div>
        <w:div w:id="1667123786">
          <w:marLeft w:val="0"/>
          <w:marRight w:val="0"/>
          <w:marTop w:val="86"/>
          <w:marBottom w:val="0"/>
          <w:divBdr>
            <w:top w:val="none" w:sz="0" w:space="0" w:color="auto"/>
            <w:left w:val="none" w:sz="0" w:space="0" w:color="auto"/>
            <w:bottom w:val="none" w:sz="0" w:space="0" w:color="auto"/>
            <w:right w:val="none" w:sz="0" w:space="0" w:color="auto"/>
          </w:divBdr>
        </w:div>
      </w:divsChild>
    </w:div>
    <w:div w:id="329481839">
      <w:bodyDiv w:val="1"/>
      <w:marLeft w:val="0"/>
      <w:marRight w:val="0"/>
      <w:marTop w:val="0"/>
      <w:marBottom w:val="0"/>
      <w:divBdr>
        <w:top w:val="none" w:sz="0" w:space="0" w:color="auto"/>
        <w:left w:val="none" w:sz="0" w:space="0" w:color="auto"/>
        <w:bottom w:val="none" w:sz="0" w:space="0" w:color="auto"/>
        <w:right w:val="none" w:sz="0" w:space="0" w:color="auto"/>
      </w:divBdr>
      <w:divsChild>
        <w:div w:id="1495603103">
          <w:marLeft w:val="0"/>
          <w:marRight w:val="0"/>
          <w:marTop w:val="86"/>
          <w:marBottom w:val="0"/>
          <w:divBdr>
            <w:top w:val="none" w:sz="0" w:space="0" w:color="auto"/>
            <w:left w:val="none" w:sz="0" w:space="0" w:color="auto"/>
            <w:bottom w:val="none" w:sz="0" w:space="0" w:color="auto"/>
            <w:right w:val="none" w:sz="0" w:space="0" w:color="auto"/>
          </w:divBdr>
        </w:div>
        <w:div w:id="1074161912">
          <w:marLeft w:val="0"/>
          <w:marRight w:val="0"/>
          <w:marTop w:val="86"/>
          <w:marBottom w:val="0"/>
          <w:divBdr>
            <w:top w:val="none" w:sz="0" w:space="0" w:color="auto"/>
            <w:left w:val="none" w:sz="0" w:space="0" w:color="auto"/>
            <w:bottom w:val="none" w:sz="0" w:space="0" w:color="auto"/>
            <w:right w:val="none" w:sz="0" w:space="0" w:color="auto"/>
          </w:divBdr>
        </w:div>
      </w:divsChild>
    </w:div>
    <w:div w:id="403115180">
      <w:bodyDiv w:val="1"/>
      <w:marLeft w:val="0"/>
      <w:marRight w:val="0"/>
      <w:marTop w:val="0"/>
      <w:marBottom w:val="0"/>
      <w:divBdr>
        <w:top w:val="none" w:sz="0" w:space="0" w:color="auto"/>
        <w:left w:val="none" w:sz="0" w:space="0" w:color="auto"/>
        <w:bottom w:val="none" w:sz="0" w:space="0" w:color="auto"/>
        <w:right w:val="none" w:sz="0" w:space="0" w:color="auto"/>
      </w:divBdr>
      <w:divsChild>
        <w:div w:id="1076322805">
          <w:marLeft w:val="0"/>
          <w:marRight w:val="0"/>
          <w:marTop w:val="0"/>
          <w:marBottom w:val="0"/>
          <w:divBdr>
            <w:top w:val="none" w:sz="0" w:space="0" w:color="auto"/>
            <w:left w:val="none" w:sz="0" w:space="0" w:color="auto"/>
            <w:bottom w:val="none" w:sz="0" w:space="0" w:color="auto"/>
            <w:right w:val="none" w:sz="0" w:space="0" w:color="auto"/>
          </w:divBdr>
          <w:divsChild>
            <w:div w:id="982084707">
              <w:marLeft w:val="0"/>
              <w:marRight w:val="0"/>
              <w:marTop w:val="0"/>
              <w:marBottom w:val="0"/>
              <w:divBdr>
                <w:top w:val="none" w:sz="0" w:space="0" w:color="auto"/>
                <w:left w:val="none" w:sz="0" w:space="0" w:color="auto"/>
                <w:bottom w:val="none" w:sz="0" w:space="0" w:color="auto"/>
                <w:right w:val="none" w:sz="0" w:space="0" w:color="auto"/>
              </w:divBdr>
              <w:divsChild>
                <w:div w:id="666445998">
                  <w:marLeft w:val="0"/>
                  <w:marRight w:val="0"/>
                  <w:marTop w:val="0"/>
                  <w:marBottom w:val="0"/>
                  <w:divBdr>
                    <w:top w:val="none" w:sz="0" w:space="0" w:color="auto"/>
                    <w:left w:val="none" w:sz="0" w:space="0" w:color="auto"/>
                    <w:bottom w:val="none" w:sz="0" w:space="0" w:color="auto"/>
                    <w:right w:val="none" w:sz="0" w:space="0" w:color="auto"/>
                  </w:divBdr>
                  <w:divsChild>
                    <w:div w:id="629014936">
                      <w:marLeft w:val="0"/>
                      <w:marRight w:val="0"/>
                      <w:marTop w:val="0"/>
                      <w:marBottom w:val="0"/>
                      <w:divBdr>
                        <w:top w:val="none" w:sz="0" w:space="0" w:color="auto"/>
                        <w:left w:val="none" w:sz="0" w:space="0" w:color="auto"/>
                        <w:bottom w:val="none" w:sz="0" w:space="0" w:color="auto"/>
                        <w:right w:val="none" w:sz="0" w:space="0" w:color="auto"/>
                      </w:divBdr>
                      <w:divsChild>
                        <w:div w:id="532807808">
                          <w:marLeft w:val="0"/>
                          <w:marRight w:val="0"/>
                          <w:marTop w:val="0"/>
                          <w:marBottom w:val="0"/>
                          <w:divBdr>
                            <w:top w:val="none" w:sz="0" w:space="0" w:color="auto"/>
                            <w:left w:val="none" w:sz="0" w:space="0" w:color="auto"/>
                            <w:bottom w:val="none" w:sz="0" w:space="0" w:color="auto"/>
                            <w:right w:val="none" w:sz="0" w:space="0" w:color="auto"/>
                          </w:divBdr>
                          <w:divsChild>
                            <w:div w:id="203173241">
                              <w:marLeft w:val="0"/>
                              <w:marRight w:val="0"/>
                              <w:marTop w:val="0"/>
                              <w:marBottom w:val="0"/>
                              <w:divBdr>
                                <w:top w:val="none" w:sz="0" w:space="0" w:color="auto"/>
                                <w:left w:val="none" w:sz="0" w:space="0" w:color="auto"/>
                                <w:bottom w:val="none" w:sz="0" w:space="0" w:color="auto"/>
                                <w:right w:val="none" w:sz="0" w:space="0" w:color="auto"/>
                              </w:divBdr>
                              <w:divsChild>
                                <w:div w:id="296490149">
                                  <w:marLeft w:val="0"/>
                                  <w:marRight w:val="0"/>
                                  <w:marTop w:val="0"/>
                                  <w:marBottom w:val="0"/>
                                  <w:divBdr>
                                    <w:top w:val="none" w:sz="0" w:space="0" w:color="auto"/>
                                    <w:left w:val="none" w:sz="0" w:space="0" w:color="auto"/>
                                    <w:bottom w:val="none" w:sz="0" w:space="0" w:color="auto"/>
                                    <w:right w:val="none" w:sz="0" w:space="0" w:color="auto"/>
                                  </w:divBdr>
                                  <w:divsChild>
                                    <w:div w:id="5815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464855">
      <w:bodyDiv w:val="1"/>
      <w:marLeft w:val="0"/>
      <w:marRight w:val="0"/>
      <w:marTop w:val="0"/>
      <w:marBottom w:val="0"/>
      <w:divBdr>
        <w:top w:val="none" w:sz="0" w:space="0" w:color="auto"/>
        <w:left w:val="none" w:sz="0" w:space="0" w:color="auto"/>
        <w:bottom w:val="none" w:sz="0" w:space="0" w:color="auto"/>
        <w:right w:val="none" w:sz="0" w:space="0" w:color="auto"/>
      </w:divBdr>
      <w:divsChild>
        <w:div w:id="1457601781">
          <w:marLeft w:val="0"/>
          <w:marRight w:val="0"/>
          <w:marTop w:val="0"/>
          <w:marBottom w:val="0"/>
          <w:divBdr>
            <w:top w:val="none" w:sz="0" w:space="0" w:color="auto"/>
            <w:left w:val="none" w:sz="0" w:space="0" w:color="auto"/>
            <w:bottom w:val="none" w:sz="0" w:space="0" w:color="auto"/>
            <w:right w:val="none" w:sz="0" w:space="0" w:color="auto"/>
          </w:divBdr>
          <w:divsChild>
            <w:div w:id="1865053254">
              <w:marLeft w:val="0"/>
              <w:marRight w:val="0"/>
              <w:marTop w:val="0"/>
              <w:marBottom w:val="0"/>
              <w:divBdr>
                <w:top w:val="none" w:sz="0" w:space="0" w:color="auto"/>
                <w:left w:val="none" w:sz="0" w:space="0" w:color="auto"/>
                <w:bottom w:val="none" w:sz="0" w:space="0" w:color="auto"/>
                <w:right w:val="none" w:sz="0" w:space="0" w:color="auto"/>
              </w:divBdr>
              <w:divsChild>
                <w:div w:id="1749039021">
                  <w:marLeft w:val="0"/>
                  <w:marRight w:val="0"/>
                  <w:marTop w:val="0"/>
                  <w:marBottom w:val="0"/>
                  <w:divBdr>
                    <w:top w:val="none" w:sz="0" w:space="0" w:color="auto"/>
                    <w:left w:val="none" w:sz="0" w:space="0" w:color="auto"/>
                    <w:bottom w:val="none" w:sz="0" w:space="0" w:color="auto"/>
                    <w:right w:val="none" w:sz="0" w:space="0" w:color="auto"/>
                  </w:divBdr>
                  <w:divsChild>
                    <w:div w:id="936134327">
                      <w:marLeft w:val="0"/>
                      <w:marRight w:val="0"/>
                      <w:marTop w:val="0"/>
                      <w:marBottom w:val="0"/>
                      <w:divBdr>
                        <w:top w:val="none" w:sz="0" w:space="0" w:color="auto"/>
                        <w:left w:val="none" w:sz="0" w:space="0" w:color="auto"/>
                        <w:bottom w:val="none" w:sz="0" w:space="0" w:color="auto"/>
                        <w:right w:val="none" w:sz="0" w:space="0" w:color="auto"/>
                      </w:divBdr>
                      <w:divsChild>
                        <w:div w:id="75521068">
                          <w:marLeft w:val="0"/>
                          <w:marRight w:val="0"/>
                          <w:marTop w:val="0"/>
                          <w:marBottom w:val="0"/>
                          <w:divBdr>
                            <w:top w:val="none" w:sz="0" w:space="0" w:color="auto"/>
                            <w:left w:val="none" w:sz="0" w:space="0" w:color="auto"/>
                            <w:bottom w:val="none" w:sz="0" w:space="0" w:color="auto"/>
                            <w:right w:val="none" w:sz="0" w:space="0" w:color="auto"/>
                          </w:divBdr>
                          <w:divsChild>
                            <w:div w:id="1708988731">
                              <w:marLeft w:val="0"/>
                              <w:marRight w:val="0"/>
                              <w:marTop w:val="0"/>
                              <w:marBottom w:val="0"/>
                              <w:divBdr>
                                <w:top w:val="none" w:sz="0" w:space="0" w:color="auto"/>
                                <w:left w:val="none" w:sz="0" w:space="0" w:color="auto"/>
                                <w:bottom w:val="none" w:sz="0" w:space="0" w:color="auto"/>
                                <w:right w:val="none" w:sz="0" w:space="0" w:color="auto"/>
                              </w:divBdr>
                              <w:divsChild>
                                <w:div w:id="955209243">
                                  <w:marLeft w:val="0"/>
                                  <w:marRight w:val="0"/>
                                  <w:marTop w:val="0"/>
                                  <w:marBottom w:val="0"/>
                                  <w:divBdr>
                                    <w:top w:val="none" w:sz="0" w:space="0" w:color="auto"/>
                                    <w:left w:val="none" w:sz="0" w:space="0" w:color="auto"/>
                                    <w:bottom w:val="none" w:sz="0" w:space="0" w:color="auto"/>
                                    <w:right w:val="none" w:sz="0" w:space="0" w:color="auto"/>
                                  </w:divBdr>
                                  <w:divsChild>
                                    <w:div w:id="1123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457466">
      <w:bodyDiv w:val="1"/>
      <w:marLeft w:val="0"/>
      <w:marRight w:val="0"/>
      <w:marTop w:val="0"/>
      <w:marBottom w:val="0"/>
      <w:divBdr>
        <w:top w:val="none" w:sz="0" w:space="0" w:color="auto"/>
        <w:left w:val="none" w:sz="0" w:space="0" w:color="auto"/>
        <w:bottom w:val="none" w:sz="0" w:space="0" w:color="auto"/>
        <w:right w:val="none" w:sz="0" w:space="0" w:color="auto"/>
      </w:divBdr>
      <w:divsChild>
        <w:div w:id="273900423">
          <w:marLeft w:val="634"/>
          <w:marRight w:val="0"/>
          <w:marTop w:val="86"/>
          <w:marBottom w:val="0"/>
          <w:divBdr>
            <w:top w:val="none" w:sz="0" w:space="0" w:color="auto"/>
            <w:left w:val="none" w:sz="0" w:space="0" w:color="auto"/>
            <w:bottom w:val="none" w:sz="0" w:space="0" w:color="auto"/>
            <w:right w:val="none" w:sz="0" w:space="0" w:color="auto"/>
          </w:divBdr>
        </w:div>
        <w:div w:id="1242178602">
          <w:marLeft w:val="634"/>
          <w:marRight w:val="0"/>
          <w:marTop w:val="86"/>
          <w:marBottom w:val="0"/>
          <w:divBdr>
            <w:top w:val="none" w:sz="0" w:space="0" w:color="auto"/>
            <w:left w:val="none" w:sz="0" w:space="0" w:color="auto"/>
            <w:bottom w:val="none" w:sz="0" w:space="0" w:color="auto"/>
            <w:right w:val="none" w:sz="0" w:space="0" w:color="auto"/>
          </w:divBdr>
        </w:div>
        <w:div w:id="2093768494">
          <w:marLeft w:val="634"/>
          <w:marRight w:val="0"/>
          <w:marTop w:val="86"/>
          <w:marBottom w:val="0"/>
          <w:divBdr>
            <w:top w:val="none" w:sz="0" w:space="0" w:color="auto"/>
            <w:left w:val="none" w:sz="0" w:space="0" w:color="auto"/>
            <w:bottom w:val="none" w:sz="0" w:space="0" w:color="auto"/>
            <w:right w:val="none" w:sz="0" w:space="0" w:color="auto"/>
          </w:divBdr>
        </w:div>
      </w:divsChild>
    </w:div>
    <w:div w:id="605967866">
      <w:bodyDiv w:val="1"/>
      <w:marLeft w:val="0"/>
      <w:marRight w:val="0"/>
      <w:marTop w:val="0"/>
      <w:marBottom w:val="0"/>
      <w:divBdr>
        <w:top w:val="none" w:sz="0" w:space="0" w:color="auto"/>
        <w:left w:val="none" w:sz="0" w:space="0" w:color="auto"/>
        <w:bottom w:val="none" w:sz="0" w:space="0" w:color="auto"/>
        <w:right w:val="none" w:sz="0" w:space="0" w:color="auto"/>
      </w:divBdr>
      <w:divsChild>
        <w:div w:id="1941179751">
          <w:marLeft w:val="0"/>
          <w:marRight w:val="0"/>
          <w:marTop w:val="0"/>
          <w:marBottom w:val="0"/>
          <w:divBdr>
            <w:top w:val="none" w:sz="0" w:space="0" w:color="auto"/>
            <w:left w:val="none" w:sz="0" w:space="0" w:color="auto"/>
            <w:bottom w:val="none" w:sz="0" w:space="0" w:color="auto"/>
            <w:right w:val="none" w:sz="0" w:space="0" w:color="auto"/>
          </w:divBdr>
          <w:divsChild>
            <w:div w:id="1171025404">
              <w:marLeft w:val="0"/>
              <w:marRight w:val="0"/>
              <w:marTop w:val="0"/>
              <w:marBottom w:val="0"/>
              <w:divBdr>
                <w:top w:val="none" w:sz="0" w:space="0" w:color="auto"/>
                <w:left w:val="none" w:sz="0" w:space="0" w:color="auto"/>
                <w:bottom w:val="none" w:sz="0" w:space="0" w:color="auto"/>
                <w:right w:val="none" w:sz="0" w:space="0" w:color="auto"/>
              </w:divBdr>
              <w:divsChild>
                <w:div w:id="1297758774">
                  <w:marLeft w:val="0"/>
                  <w:marRight w:val="0"/>
                  <w:marTop w:val="0"/>
                  <w:marBottom w:val="0"/>
                  <w:divBdr>
                    <w:top w:val="none" w:sz="0" w:space="0" w:color="auto"/>
                    <w:left w:val="none" w:sz="0" w:space="0" w:color="auto"/>
                    <w:bottom w:val="none" w:sz="0" w:space="0" w:color="auto"/>
                    <w:right w:val="none" w:sz="0" w:space="0" w:color="auto"/>
                  </w:divBdr>
                  <w:divsChild>
                    <w:div w:id="1985238154">
                      <w:marLeft w:val="0"/>
                      <w:marRight w:val="0"/>
                      <w:marTop w:val="0"/>
                      <w:marBottom w:val="0"/>
                      <w:divBdr>
                        <w:top w:val="none" w:sz="0" w:space="0" w:color="auto"/>
                        <w:left w:val="none" w:sz="0" w:space="0" w:color="auto"/>
                        <w:bottom w:val="none" w:sz="0" w:space="0" w:color="auto"/>
                        <w:right w:val="none" w:sz="0" w:space="0" w:color="auto"/>
                      </w:divBdr>
                      <w:divsChild>
                        <w:div w:id="1776823552">
                          <w:marLeft w:val="0"/>
                          <w:marRight w:val="0"/>
                          <w:marTop w:val="0"/>
                          <w:marBottom w:val="0"/>
                          <w:divBdr>
                            <w:top w:val="none" w:sz="0" w:space="0" w:color="auto"/>
                            <w:left w:val="none" w:sz="0" w:space="0" w:color="auto"/>
                            <w:bottom w:val="none" w:sz="0" w:space="0" w:color="auto"/>
                            <w:right w:val="none" w:sz="0" w:space="0" w:color="auto"/>
                          </w:divBdr>
                          <w:divsChild>
                            <w:div w:id="1662461470">
                              <w:marLeft w:val="0"/>
                              <w:marRight w:val="0"/>
                              <w:marTop w:val="0"/>
                              <w:marBottom w:val="0"/>
                              <w:divBdr>
                                <w:top w:val="none" w:sz="0" w:space="0" w:color="auto"/>
                                <w:left w:val="none" w:sz="0" w:space="0" w:color="auto"/>
                                <w:bottom w:val="none" w:sz="0" w:space="0" w:color="auto"/>
                                <w:right w:val="none" w:sz="0" w:space="0" w:color="auto"/>
                              </w:divBdr>
                              <w:divsChild>
                                <w:div w:id="1650013360">
                                  <w:marLeft w:val="0"/>
                                  <w:marRight w:val="0"/>
                                  <w:marTop w:val="0"/>
                                  <w:marBottom w:val="0"/>
                                  <w:divBdr>
                                    <w:top w:val="none" w:sz="0" w:space="0" w:color="auto"/>
                                    <w:left w:val="none" w:sz="0" w:space="0" w:color="auto"/>
                                    <w:bottom w:val="none" w:sz="0" w:space="0" w:color="auto"/>
                                    <w:right w:val="none" w:sz="0" w:space="0" w:color="auto"/>
                                  </w:divBdr>
                                  <w:divsChild>
                                    <w:div w:id="14024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605153">
      <w:bodyDiv w:val="1"/>
      <w:marLeft w:val="0"/>
      <w:marRight w:val="0"/>
      <w:marTop w:val="0"/>
      <w:marBottom w:val="0"/>
      <w:divBdr>
        <w:top w:val="none" w:sz="0" w:space="0" w:color="auto"/>
        <w:left w:val="none" w:sz="0" w:space="0" w:color="auto"/>
        <w:bottom w:val="none" w:sz="0" w:space="0" w:color="auto"/>
        <w:right w:val="none" w:sz="0" w:space="0" w:color="auto"/>
      </w:divBdr>
      <w:divsChild>
        <w:div w:id="1281112900">
          <w:marLeft w:val="0"/>
          <w:marRight w:val="0"/>
          <w:marTop w:val="0"/>
          <w:marBottom w:val="0"/>
          <w:divBdr>
            <w:top w:val="none" w:sz="0" w:space="0" w:color="auto"/>
            <w:left w:val="none" w:sz="0" w:space="0" w:color="auto"/>
            <w:bottom w:val="none" w:sz="0" w:space="0" w:color="auto"/>
            <w:right w:val="none" w:sz="0" w:space="0" w:color="auto"/>
          </w:divBdr>
          <w:divsChild>
            <w:div w:id="694504792">
              <w:marLeft w:val="0"/>
              <w:marRight w:val="0"/>
              <w:marTop w:val="0"/>
              <w:marBottom w:val="0"/>
              <w:divBdr>
                <w:top w:val="none" w:sz="0" w:space="0" w:color="auto"/>
                <w:left w:val="none" w:sz="0" w:space="0" w:color="auto"/>
                <w:bottom w:val="none" w:sz="0" w:space="0" w:color="auto"/>
                <w:right w:val="none" w:sz="0" w:space="0" w:color="auto"/>
              </w:divBdr>
              <w:divsChild>
                <w:div w:id="923493811">
                  <w:marLeft w:val="0"/>
                  <w:marRight w:val="0"/>
                  <w:marTop w:val="0"/>
                  <w:marBottom w:val="0"/>
                  <w:divBdr>
                    <w:top w:val="none" w:sz="0" w:space="0" w:color="auto"/>
                    <w:left w:val="none" w:sz="0" w:space="0" w:color="auto"/>
                    <w:bottom w:val="none" w:sz="0" w:space="0" w:color="auto"/>
                    <w:right w:val="none" w:sz="0" w:space="0" w:color="auto"/>
                  </w:divBdr>
                  <w:divsChild>
                    <w:div w:id="1540165377">
                      <w:marLeft w:val="0"/>
                      <w:marRight w:val="0"/>
                      <w:marTop w:val="0"/>
                      <w:marBottom w:val="0"/>
                      <w:divBdr>
                        <w:top w:val="none" w:sz="0" w:space="0" w:color="auto"/>
                        <w:left w:val="none" w:sz="0" w:space="0" w:color="auto"/>
                        <w:bottom w:val="none" w:sz="0" w:space="0" w:color="auto"/>
                        <w:right w:val="none" w:sz="0" w:space="0" w:color="auto"/>
                      </w:divBdr>
                      <w:divsChild>
                        <w:div w:id="660423650">
                          <w:marLeft w:val="0"/>
                          <w:marRight w:val="0"/>
                          <w:marTop w:val="0"/>
                          <w:marBottom w:val="0"/>
                          <w:divBdr>
                            <w:top w:val="none" w:sz="0" w:space="0" w:color="auto"/>
                            <w:left w:val="none" w:sz="0" w:space="0" w:color="auto"/>
                            <w:bottom w:val="none" w:sz="0" w:space="0" w:color="auto"/>
                            <w:right w:val="none" w:sz="0" w:space="0" w:color="auto"/>
                          </w:divBdr>
                          <w:divsChild>
                            <w:div w:id="295988930">
                              <w:marLeft w:val="0"/>
                              <w:marRight w:val="0"/>
                              <w:marTop w:val="0"/>
                              <w:marBottom w:val="0"/>
                              <w:divBdr>
                                <w:top w:val="none" w:sz="0" w:space="0" w:color="auto"/>
                                <w:left w:val="none" w:sz="0" w:space="0" w:color="auto"/>
                                <w:bottom w:val="none" w:sz="0" w:space="0" w:color="auto"/>
                                <w:right w:val="none" w:sz="0" w:space="0" w:color="auto"/>
                              </w:divBdr>
                              <w:divsChild>
                                <w:div w:id="1794708295">
                                  <w:marLeft w:val="0"/>
                                  <w:marRight w:val="0"/>
                                  <w:marTop w:val="0"/>
                                  <w:marBottom w:val="0"/>
                                  <w:divBdr>
                                    <w:top w:val="none" w:sz="0" w:space="0" w:color="auto"/>
                                    <w:left w:val="none" w:sz="0" w:space="0" w:color="auto"/>
                                    <w:bottom w:val="none" w:sz="0" w:space="0" w:color="auto"/>
                                    <w:right w:val="none" w:sz="0" w:space="0" w:color="auto"/>
                                  </w:divBdr>
                                  <w:divsChild>
                                    <w:div w:id="1977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432456">
      <w:bodyDiv w:val="1"/>
      <w:marLeft w:val="0"/>
      <w:marRight w:val="0"/>
      <w:marTop w:val="0"/>
      <w:marBottom w:val="0"/>
      <w:divBdr>
        <w:top w:val="none" w:sz="0" w:space="0" w:color="auto"/>
        <w:left w:val="none" w:sz="0" w:space="0" w:color="auto"/>
        <w:bottom w:val="none" w:sz="0" w:space="0" w:color="auto"/>
        <w:right w:val="none" w:sz="0" w:space="0" w:color="auto"/>
      </w:divBdr>
      <w:divsChild>
        <w:div w:id="1191915197">
          <w:marLeft w:val="0"/>
          <w:marRight w:val="0"/>
          <w:marTop w:val="0"/>
          <w:marBottom w:val="0"/>
          <w:divBdr>
            <w:top w:val="none" w:sz="0" w:space="0" w:color="auto"/>
            <w:left w:val="none" w:sz="0" w:space="0" w:color="auto"/>
            <w:bottom w:val="none" w:sz="0" w:space="0" w:color="auto"/>
            <w:right w:val="none" w:sz="0" w:space="0" w:color="auto"/>
          </w:divBdr>
          <w:divsChild>
            <w:div w:id="582493362">
              <w:marLeft w:val="0"/>
              <w:marRight w:val="0"/>
              <w:marTop w:val="0"/>
              <w:marBottom w:val="0"/>
              <w:divBdr>
                <w:top w:val="none" w:sz="0" w:space="0" w:color="auto"/>
                <w:left w:val="none" w:sz="0" w:space="0" w:color="auto"/>
                <w:bottom w:val="none" w:sz="0" w:space="0" w:color="auto"/>
                <w:right w:val="none" w:sz="0" w:space="0" w:color="auto"/>
              </w:divBdr>
              <w:divsChild>
                <w:div w:id="1816025132">
                  <w:marLeft w:val="0"/>
                  <w:marRight w:val="0"/>
                  <w:marTop w:val="0"/>
                  <w:marBottom w:val="0"/>
                  <w:divBdr>
                    <w:top w:val="none" w:sz="0" w:space="0" w:color="auto"/>
                    <w:left w:val="none" w:sz="0" w:space="0" w:color="auto"/>
                    <w:bottom w:val="none" w:sz="0" w:space="0" w:color="auto"/>
                    <w:right w:val="none" w:sz="0" w:space="0" w:color="auto"/>
                  </w:divBdr>
                  <w:divsChild>
                    <w:div w:id="1644264666">
                      <w:marLeft w:val="0"/>
                      <w:marRight w:val="0"/>
                      <w:marTop w:val="0"/>
                      <w:marBottom w:val="0"/>
                      <w:divBdr>
                        <w:top w:val="none" w:sz="0" w:space="0" w:color="auto"/>
                        <w:left w:val="none" w:sz="0" w:space="0" w:color="auto"/>
                        <w:bottom w:val="none" w:sz="0" w:space="0" w:color="auto"/>
                        <w:right w:val="none" w:sz="0" w:space="0" w:color="auto"/>
                      </w:divBdr>
                      <w:divsChild>
                        <w:div w:id="571965321">
                          <w:marLeft w:val="0"/>
                          <w:marRight w:val="0"/>
                          <w:marTop w:val="0"/>
                          <w:marBottom w:val="0"/>
                          <w:divBdr>
                            <w:top w:val="none" w:sz="0" w:space="0" w:color="auto"/>
                            <w:left w:val="none" w:sz="0" w:space="0" w:color="auto"/>
                            <w:bottom w:val="none" w:sz="0" w:space="0" w:color="auto"/>
                            <w:right w:val="none" w:sz="0" w:space="0" w:color="auto"/>
                          </w:divBdr>
                          <w:divsChild>
                            <w:div w:id="1341278027">
                              <w:marLeft w:val="0"/>
                              <w:marRight w:val="0"/>
                              <w:marTop w:val="0"/>
                              <w:marBottom w:val="0"/>
                              <w:divBdr>
                                <w:top w:val="none" w:sz="0" w:space="0" w:color="auto"/>
                                <w:left w:val="none" w:sz="0" w:space="0" w:color="auto"/>
                                <w:bottom w:val="none" w:sz="0" w:space="0" w:color="auto"/>
                                <w:right w:val="none" w:sz="0" w:space="0" w:color="auto"/>
                              </w:divBdr>
                              <w:divsChild>
                                <w:div w:id="289239574">
                                  <w:marLeft w:val="0"/>
                                  <w:marRight w:val="0"/>
                                  <w:marTop w:val="0"/>
                                  <w:marBottom w:val="0"/>
                                  <w:divBdr>
                                    <w:top w:val="none" w:sz="0" w:space="0" w:color="auto"/>
                                    <w:left w:val="none" w:sz="0" w:space="0" w:color="auto"/>
                                    <w:bottom w:val="none" w:sz="0" w:space="0" w:color="auto"/>
                                    <w:right w:val="none" w:sz="0" w:space="0" w:color="auto"/>
                                  </w:divBdr>
                                  <w:divsChild>
                                    <w:div w:id="15473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633074">
      <w:bodyDiv w:val="1"/>
      <w:marLeft w:val="0"/>
      <w:marRight w:val="0"/>
      <w:marTop w:val="0"/>
      <w:marBottom w:val="0"/>
      <w:divBdr>
        <w:top w:val="none" w:sz="0" w:space="0" w:color="auto"/>
        <w:left w:val="none" w:sz="0" w:space="0" w:color="auto"/>
        <w:bottom w:val="none" w:sz="0" w:space="0" w:color="auto"/>
        <w:right w:val="none" w:sz="0" w:space="0" w:color="auto"/>
      </w:divBdr>
      <w:divsChild>
        <w:div w:id="1855726042">
          <w:marLeft w:val="0"/>
          <w:marRight w:val="0"/>
          <w:marTop w:val="0"/>
          <w:marBottom w:val="0"/>
          <w:divBdr>
            <w:top w:val="none" w:sz="0" w:space="0" w:color="auto"/>
            <w:left w:val="none" w:sz="0" w:space="0" w:color="auto"/>
            <w:bottom w:val="none" w:sz="0" w:space="0" w:color="auto"/>
            <w:right w:val="none" w:sz="0" w:space="0" w:color="auto"/>
          </w:divBdr>
          <w:divsChild>
            <w:div w:id="2079135585">
              <w:marLeft w:val="0"/>
              <w:marRight w:val="0"/>
              <w:marTop w:val="0"/>
              <w:marBottom w:val="0"/>
              <w:divBdr>
                <w:top w:val="none" w:sz="0" w:space="0" w:color="auto"/>
                <w:left w:val="none" w:sz="0" w:space="0" w:color="auto"/>
                <w:bottom w:val="none" w:sz="0" w:space="0" w:color="auto"/>
                <w:right w:val="none" w:sz="0" w:space="0" w:color="auto"/>
              </w:divBdr>
              <w:divsChild>
                <w:div w:id="461004209">
                  <w:marLeft w:val="0"/>
                  <w:marRight w:val="0"/>
                  <w:marTop w:val="0"/>
                  <w:marBottom w:val="0"/>
                  <w:divBdr>
                    <w:top w:val="none" w:sz="0" w:space="0" w:color="auto"/>
                    <w:left w:val="none" w:sz="0" w:space="0" w:color="auto"/>
                    <w:bottom w:val="none" w:sz="0" w:space="0" w:color="auto"/>
                    <w:right w:val="none" w:sz="0" w:space="0" w:color="auto"/>
                  </w:divBdr>
                  <w:divsChild>
                    <w:div w:id="742874279">
                      <w:marLeft w:val="0"/>
                      <w:marRight w:val="0"/>
                      <w:marTop w:val="0"/>
                      <w:marBottom w:val="0"/>
                      <w:divBdr>
                        <w:top w:val="none" w:sz="0" w:space="0" w:color="auto"/>
                        <w:left w:val="none" w:sz="0" w:space="0" w:color="auto"/>
                        <w:bottom w:val="none" w:sz="0" w:space="0" w:color="auto"/>
                        <w:right w:val="none" w:sz="0" w:space="0" w:color="auto"/>
                      </w:divBdr>
                      <w:divsChild>
                        <w:div w:id="2086603668">
                          <w:marLeft w:val="0"/>
                          <w:marRight w:val="0"/>
                          <w:marTop w:val="0"/>
                          <w:marBottom w:val="0"/>
                          <w:divBdr>
                            <w:top w:val="none" w:sz="0" w:space="0" w:color="auto"/>
                            <w:left w:val="none" w:sz="0" w:space="0" w:color="auto"/>
                            <w:bottom w:val="none" w:sz="0" w:space="0" w:color="auto"/>
                            <w:right w:val="none" w:sz="0" w:space="0" w:color="auto"/>
                          </w:divBdr>
                          <w:divsChild>
                            <w:div w:id="1845243794">
                              <w:marLeft w:val="0"/>
                              <w:marRight w:val="0"/>
                              <w:marTop w:val="0"/>
                              <w:marBottom w:val="0"/>
                              <w:divBdr>
                                <w:top w:val="none" w:sz="0" w:space="0" w:color="auto"/>
                                <w:left w:val="none" w:sz="0" w:space="0" w:color="auto"/>
                                <w:bottom w:val="none" w:sz="0" w:space="0" w:color="auto"/>
                                <w:right w:val="none" w:sz="0" w:space="0" w:color="auto"/>
                              </w:divBdr>
                              <w:divsChild>
                                <w:div w:id="1819493233">
                                  <w:marLeft w:val="0"/>
                                  <w:marRight w:val="0"/>
                                  <w:marTop w:val="0"/>
                                  <w:marBottom w:val="0"/>
                                  <w:divBdr>
                                    <w:top w:val="none" w:sz="0" w:space="0" w:color="auto"/>
                                    <w:left w:val="none" w:sz="0" w:space="0" w:color="auto"/>
                                    <w:bottom w:val="none" w:sz="0" w:space="0" w:color="auto"/>
                                    <w:right w:val="none" w:sz="0" w:space="0" w:color="auto"/>
                                  </w:divBdr>
                                  <w:divsChild>
                                    <w:div w:id="100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895034">
      <w:bodyDiv w:val="1"/>
      <w:marLeft w:val="0"/>
      <w:marRight w:val="0"/>
      <w:marTop w:val="0"/>
      <w:marBottom w:val="0"/>
      <w:divBdr>
        <w:top w:val="none" w:sz="0" w:space="0" w:color="auto"/>
        <w:left w:val="none" w:sz="0" w:space="0" w:color="auto"/>
        <w:bottom w:val="none" w:sz="0" w:space="0" w:color="auto"/>
        <w:right w:val="none" w:sz="0" w:space="0" w:color="auto"/>
      </w:divBdr>
      <w:divsChild>
        <w:div w:id="1149705936">
          <w:marLeft w:val="0"/>
          <w:marRight w:val="0"/>
          <w:marTop w:val="0"/>
          <w:marBottom w:val="0"/>
          <w:divBdr>
            <w:top w:val="none" w:sz="0" w:space="0" w:color="auto"/>
            <w:left w:val="none" w:sz="0" w:space="0" w:color="auto"/>
            <w:bottom w:val="none" w:sz="0" w:space="0" w:color="auto"/>
            <w:right w:val="none" w:sz="0" w:space="0" w:color="auto"/>
          </w:divBdr>
          <w:divsChild>
            <w:div w:id="1659378254">
              <w:marLeft w:val="0"/>
              <w:marRight w:val="0"/>
              <w:marTop w:val="0"/>
              <w:marBottom w:val="0"/>
              <w:divBdr>
                <w:top w:val="none" w:sz="0" w:space="0" w:color="auto"/>
                <w:left w:val="none" w:sz="0" w:space="0" w:color="auto"/>
                <w:bottom w:val="none" w:sz="0" w:space="0" w:color="auto"/>
                <w:right w:val="none" w:sz="0" w:space="0" w:color="auto"/>
              </w:divBdr>
              <w:divsChild>
                <w:div w:id="2143955830">
                  <w:marLeft w:val="0"/>
                  <w:marRight w:val="0"/>
                  <w:marTop w:val="0"/>
                  <w:marBottom w:val="0"/>
                  <w:divBdr>
                    <w:top w:val="none" w:sz="0" w:space="0" w:color="auto"/>
                    <w:left w:val="none" w:sz="0" w:space="0" w:color="auto"/>
                    <w:bottom w:val="none" w:sz="0" w:space="0" w:color="auto"/>
                    <w:right w:val="none" w:sz="0" w:space="0" w:color="auto"/>
                  </w:divBdr>
                  <w:divsChild>
                    <w:div w:id="1393037907">
                      <w:marLeft w:val="0"/>
                      <w:marRight w:val="0"/>
                      <w:marTop w:val="0"/>
                      <w:marBottom w:val="0"/>
                      <w:divBdr>
                        <w:top w:val="none" w:sz="0" w:space="0" w:color="auto"/>
                        <w:left w:val="none" w:sz="0" w:space="0" w:color="auto"/>
                        <w:bottom w:val="none" w:sz="0" w:space="0" w:color="auto"/>
                        <w:right w:val="none" w:sz="0" w:space="0" w:color="auto"/>
                      </w:divBdr>
                      <w:divsChild>
                        <w:div w:id="1343556798">
                          <w:marLeft w:val="0"/>
                          <w:marRight w:val="0"/>
                          <w:marTop w:val="0"/>
                          <w:marBottom w:val="0"/>
                          <w:divBdr>
                            <w:top w:val="none" w:sz="0" w:space="0" w:color="auto"/>
                            <w:left w:val="none" w:sz="0" w:space="0" w:color="auto"/>
                            <w:bottom w:val="none" w:sz="0" w:space="0" w:color="auto"/>
                            <w:right w:val="none" w:sz="0" w:space="0" w:color="auto"/>
                          </w:divBdr>
                          <w:divsChild>
                            <w:div w:id="1720081797">
                              <w:marLeft w:val="0"/>
                              <w:marRight w:val="0"/>
                              <w:marTop w:val="0"/>
                              <w:marBottom w:val="0"/>
                              <w:divBdr>
                                <w:top w:val="none" w:sz="0" w:space="0" w:color="auto"/>
                                <w:left w:val="none" w:sz="0" w:space="0" w:color="auto"/>
                                <w:bottom w:val="none" w:sz="0" w:space="0" w:color="auto"/>
                                <w:right w:val="none" w:sz="0" w:space="0" w:color="auto"/>
                              </w:divBdr>
                              <w:divsChild>
                                <w:div w:id="820996810">
                                  <w:marLeft w:val="0"/>
                                  <w:marRight w:val="0"/>
                                  <w:marTop w:val="0"/>
                                  <w:marBottom w:val="0"/>
                                  <w:divBdr>
                                    <w:top w:val="none" w:sz="0" w:space="0" w:color="auto"/>
                                    <w:left w:val="none" w:sz="0" w:space="0" w:color="auto"/>
                                    <w:bottom w:val="none" w:sz="0" w:space="0" w:color="auto"/>
                                    <w:right w:val="none" w:sz="0" w:space="0" w:color="auto"/>
                                  </w:divBdr>
                                  <w:divsChild>
                                    <w:div w:id="13406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779713">
      <w:bodyDiv w:val="1"/>
      <w:marLeft w:val="0"/>
      <w:marRight w:val="0"/>
      <w:marTop w:val="0"/>
      <w:marBottom w:val="0"/>
      <w:divBdr>
        <w:top w:val="none" w:sz="0" w:space="0" w:color="auto"/>
        <w:left w:val="none" w:sz="0" w:space="0" w:color="auto"/>
        <w:bottom w:val="none" w:sz="0" w:space="0" w:color="auto"/>
        <w:right w:val="none" w:sz="0" w:space="0" w:color="auto"/>
      </w:divBdr>
      <w:divsChild>
        <w:div w:id="2030645586">
          <w:marLeft w:val="2400"/>
          <w:marRight w:val="150"/>
          <w:marTop w:val="0"/>
          <w:marBottom w:val="0"/>
          <w:divBdr>
            <w:top w:val="none" w:sz="0" w:space="0" w:color="auto"/>
            <w:left w:val="none" w:sz="0" w:space="0" w:color="auto"/>
            <w:bottom w:val="none" w:sz="0" w:space="0" w:color="auto"/>
            <w:right w:val="none" w:sz="0" w:space="0" w:color="auto"/>
          </w:divBdr>
          <w:divsChild>
            <w:div w:id="1081488614">
              <w:marLeft w:val="0"/>
              <w:marRight w:val="0"/>
              <w:marTop w:val="0"/>
              <w:marBottom w:val="0"/>
              <w:divBdr>
                <w:top w:val="none" w:sz="0" w:space="0" w:color="auto"/>
                <w:left w:val="none" w:sz="0" w:space="0" w:color="auto"/>
                <w:bottom w:val="none" w:sz="0" w:space="0" w:color="auto"/>
                <w:right w:val="none" w:sz="0" w:space="0" w:color="auto"/>
              </w:divBdr>
              <w:divsChild>
                <w:div w:id="1264219022">
                  <w:marLeft w:val="0"/>
                  <w:marRight w:val="0"/>
                  <w:marTop w:val="0"/>
                  <w:marBottom w:val="0"/>
                  <w:divBdr>
                    <w:top w:val="none" w:sz="0" w:space="0" w:color="auto"/>
                    <w:left w:val="none" w:sz="0" w:space="0" w:color="auto"/>
                    <w:bottom w:val="none" w:sz="0" w:space="0" w:color="auto"/>
                    <w:right w:val="none" w:sz="0" w:space="0" w:color="auto"/>
                  </w:divBdr>
                  <w:divsChild>
                    <w:div w:id="665864286">
                      <w:marLeft w:val="0"/>
                      <w:marRight w:val="0"/>
                      <w:marTop w:val="0"/>
                      <w:marBottom w:val="0"/>
                      <w:divBdr>
                        <w:top w:val="none" w:sz="0" w:space="0" w:color="auto"/>
                        <w:left w:val="none" w:sz="0" w:space="0" w:color="auto"/>
                        <w:bottom w:val="none" w:sz="0" w:space="0" w:color="auto"/>
                        <w:right w:val="none" w:sz="0" w:space="0" w:color="auto"/>
                      </w:divBdr>
                      <w:divsChild>
                        <w:div w:id="476535765">
                          <w:marLeft w:val="0"/>
                          <w:marRight w:val="0"/>
                          <w:marTop w:val="0"/>
                          <w:marBottom w:val="0"/>
                          <w:divBdr>
                            <w:top w:val="none" w:sz="0" w:space="0" w:color="auto"/>
                            <w:left w:val="none" w:sz="0" w:space="0" w:color="auto"/>
                            <w:bottom w:val="none" w:sz="0" w:space="0" w:color="auto"/>
                            <w:right w:val="none" w:sz="0" w:space="0" w:color="auto"/>
                          </w:divBdr>
                          <w:divsChild>
                            <w:div w:id="175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182513">
      <w:bodyDiv w:val="1"/>
      <w:marLeft w:val="0"/>
      <w:marRight w:val="0"/>
      <w:marTop w:val="0"/>
      <w:marBottom w:val="0"/>
      <w:divBdr>
        <w:top w:val="none" w:sz="0" w:space="0" w:color="auto"/>
        <w:left w:val="none" w:sz="0" w:space="0" w:color="auto"/>
        <w:bottom w:val="none" w:sz="0" w:space="0" w:color="auto"/>
        <w:right w:val="none" w:sz="0" w:space="0" w:color="auto"/>
      </w:divBdr>
      <w:divsChild>
        <w:div w:id="1875849441">
          <w:marLeft w:val="0"/>
          <w:marRight w:val="0"/>
          <w:marTop w:val="0"/>
          <w:marBottom w:val="0"/>
          <w:divBdr>
            <w:top w:val="none" w:sz="0" w:space="0" w:color="auto"/>
            <w:left w:val="none" w:sz="0" w:space="0" w:color="auto"/>
            <w:bottom w:val="none" w:sz="0" w:space="0" w:color="auto"/>
            <w:right w:val="none" w:sz="0" w:space="0" w:color="auto"/>
          </w:divBdr>
          <w:divsChild>
            <w:div w:id="1526289216">
              <w:marLeft w:val="0"/>
              <w:marRight w:val="0"/>
              <w:marTop w:val="0"/>
              <w:marBottom w:val="0"/>
              <w:divBdr>
                <w:top w:val="none" w:sz="0" w:space="0" w:color="auto"/>
                <w:left w:val="none" w:sz="0" w:space="0" w:color="auto"/>
                <w:bottom w:val="none" w:sz="0" w:space="0" w:color="auto"/>
                <w:right w:val="none" w:sz="0" w:space="0" w:color="auto"/>
              </w:divBdr>
              <w:divsChild>
                <w:div w:id="19363417">
                  <w:marLeft w:val="0"/>
                  <w:marRight w:val="0"/>
                  <w:marTop w:val="0"/>
                  <w:marBottom w:val="0"/>
                  <w:divBdr>
                    <w:top w:val="none" w:sz="0" w:space="0" w:color="auto"/>
                    <w:left w:val="none" w:sz="0" w:space="0" w:color="auto"/>
                    <w:bottom w:val="none" w:sz="0" w:space="0" w:color="auto"/>
                    <w:right w:val="none" w:sz="0" w:space="0" w:color="auto"/>
                  </w:divBdr>
                  <w:divsChild>
                    <w:div w:id="1601521515">
                      <w:marLeft w:val="0"/>
                      <w:marRight w:val="0"/>
                      <w:marTop w:val="0"/>
                      <w:marBottom w:val="0"/>
                      <w:divBdr>
                        <w:top w:val="none" w:sz="0" w:space="0" w:color="auto"/>
                        <w:left w:val="none" w:sz="0" w:space="0" w:color="auto"/>
                        <w:bottom w:val="none" w:sz="0" w:space="0" w:color="auto"/>
                        <w:right w:val="none" w:sz="0" w:space="0" w:color="auto"/>
                      </w:divBdr>
                      <w:divsChild>
                        <w:div w:id="870146361">
                          <w:marLeft w:val="0"/>
                          <w:marRight w:val="0"/>
                          <w:marTop w:val="0"/>
                          <w:marBottom w:val="0"/>
                          <w:divBdr>
                            <w:top w:val="none" w:sz="0" w:space="0" w:color="auto"/>
                            <w:left w:val="none" w:sz="0" w:space="0" w:color="auto"/>
                            <w:bottom w:val="none" w:sz="0" w:space="0" w:color="auto"/>
                            <w:right w:val="none" w:sz="0" w:space="0" w:color="auto"/>
                          </w:divBdr>
                          <w:divsChild>
                            <w:div w:id="1126389527">
                              <w:marLeft w:val="0"/>
                              <w:marRight w:val="0"/>
                              <w:marTop w:val="0"/>
                              <w:marBottom w:val="0"/>
                              <w:divBdr>
                                <w:top w:val="none" w:sz="0" w:space="0" w:color="auto"/>
                                <w:left w:val="none" w:sz="0" w:space="0" w:color="auto"/>
                                <w:bottom w:val="none" w:sz="0" w:space="0" w:color="auto"/>
                                <w:right w:val="none" w:sz="0" w:space="0" w:color="auto"/>
                              </w:divBdr>
                              <w:divsChild>
                                <w:div w:id="181358886">
                                  <w:marLeft w:val="0"/>
                                  <w:marRight w:val="0"/>
                                  <w:marTop w:val="0"/>
                                  <w:marBottom w:val="0"/>
                                  <w:divBdr>
                                    <w:top w:val="none" w:sz="0" w:space="0" w:color="auto"/>
                                    <w:left w:val="none" w:sz="0" w:space="0" w:color="auto"/>
                                    <w:bottom w:val="none" w:sz="0" w:space="0" w:color="auto"/>
                                    <w:right w:val="none" w:sz="0" w:space="0" w:color="auto"/>
                                  </w:divBdr>
                                  <w:divsChild>
                                    <w:div w:id="11351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528559">
      <w:bodyDiv w:val="1"/>
      <w:marLeft w:val="0"/>
      <w:marRight w:val="0"/>
      <w:marTop w:val="0"/>
      <w:marBottom w:val="0"/>
      <w:divBdr>
        <w:top w:val="none" w:sz="0" w:space="0" w:color="auto"/>
        <w:left w:val="none" w:sz="0" w:space="0" w:color="auto"/>
        <w:bottom w:val="none" w:sz="0" w:space="0" w:color="auto"/>
        <w:right w:val="none" w:sz="0" w:space="0" w:color="auto"/>
      </w:divBdr>
    </w:div>
    <w:div w:id="901671972">
      <w:bodyDiv w:val="1"/>
      <w:marLeft w:val="0"/>
      <w:marRight w:val="0"/>
      <w:marTop w:val="0"/>
      <w:marBottom w:val="0"/>
      <w:divBdr>
        <w:top w:val="none" w:sz="0" w:space="0" w:color="auto"/>
        <w:left w:val="none" w:sz="0" w:space="0" w:color="auto"/>
        <w:bottom w:val="none" w:sz="0" w:space="0" w:color="auto"/>
        <w:right w:val="none" w:sz="0" w:space="0" w:color="auto"/>
      </w:divBdr>
      <w:divsChild>
        <w:div w:id="634679272">
          <w:marLeft w:val="0"/>
          <w:marRight w:val="0"/>
          <w:marTop w:val="0"/>
          <w:marBottom w:val="0"/>
          <w:divBdr>
            <w:top w:val="none" w:sz="0" w:space="0" w:color="auto"/>
            <w:left w:val="none" w:sz="0" w:space="0" w:color="auto"/>
            <w:bottom w:val="none" w:sz="0" w:space="0" w:color="auto"/>
            <w:right w:val="none" w:sz="0" w:space="0" w:color="auto"/>
          </w:divBdr>
          <w:divsChild>
            <w:div w:id="919607579">
              <w:marLeft w:val="0"/>
              <w:marRight w:val="0"/>
              <w:marTop w:val="0"/>
              <w:marBottom w:val="0"/>
              <w:divBdr>
                <w:top w:val="none" w:sz="0" w:space="0" w:color="auto"/>
                <w:left w:val="none" w:sz="0" w:space="0" w:color="auto"/>
                <w:bottom w:val="none" w:sz="0" w:space="0" w:color="auto"/>
                <w:right w:val="none" w:sz="0" w:space="0" w:color="auto"/>
              </w:divBdr>
              <w:divsChild>
                <w:div w:id="1805469252">
                  <w:marLeft w:val="0"/>
                  <w:marRight w:val="0"/>
                  <w:marTop w:val="0"/>
                  <w:marBottom w:val="0"/>
                  <w:divBdr>
                    <w:top w:val="none" w:sz="0" w:space="0" w:color="auto"/>
                    <w:left w:val="none" w:sz="0" w:space="0" w:color="auto"/>
                    <w:bottom w:val="none" w:sz="0" w:space="0" w:color="auto"/>
                    <w:right w:val="none" w:sz="0" w:space="0" w:color="auto"/>
                  </w:divBdr>
                  <w:divsChild>
                    <w:div w:id="328748874">
                      <w:marLeft w:val="0"/>
                      <w:marRight w:val="0"/>
                      <w:marTop w:val="0"/>
                      <w:marBottom w:val="0"/>
                      <w:divBdr>
                        <w:top w:val="none" w:sz="0" w:space="0" w:color="auto"/>
                        <w:left w:val="none" w:sz="0" w:space="0" w:color="auto"/>
                        <w:bottom w:val="none" w:sz="0" w:space="0" w:color="auto"/>
                        <w:right w:val="none" w:sz="0" w:space="0" w:color="auto"/>
                      </w:divBdr>
                      <w:divsChild>
                        <w:div w:id="909386134">
                          <w:marLeft w:val="0"/>
                          <w:marRight w:val="0"/>
                          <w:marTop w:val="0"/>
                          <w:marBottom w:val="0"/>
                          <w:divBdr>
                            <w:top w:val="none" w:sz="0" w:space="0" w:color="auto"/>
                            <w:left w:val="none" w:sz="0" w:space="0" w:color="auto"/>
                            <w:bottom w:val="none" w:sz="0" w:space="0" w:color="auto"/>
                            <w:right w:val="none" w:sz="0" w:space="0" w:color="auto"/>
                          </w:divBdr>
                          <w:divsChild>
                            <w:div w:id="1810825437">
                              <w:marLeft w:val="0"/>
                              <w:marRight w:val="0"/>
                              <w:marTop w:val="0"/>
                              <w:marBottom w:val="0"/>
                              <w:divBdr>
                                <w:top w:val="none" w:sz="0" w:space="0" w:color="auto"/>
                                <w:left w:val="none" w:sz="0" w:space="0" w:color="auto"/>
                                <w:bottom w:val="none" w:sz="0" w:space="0" w:color="auto"/>
                                <w:right w:val="none" w:sz="0" w:space="0" w:color="auto"/>
                              </w:divBdr>
                              <w:divsChild>
                                <w:div w:id="694576928">
                                  <w:marLeft w:val="0"/>
                                  <w:marRight w:val="0"/>
                                  <w:marTop w:val="0"/>
                                  <w:marBottom w:val="0"/>
                                  <w:divBdr>
                                    <w:top w:val="none" w:sz="0" w:space="0" w:color="auto"/>
                                    <w:left w:val="none" w:sz="0" w:space="0" w:color="auto"/>
                                    <w:bottom w:val="none" w:sz="0" w:space="0" w:color="auto"/>
                                    <w:right w:val="none" w:sz="0" w:space="0" w:color="auto"/>
                                  </w:divBdr>
                                  <w:divsChild>
                                    <w:div w:id="18224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352287">
      <w:bodyDiv w:val="1"/>
      <w:marLeft w:val="0"/>
      <w:marRight w:val="0"/>
      <w:marTop w:val="0"/>
      <w:marBottom w:val="0"/>
      <w:divBdr>
        <w:top w:val="none" w:sz="0" w:space="0" w:color="auto"/>
        <w:left w:val="none" w:sz="0" w:space="0" w:color="auto"/>
        <w:bottom w:val="none" w:sz="0" w:space="0" w:color="auto"/>
        <w:right w:val="none" w:sz="0" w:space="0" w:color="auto"/>
      </w:divBdr>
      <w:divsChild>
        <w:div w:id="555746816">
          <w:marLeft w:val="0"/>
          <w:marRight w:val="0"/>
          <w:marTop w:val="0"/>
          <w:marBottom w:val="0"/>
          <w:divBdr>
            <w:top w:val="none" w:sz="0" w:space="0" w:color="auto"/>
            <w:left w:val="none" w:sz="0" w:space="0" w:color="auto"/>
            <w:bottom w:val="none" w:sz="0" w:space="0" w:color="auto"/>
            <w:right w:val="none" w:sz="0" w:space="0" w:color="auto"/>
          </w:divBdr>
          <w:divsChild>
            <w:div w:id="1240755192">
              <w:marLeft w:val="0"/>
              <w:marRight w:val="0"/>
              <w:marTop w:val="0"/>
              <w:marBottom w:val="0"/>
              <w:divBdr>
                <w:top w:val="none" w:sz="0" w:space="0" w:color="auto"/>
                <w:left w:val="none" w:sz="0" w:space="0" w:color="auto"/>
                <w:bottom w:val="none" w:sz="0" w:space="0" w:color="auto"/>
                <w:right w:val="none" w:sz="0" w:space="0" w:color="auto"/>
              </w:divBdr>
              <w:divsChild>
                <w:div w:id="2126583755">
                  <w:marLeft w:val="0"/>
                  <w:marRight w:val="0"/>
                  <w:marTop w:val="0"/>
                  <w:marBottom w:val="0"/>
                  <w:divBdr>
                    <w:top w:val="none" w:sz="0" w:space="0" w:color="auto"/>
                    <w:left w:val="none" w:sz="0" w:space="0" w:color="auto"/>
                    <w:bottom w:val="none" w:sz="0" w:space="0" w:color="auto"/>
                    <w:right w:val="none" w:sz="0" w:space="0" w:color="auto"/>
                  </w:divBdr>
                  <w:divsChild>
                    <w:div w:id="1176195011">
                      <w:marLeft w:val="0"/>
                      <w:marRight w:val="0"/>
                      <w:marTop w:val="0"/>
                      <w:marBottom w:val="0"/>
                      <w:divBdr>
                        <w:top w:val="none" w:sz="0" w:space="0" w:color="auto"/>
                        <w:left w:val="none" w:sz="0" w:space="0" w:color="auto"/>
                        <w:bottom w:val="none" w:sz="0" w:space="0" w:color="auto"/>
                        <w:right w:val="none" w:sz="0" w:space="0" w:color="auto"/>
                      </w:divBdr>
                      <w:divsChild>
                        <w:div w:id="1040203382">
                          <w:marLeft w:val="0"/>
                          <w:marRight w:val="0"/>
                          <w:marTop w:val="0"/>
                          <w:marBottom w:val="0"/>
                          <w:divBdr>
                            <w:top w:val="none" w:sz="0" w:space="0" w:color="auto"/>
                            <w:left w:val="none" w:sz="0" w:space="0" w:color="auto"/>
                            <w:bottom w:val="none" w:sz="0" w:space="0" w:color="auto"/>
                            <w:right w:val="none" w:sz="0" w:space="0" w:color="auto"/>
                          </w:divBdr>
                          <w:divsChild>
                            <w:div w:id="1747993253">
                              <w:marLeft w:val="0"/>
                              <w:marRight w:val="0"/>
                              <w:marTop w:val="0"/>
                              <w:marBottom w:val="0"/>
                              <w:divBdr>
                                <w:top w:val="none" w:sz="0" w:space="0" w:color="auto"/>
                                <w:left w:val="none" w:sz="0" w:space="0" w:color="auto"/>
                                <w:bottom w:val="none" w:sz="0" w:space="0" w:color="auto"/>
                                <w:right w:val="none" w:sz="0" w:space="0" w:color="auto"/>
                              </w:divBdr>
                              <w:divsChild>
                                <w:div w:id="811871821">
                                  <w:marLeft w:val="0"/>
                                  <w:marRight w:val="0"/>
                                  <w:marTop w:val="0"/>
                                  <w:marBottom w:val="0"/>
                                  <w:divBdr>
                                    <w:top w:val="none" w:sz="0" w:space="0" w:color="auto"/>
                                    <w:left w:val="none" w:sz="0" w:space="0" w:color="auto"/>
                                    <w:bottom w:val="none" w:sz="0" w:space="0" w:color="auto"/>
                                    <w:right w:val="none" w:sz="0" w:space="0" w:color="auto"/>
                                  </w:divBdr>
                                  <w:divsChild>
                                    <w:div w:id="1233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721728">
      <w:bodyDiv w:val="1"/>
      <w:marLeft w:val="0"/>
      <w:marRight w:val="0"/>
      <w:marTop w:val="0"/>
      <w:marBottom w:val="0"/>
      <w:divBdr>
        <w:top w:val="none" w:sz="0" w:space="0" w:color="auto"/>
        <w:left w:val="none" w:sz="0" w:space="0" w:color="auto"/>
        <w:bottom w:val="none" w:sz="0" w:space="0" w:color="auto"/>
        <w:right w:val="none" w:sz="0" w:space="0" w:color="auto"/>
      </w:divBdr>
    </w:div>
    <w:div w:id="943273067">
      <w:bodyDiv w:val="1"/>
      <w:marLeft w:val="0"/>
      <w:marRight w:val="0"/>
      <w:marTop w:val="0"/>
      <w:marBottom w:val="0"/>
      <w:divBdr>
        <w:top w:val="none" w:sz="0" w:space="0" w:color="auto"/>
        <w:left w:val="none" w:sz="0" w:space="0" w:color="auto"/>
        <w:bottom w:val="none" w:sz="0" w:space="0" w:color="auto"/>
        <w:right w:val="none" w:sz="0" w:space="0" w:color="auto"/>
      </w:divBdr>
    </w:div>
    <w:div w:id="963923312">
      <w:bodyDiv w:val="1"/>
      <w:marLeft w:val="0"/>
      <w:marRight w:val="0"/>
      <w:marTop w:val="0"/>
      <w:marBottom w:val="0"/>
      <w:divBdr>
        <w:top w:val="none" w:sz="0" w:space="0" w:color="auto"/>
        <w:left w:val="none" w:sz="0" w:space="0" w:color="auto"/>
        <w:bottom w:val="none" w:sz="0" w:space="0" w:color="auto"/>
        <w:right w:val="none" w:sz="0" w:space="0" w:color="auto"/>
      </w:divBdr>
      <w:divsChild>
        <w:div w:id="1603611856">
          <w:marLeft w:val="0"/>
          <w:marRight w:val="0"/>
          <w:marTop w:val="0"/>
          <w:marBottom w:val="0"/>
          <w:divBdr>
            <w:top w:val="none" w:sz="0" w:space="0" w:color="auto"/>
            <w:left w:val="none" w:sz="0" w:space="0" w:color="auto"/>
            <w:bottom w:val="none" w:sz="0" w:space="0" w:color="auto"/>
            <w:right w:val="none" w:sz="0" w:space="0" w:color="auto"/>
          </w:divBdr>
          <w:divsChild>
            <w:div w:id="1224945006">
              <w:marLeft w:val="0"/>
              <w:marRight w:val="0"/>
              <w:marTop w:val="0"/>
              <w:marBottom w:val="0"/>
              <w:divBdr>
                <w:top w:val="none" w:sz="0" w:space="0" w:color="auto"/>
                <w:left w:val="none" w:sz="0" w:space="0" w:color="auto"/>
                <w:bottom w:val="none" w:sz="0" w:space="0" w:color="auto"/>
                <w:right w:val="none" w:sz="0" w:space="0" w:color="auto"/>
              </w:divBdr>
              <w:divsChild>
                <w:div w:id="896817994">
                  <w:marLeft w:val="0"/>
                  <w:marRight w:val="0"/>
                  <w:marTop w:val="0"/>
                  <w:marBottom w:val="0"/>
                  <w:divBdr>
                    <w:top w:val="none" w:sz="0" w:space="0" w:color="auto"/>
                    <w:left w:val="none" w:sz="0" w:space="0" w:color="auto"/>
                    <w:bottom w:val="none" w:sz="0" w:space="0" w:color="auto"/>
                    <w:right w:val="none" w:sz="0" w:space="0" w:color="auto"/>
                  </w:divBdr>
                  <w:divsChild>
                    <w:div w:id="889851036">
                      <w:marLeft w:val="0"/>
                      <w:marRight w:val="0"/>
                      <w:marTop w:val="0"/>
                      <w:marBottom w:val="0"/>
                      <w:divBdr>
                        <w:top w:val="none" w:sz="0" w:space="0" w:color="auto"/>
                        <w:left w:val="none" w:sz="0" w:space="0" w:color="auto"/>
                        <w:bottom w:val="none" w:sz="0" w:space="0" w:color="auto"/>
                        <w:right w:val="none" w:sz="0" w:space="0" w:color="auto"/>
                      </w:divBdr>
                      <w:divsChild>
                        <w:div w:id="37552560">
                          <w:marLeft w:val="0"/>
                          <w:marRight w:val="0"/>
                          <w:marTop w:val="0"/>
                          <w:marBottom w:val="0"/>
                          <w:divBdr>
                            <w:top w:val="none" w:sz="0" w:space="0" w:color="auto"/>
                            <w:left w:val="none" w:sz="0" w:space="0" w:color="auto"/>
                            <w:bottom w:val="none" w:sz="0" w:space="0" w:color="auto"/>
                            <w:right w:val="none" w:sz="0" w:space="0" w:color="auto"/>
                          </w:divBdr>
                          <w:divsChild>
                            <w:div w:id="300698663">
                              <w:marLeft w:val="0"/>
                              <w:marRight w:val="0"/>
                              <w:marTop w:val="0"/>
                              <w:marBottom w:val="0"/>
                              <w:divBdr>
                                <w:top w:val="none" w:sz="0" w:space="0" w:color="auto"/>
                                <w:left w:val="none" w:sz="0" w:space="0" w:color="auto"/>
                                <w:bottom w:val="none" w:sz="0" w:space="0" w:color="auto"/>
                                <w:right w:val="none" w:sz="0" w:space="0" w:color="auto"/>
                              </w:divBdr>
                              <w:divsChild>
                                <w:div w:id="744886060">
                                  <w:marLeft w:val="0"/>
                                  <w:marRight w:val="0"/>
                                  <w:marTop w:val="0"/>
                                  <w:marBottom w:val="0"/>
                                  <w:divBdr>
                                    <w:top w:val="none" w:sz="0" w:space="0" w:color="auto"/>
                                    <w:left w:val="none" w:sz="0" w:space="0" w:color="auto"/>
                                    <w:bottom w:val="none" w:sz="0" w:space="0" w:color="auto"/>
                                    <w:right w:val="none" w:sz="0" w:space="0" w:color="auto"/>
                                  </w:divBdr>
                                  <w:divsChild>
                                    <w:div w:id="158664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701451">
      <w:bodyDiv w:val="1"/>
      <w:marLeft w:val="0"/>
      <w:marRight w:val="0"/>
      <w:marTop w:val="0"/>
      <w:marBottom w:val="0"/>
      <w:divBdr>
        <w:top w:val="none" w:sz="0" w:space="0" w:color="auto"/>
        <w:left w:val="none" w:sz="0" w:space="0" w:color="auto"/>
        <w:bottom w:val="none" w:sz="0" w:space="0" w:color="auto"/>
        <w:right w:val="none" w:sz="0" w:space="0" w:color="auto"/>
      </w:divBdr>
      <w:divsChild>
        <w:div w:id="1756899829">
          <w:marLeft w:val="1166"/>
          <w:marRight w:val="0"/>
          <w:marTop w:val="77"/>
          <w:marBottom w:val="0"/>
          <w:divBdr>
            <w:top w:val="none" w:sz="0" w:space="0" w:color="auto"/>
            <w:left w:val="none" w:sz="0" w:space="0" w:color="auto"/>
            <w:bottom w:val="none" w:sz="0" w:space="0" w:color="auto"/>
            <w:right w:val="none" w:sz="0" w:space="0" w:color="auto"/>
          </w:divBdr>
        </w:div>
      </w:divsChild>
    </w:div>
    <w:div w:id="1028408651">
      <w:bodyDiv w:val="1"/>
      <w:marLeft w:val="0"/>
      <w:marRight w:val="0"/>
      <w:marTop w:val="0"/>
      <w:marBottom w:val="0"/>
      <w:divBdr>
        <w:top w:val="none" w:sz="0" w:space="0" w:color="auto"/>
        <w:left w:val="none" w:sz="0" w:space="0" w:color="auto"/>
        <w:bottom w:val="none" w:sz="0" w:space="0" w:color="auto"/>
        <w:right w:val="none" w:sz="0" w:space="0" w:color="auto"/>
      </w:divBdr>
      <w:divsChild>
        <w:div w:id="939919269">
          <w:marLeft w:val="0"/>
          <w:marRight w:val="0"/>
          <w:marTop w:val="0"/>
          <w:marBottom w:val="0"/>
          <w:divBdr>
            <w:top w:val="none" w:sz="0" w:space="0" w:color="auto"/>
            <w:left w:val="none" w:sz="0" w:space="0" w:color="auto"/>
            <w:bottom w:val="none" w:sz="0" w:space="0" w:color="auto"/>
            <w:right w:val="none" w:sz="0" w:space="0" w:color="auto"/>
          </w:divBdr>
          <w:divsChild>
            <w:div w:id="36397835">
              <w:marLeft w:val="0"/>
              <w:marRight w:val="0"/>
              <w:marTop w:val="0"/>
              <w:marBottom w:val="0"/>
              <w:divBdr>
                <w:top w:val="none" w:sz="0" w:space="0" w:color="auto"/>
                <w:left w:val="none" w:sz="0" w:space="0" w:color="auto"/>
                <w:bottom w:val="none" w:sz="0" w:space="0" w:color="auto"/>
                <w:right w:val="none" w:sz="0" w:space="0" w:color="auto"/>
              </w:divBdr>
              <w:divsChild>
                <w:div w:id="1303844856">
                  <w:marLeft w:val="0"/>
                  <w:marRight w:val="0"/>
                  <w:marTop w:val="0"/>
                  <w:marBottom w:val="0"/>
                  <w:divBdr>
                    <w:top w:val="none" w:sz="0" w:space="0" w:color="auto"/>
                    <w:left w:val="none" w:sz="0" w:space="0" w:color="auto"/>
                    <w:bottom w:val="none" w:sz="0" w:space="0" w:color="auto"/>
                    <w:right w:val="none" w:sz="0" w:space="0" w:color="auto"/>
                  </w:divBdr>
                  <w:divsChild>
                    <w:div w:id="525408503">
                      <w:marLeft w:val="0"/>
                      <w:marRight w:val="0"/>
                      <w:marTop w:val="0"/>
                      <w:marBottom w:val="0"/>
                      <w:divBdr>
                        <w:top w:val="none" w:sz="0" w:space="0" w:color="auto"/>
                        <w:left w:val="none" w:sz="0" w:space="0" w:color="auto"/>
                        <w:bottom w:val="none" w:sz="0" w:space="0" w:color="auto"/>
                        <w:right w:val="none" w:sz="0" w:space="0" w:color="auto"/>
                      </w:divBdr>
                      <w:divsChild>
                        <w:div w:id="93475633">
                          <w:marLeft w:val="0"/>
                          <w:marRight w:val="0"/>
                          <w:marTop w:val="0"/>
                          <w:marBottom w:val="0"/>
                          <w:divBdr>
                            <w:top w:val="none" w:sz="0" w:space="0" w:color="auto"/>
                            <w:left w:val="none" w:sz="0" w:space="0" w:color="auto"/>
                            <w:bottom w:val="none" w:sz="0" w:space="0" w:color="auto"/>
                            <w:right w:val="none" w:sz="0" w:space="0" w:color="auto"/>
                          </w:divBdr>
                          <w:divsChild>
                            <w:div w:id="614099151">
                              <w:marLeft w:val="0"/>
                              <w:marRight w:val="0"/>
                              <w:marTop w:val="0"/>
                              <w:marBottom w:val="0"/>
                              <w:divBdr>
                                <w:top w:val="none" w:sz="0" w:space="0" w:color="auto"/>
                                <w:left w:val="none" w:sz="0" w:space="0" w:color="auto"/>
                                <w:bottom w:val="none" w:sz="0" w:space="0" w:color="auto"/>
                                <w:right w:val="none" w:sz="0" w:space="0" w:color="auto"/>
                              </w:divBdr>
                              <w:divsChild>
                                <w:div w:id="1459685457">
                                  <w:marLeft w:val="0"/>
                                  <w:marRight w:val="0"/>
                                  <w:marTop w:val="0"/>
                                  <w:marBottom w:val="0"/>
                                  <w:divBdr>
                                    <w:top w:val="none" w:sz="0" w:space="0" w:color="auto"/>
                                    <w:left w:val="none" w:sz="0" w:space="0" w:color="auto"/>
                                    <w:bottom w:val="none" w:sz="0" w:space="0" w:color="auto"/>
                                    <w:right w:val="none" w:sz="0" w:space="0" w:color="auto"/>
                                  </w:divBdr>
                                  <w:divsChild>
                                    <w:div w:id="679089626">
                                      <w:marLeft w:val="0"/>
                                      <w:marRight w:val="0"/>
                                      <w:marTop w:val="0"/>
                                      <w:marBottom w:val="0"/>
                                      <w:divBdr>
                                        <w:top w:val="none" w:sz="0" w:space="0" w:color="auto"/>
                                        <w:left w:val="none" w:sz="0" w:space="0" w:color="auto"/>
                                        <w:bottom w:val="none" w:sz="0" w:space="0" w:color="auto"/>
                                        <w:right w:val="none" w:sz="0" w:space="0" w:color="auto"/>
                                      </w:divBdr>
                                      <w:divsChild>
                                        <w:div w:id="1899658156">
                                          <w:marLeft w:val="150"/>
                                          <w:marRight w:val="150"/>
                                          <w:marTop w:val="150"/>
                                          <w:marBottom w:val="150"/>
                                          <w:divBdr>
                                            <w:top w:val="dashed" w:sz="6" w:space="0" w:color="auto"/>
                                            <w:left w:val="dashed" w:sz="6" w:space="0" w:color="auto"/>
                                            <w:bottom w:val="dashed" w:sz="6" w:space="0" w:color="auto"/>
                                            <w:right w:val="dashed" w:sz="6" w:space="0" w:color="auto"/>
                                          </w:divBdr>
                                        </w:div>
                                      </w:divsChild>
                                    </w:div>
                                  </w:divsChild>
                                </w:div>
                              </w:divsChild>
                            </w:div>
                          </w:divsChild>
                        </w:div>
                      </w:divsChild>
                    </w:div>
                  </w:divsChild>
                </w:div>
              </w:divsChild>
            </w:div>
          </w:divsChild>
        </w:div>
      </w:divsChild>
    </w:div>
    <w:div w:id="1058474276">
      <w:bodyDiv w:val="1"/>
      <w:marLeft w:val="0"/>
      <w:marRight w:val="0"/>
      <w:marTop w:val="0"/>
      <w:marBottom w:val="0"/>
      <w:divBdr>
        <w:top w:val="none" w:sz="0" w:space="0" w:color="auto"/>
        <w:left w:val="none" w:sz="0" w:space="0" w:color="auto"/>
        <w:bottom w:val="none" w:sz="0" w:space="0" w:color="auto"/>
        <w:right w:val="none" w:sz="0" w:space="0" w:color="auto"/>
      </w:divBdr>
    </w:div>
    <w:div w:id="1065565211">
      <w:bodyDiv w:val="1"/>
      <w:marLeft w:val="0"/>
      <w:marRight w:val="0"/>
      <w:marTop w:val="0"/>
      <w:marBottom w:val="0"/>
      <w:divBdr>
        <w:top w:val="none" w:sz="0" w:space="0" w:color="auto"/>
        <w:left w:val="none" w:sz="0" w:space="0" w:color="auto"/>
        <w:bottom w:val="none" w:sz="0" w:space="0" w:color="auto"/>
        <w:right w:val="none" w:sz="0" w:space="0" w:color="auto"/>
      </w:divBdr>
      <w:divsChild>
        <w:div w:id="230626877">
          <w:marLeft w:val="0"/>
          <w:marRight w:val="0"/>
          <w:marTop w:val="0"/>
          <w:marBottom w:val="0"/>
          <w:divBdr>
            <w:top w:val="none" w:sz="0" w:space="0" w:color="auto"/>
            <w:left w:val="none" w:sz="0" w:space="0" w:color="auto"/>
            <w:bottom w:val="none" w:sz="0" w:space="0" w:color="auto"/>
            <w:right w:val="none" w:sz="0" w:space="0" w:color="auto"/>
          </w:divBdr>
          <w:divsChild>
            <w:div w:id="1236429021">
              <w:marLeft w:val="0"/>
              <w:marRight w:val="0"/>
              <w:marTop w:val="0"/>
              <w:marBottom w:val="0"/>
              <w:divBdr>
                <w:top w:val="none" w:sz="0" w:space="0" w:color="auto"/>
                <w:left w:val="none" w:sz="0" w:space="0" w:color="auto"/>
                <w:bottom w:val="none" w:sz="0" w:space="0" w:color="auto"/>
                <w:right w:val="none" w:sz="0" w:space="0" w:color="auto"/>
              </w:divBdr>
              <w:divsChild>
                <w:div w:id="1119294921">
                  <w:marLeft w:val="0"/>
                  <w:marRight w:val="0"/>
                  <w:marTop w:val="0"/>
                  <w:marBottom w:val="0"/>
                  <w:divBdr>
                    <w:top w:val="none" w:sz="0" w:space="0" w:color="auto"/>
                    <w:left w:val="none" w:sz="0" w:space="0" w:color="auto"/>
                    <w:bottom w:val="none" w:sz="0" w:space="0" w:color="auto"/>
                    <w:right w:val="none" w:sz="0" w:space="0" w:color="auto"/>
                  </w:divBdr>
                  <w:divsChild>
                    <w:div w:id="1619875878">
                      <w:marLeft w:val="0"/>
                      <w:marRight w:val="0"/>
                      <w:marTop w:val="0"/>
                      <w:marBottom w:val="0"/>
                      <w:divBdr>
                        <w:top w:val="none" w:sz="0" w:space="0" w:color="auto"/>
                        <w:left w:val="none" w:sz="0" w:space="0" w:color="auto"/>
                        <w:bottom w:val="none" w:sz="0" w:space="0" w:color="auto"/>
                        <w:right w:val="none" w:sz="0" w:space="0" w:color="auto"/>
                      </w:divBdr>
                      <w:divsChild>
                        <w:div w:id="1011444185">
                          <w:marLeft w:val="0"/>
                          <w:marRight w:val="0"/>
                          <w:marTop w:val="0"/>
                          <w:marBottom w:val="0"/>
                          <w:divBdr>
                            <w:top w:val="none" w:sz="0" w:space="0" w:color="auto"/>
                            <w:left w:val="none" w:sz="0" w:space="0" w:color="auto"/>
                            <w:bottom w:val="none" w:sz="0" w:space="0" w:color="auto"/>
                            <w:right w:val="none" w:sz="0" w:space="0" w:color="auto"/>
                          </w:divBdr>
                          <w:divsChild>
                            <w:div w:id="61804126">
                              <w:marLeft w:val="0"/>
                              <w:marRight w:val="0"/>
                              <w:marTop w:val="0"/>
                              <w:marBottom w:val="0"/>
                              <w:divBdr>
                                <w:top w:val="none" w:sz="0" w:space="0" w:color="auto"/>
                                <w:left w:val="none" w:sz="0" w:space="0" w:color="auto"/>
                                <w:bottom w:val="none" w:sz="0" w:space="0" w:color="auto"/>
                                <w:right w:val="none" w:sz="0" w:space="0" w:color="auto"/>
                              </w:divBdr>
                              <w:divsChild>
                                <w:div w:id="886721655">
                                  <w:marLeft w:val="0"/>
                                  <w:marRight w:val="0"/>
                                  <w:marTop w:val="0"/>
                                  <w:marBottom w:val="0"/>
                                  <w:divBdr>
                                    <w:top w:val="none" w:sz="0" w:space="0" w:color="auto"/>
                                    <w:left w:val="none" w:sz="0" w:space="0" w:color="auto"/>
                                    <w:bottom w:val="none" w:sz="0" w:space="0" w:color="auto"/>
                                    <w:right w:val="none" w:sz="0" w:space="0" w:color="auto"/>
                                  </w:divBdr>
                                  <w:divsChild>
                                    <w:div w:id="20569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370837">
      <w:bodyDiv w:val="1"/>
      <w:marLeft w:val="0"/>
      <w:marRight w:val="0"/>
      <w:marTop w:val="0"/>
      <w:marBottom w:val="0"/>
      <w:divBdr>
        <w:top w:val="none" w:sz="0" w:space="0" w:color="auto"/>
        <w:left w:val="none" w:sz="0" w:space="0" w:color="auto"/>
        <w:bottom w:val="none" w:sz="0" w:space="0" w:color="auto"/>
        <w:right w:val="none" w:sz="0" w:space="0" w:color="auto"/>
      </w:divBdr>
      <w:divsChild>
        <w:div w:id="398132713">
          <w:marLeft w:val="0"/>
          <w:marRight w:val="0"/>
          <w:marTop w:val="0"/>
          <w:marBottom w:val="0"/>
          <w:divBdr>
            <w:top w:val="none" w:sz="0" w:space="0" w:color="auto"/>
            <w:left w:val="none" w:sz="0" w:space="0" w:color="auto"/>
            <w:bottom w:val="none" w:sz="0" w:space="0" w:color="auto"/>
            <w:right w:val="none" w:sz="0" w:space="0" w:color="auto"/>
          </w:divBdr>
          <w:divsChild>
            <w:div w:id="2074423947">
              <w:marLeft w:val="0"/>
              <w:marRight w:val="0"/>
              <w:marTop w:val="0"/>
              <w:marBottom w:val="0"/>
              <w:divBdr>
                <w:top w:val="none" w:sz="0" w:space="0" w:color="auto"/>
                <w:left w:val="none" w:sz="0" w:space="0" w:color="auto"/>
                <w:bottom w:val="none" w:sz="0" w:space="0" w:color="auto"/>
                <w:right w:val="none" w:sz="0" w:space="0" w:color="auto"/>
              </w:divBdr>
              <w:divsChild>
                <w:div w:id="481048186">
                  <w:marLeft w:val="0"/>
                  <w:marRight w:val="0"/>
                  <w:marTop w:val="0"/>
                  <w:marBottom w:val="0"/>
                  <w:divBdr>
                    <w:top w:val="none" w:sz="0" w:space="0" w:color="auto"/>
                    <w:left w:val="none" w:sz="0" w:space="0" w:color="auto"/>
                    <w:bottom w:val="none" w:sz="0" w:space="0" w:color="auto"/>
                    <w:right w:val="none" w:sz="0" w:space="0" w:color="auto"/>
                  </w:divBdr>
                  <w:divsChild>
                    <w:div w:id="1629584490">
                      <w:marLeft w:val="0"/>
                      <w:marRight w:val="0"/>
                      <w:marTop w:val="0"/>
                      <w:marBottom w:val="0"/>
                      <w:divBdr>
                        <w:top w:val="none" w:sz="0" w:space="0" w:color="auto"/>
                        <w:left w:val="none" w:sz="0" w:space="0" w:color="auto"/>
                        <w:bottom w:val="none" w:sz="0" w:space="0" w:color="auto"/>
                        <w:right w:val="none" w:sz="0" w:space="0" w:color="auto"/>
                      </w:divBdr>
                      <w:divsChild>
                        <w:div w:id="1511916376">
                          <w:marLeft w:val="0"/>
                          <w:marRight w:val="0"/>
                          <w:marTop w:val="0"/>
                          <w:marBottom w:val="0"/>
                          <w:divBdr>
                            <w:top w:val="none" w:sz="0" w:space="0" w:color="auto"/>
                            <w:left w:val="none" w:sz="0" w:space="0" w:color="auto"/>
                            <w:bottom w:val="none" w:sz="0" w:space="0" w:color="auto"/>
                            <w:right w:val="none" w:sz="0" w:space="0" w:color="auto"/>
                          </w:divBdr>
                          <w:divsChild>
                            <w:div w:id="1159615499">
                              <w:marLeft w:val="0"/>
                              <w:marRight w:val="0"/>
                              <w:marTop w:val="0"/>
                              <w:marBottom w:val="0"/>
                              <w:divBdr>
                                <w:top w:val="none" w:sz="0" w:space="0" w:color="auto"/>
                                <w:left w:val="none" w:sz="0" w:space="0" w:color="auto"/>
                                <w:bottom w:val="none" w:sz="0" w:space="0" w:color="auto"/>
                                <w:right w:val="none" w:sz="0" w:space="0" w:color="auto"/>
                              </w:divBdr>
                              <w:divsChild>
                                <w:div w:id="1342119626">
                                  <w:marLeft w:val="0"/>
                                  <w:marRight w:val="0"/>
                                  <w:marTop w:val="0"/>
                                  <w:marBottom w:val="0"/>
                                  <w:divBdr>
                                    <w:top w:val="none" w:sz="0" w:space="0" w:color="auto"/>
                                    <w:left w:val="none" w:sz="0" w:space="0" w:color="auto"/>
                                    <w:bottom w:val="none" w:sz="0" w:space="0" w:color="auto"/>
                                    <w:right w:val="none" w:sz="0" w:space="0" w:color="auto"/>
                                  </w:divBdr>
                                  <w:divsChild>
                                    <w:div w:id="9274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825041">
      <w:bodyDiv w:val="1"/>
      <w:marLeft w:val="0"/>
      <w:marRight w:val="0"/>
      <w:marTop w:val="0"/>
      <w:marBottom w:val="0"/>
      <w:divBdr>
        <w:top w:val="none" w:sz="0" w:space="0" w:color="auto"/>
        <w:left w:val="none" w:sz="0" w:space="0" w:color="auto"/>
        <w:bottom w:val="none" w:sz="0" w:space="0" w:color="auto"/>
        <w:right w:val="none" w:sz="0" w:space="0" w:color="auto"/>
      </w:divBdr>
    </w:div>
    <w:div w:id="1161896015">
      <w:bodyDiv w:val="1"/>
      <w:marLeft w:val="0"/>
      <w:marRight w:val="0"/>
      <w:marTop w:val="0"/>
      <w:marBottom w:val="0"/>
      <w:divBdr>
        <w:top w:val="none" w:sz="0" w:space="0" w:color="auto"/>
        <w:left w:val="none" w:sz="0" w:space="0" w:color="auto"/>
        <w:bottom w:val="none" w:sz="0" w:space="0" w:color="auto"/>
        <w:right w:val="none" w:sz="0" w:space="0" w:color="auto"/>
      </w:divBdr>
      <w:divsChild>
        <w:div w:id="125247134">
          <w:marLeft w:val="547"/>
          <w:marRight w:val="0"/>
          <w:marTop w:val="96"/>
          <w:marBottom w:val="0"/>
          <w:divBdr>
            <w:top w:val="none" w:sz="0" w:space="0" w:color="auto"/>
            <w:left w:val="none" w:sz="0" w:space="0" w:color="auto"/>
            <w:bottom w:val="none" w:sz="0" w:space="0" w:color="auto"/>
            <w:right w:val="none" w:sz="0" w:space="0" w:color="auto"/>
          </w:divBdr>
        </w:div>
        <w:div w:id="601031525">
          <w:marLeft w:val="893"/>
          <w:marRight w:val="0"/>
          <w:marTop w:val="86"/>
          <w:marBottom w:val="0"/>
          <w:divBdr>
            <w:top w:val="none" w:sz="0" w:space="0" w:color="auto"/>
            <w:left w:val="none" w:sz="0" w:space="0" w:color="auto"/>
            <w:bottom w:val="none" w:sz="0" w:space="0" w:color="auto"/>
            <w:right w:val="none" w:sz="0" w:space="0" w:color="auto"/>
          </w:divBdr>
        </w:div>
        <w:div w:id="711927717">
          <w:marLeft w:val="893"/>
          <w:marRight w:val="0"/>
          <w:marTop w:val="86"/>
          <w:marBottom w:val="0"/>
          <w:divBdr>
            <w:top w:val="none" w:sz="0" w:space="0" w:color="auto"/>
            <w:left w:val="none" w:sz="0" w:space="0" w:color="auto"/>
            <w:bottom w:val="none" w:sz="0" w:space="0" w:color="auto"/>
            <w:right w:val="none" w:sz="0" w:space="0" w:color="auto"/>
          </w:divBdr>
        </w:div>
        <w:div w:id="1327829543">
          <w:marLeft w:val="893"/>
          <w:marRight w:val="0"/>
          <w:marTop w:val="86"/>
          <w:marBottom w:val="0"/>
          <w:divBdr>
            <w:top w:val="none" w:sz="0" w:space="0" w:color="auto"/>
            <w:left w:val="none" w:sz="0" w:space="0" w:color="auto"/>
            <w:bottom w:val="none" w:sz="0" w:space="0" w:color="auto"/>
            <w:right w:val="none" w:sz="0" w:space="0" w:color="auto"/>
          </w:divBdr>
        </w:div>
        <w:div w:id="1698853648">
          <w:marLeft w:val="893"/>
          <w:marRight w:val="0"/>
          <w:marTop w:val="86"/>
          <w:marBottom w:val="0"/>
          <w:divBdr>
            <w:top w:val="none" w:sz="0" w:space="0" w:color="auto"/>
            <w:left w:val="none" w:sz="0" w:space="0" w:color="auto"/>
            <w:bottom w:val="none" w:sz="0" w:space="0" w:color="auto"/>
            <w:right w:val="none" w:sz="0" w:space="0" w:color="auto"/>
          </w:divBdr>
        </w:div>
        <w:div w:id="1804731670">
          <w:marLeft w:val="893"/>
          <w:marRight w:val="0"/>
          <w:marTop w:val="86"/>
          <w:marBottom w:val="0"/>
          <w:divBdr>
            <w:top w:val="none" w:sz="0" w:space="0" w:color="auto"/>
            <w:left w:val="none" w:sz="0" w:space="0" w:color="auto"/>
            <w:bottom w:val="none" w:sz="0" w:space="0" w:color="auto"/>
            <w:right w:val="none" w:sz="0" w:space="0" w:color="auto"/>
          </w:divBdr>
        </w:div>
        <w:div w:id="1934195159">
          <w:marLeft w:val="893"/>
          <w:marRight w:val="0"/>
          <w:marTop w:val="86"/>
          <w:marBottom w:val="0"/>
          <w:divBdr>
            <w:top w:val="none" w:sz="0" w:space="0" w:color="auto"/>
            <w:left w:val="none" w:sz="0" w:space="0" w:color="auto"/>
            <w:bottom w:val="none" w:sz="0" w:space="0" w:color="auto"/>
            <w:right w:val="none" w:sz="0" w:space="0" w:color="auto"/>
          </w:divBdr>
        </w:div>
      </w:divsChild>
    </w:div>
    <w:div w:id="1184172907">
      <w:bodyDiv w:val="1"/>
      <w:marLeft w:val="0"/>
      <w:marRight w:val="0"/>
      <w:marTop w:val="0"/>
      <w:marBottom w:val="0"/>
      <w:divBdr>
        <w:top w:val="none" w:sz="0" w:space="0" w:color="auto"/>
        <w:left w:val="none" w:sz="0" w:space="0" w:color="auto"/>
        <w:bottom w:val="none" w:sz="0" w:space="0" w:color="auto"/>
        <w:right w:val="none" w:sz="0" w:space="0" w:color="auto"/>
      </w:divBdr>
      <w:divsChild>
        <w:div w:id="246616984">
          <w:marLeft w:val="0"/>
          <w:marRight w:val="0"/>
          <w:marTop w:val="0"/>
          <w:marBottom w:val="0"/>
          <w:divBdr>
            <w:top w:val="none" w:sz="0" w:space="0" w:color="auto"/>
            <w:left w:val="none" w:sz="0" w:space="0" w:color="auto"/>
            <w:bottom w:val="none" w:sz="0" w:space="0" w:color="auto"/>
            <w:right w:val="none" w:sz="0" w:space="0" w:color="auto"/>
          </w:divBdr>
          <w:divsChild>
            <w:div w:id="1093473602">
              <w:marLeft w:val="0"/>
              <w:marRight w:val="0"/>
              <w:marTop w:val="0"/>
              <w:marBottom w:val="0"/>
              <w:divBdr>
                <w:top w:val="none" w:sz="0" w:space="0" w:color="auto"/>
                <w:left w:val="none" w:sz="0" w:space="0" w:color="auto"/>
                <w:bottom w:val="none" w:sz="0" w:space="0" w:color="auto"/>
                <w:right w:val="none" w:sz="0" w:space="0" w:color="auto"/>
              </w:divBdr>
              <w:divsChild>
                <w:div w:id="886138478">
                  <w:marLeft w:val="0"/>
                  <w:marRight w:val="0"/>
                  <w:marTop w:val="0"/>
                  <w:marBottom w:val="0"/>
                  <w:divBdr>
                    <w:top w:val="none" w:sz="0" w:space="0" w:color="auto"/>
                    <w:left w:val="none" w:sz="0" w:space="0" w:color="auto"/>
                    <w:bottom w:val="none" w:sz="0" w:space="0" w:color="auto"/>
                    <w:right w:val="none" w:sz="0" w:space="0" w:color="auto"/>
                  </w:divBdr>
                  <w:divsChild>
                    <w:div w:id="66461926">
                      <w:marLeft w:val="0"/>
                      <w:marRight w:val="0"/>
                      <w:marTop w:val="0"/>
                      <w:marBottom w:val="0"/>
                      <w:divBdr>
                        <w:top w:val="none" w:sz="0" w:space="0" w:color="auto"/>
                        <w:left w:val="none" w:sz="0" w:space="0" w:color="auto"/>
                        <w:bottom w:val="none" w:sz="0" w:space="0" w:color="auto"/>
                        <w:right w:val="none" w:sz="0" w:space="0" w:color="auto"/>
                      </w:divBdr>
                      <w:divsChild>
                        <w:div w:id="2034916692">
                          <w:marLeft w:val="0"/>
                          <w:marRight w:val="0"/>
                          <w:marTop w:val="0"/>
                          <w:marBottom w:val="0"/>
                          <w:divBdr>
                            <w:top w:val="none" w:sz="0" w:space="0" w:color="auto"/>
                            <w:left w:val="none" w:sz="0" w:space="0" w:color="auto"/>
                            <w:bottom w:val="none" w:sz="0" w:space="0" w:color="auto"/>
                            <w:right w:val="none" w:sz="0" w:space="0" w:color="auto"/>
                          </w:divBdr>
                          <w:divsChild>
                            <w:div w:id="1100687626">
                              <w:marLeft w:val="0"/>
                              <w:marRight w:val="0"/>
                              <w:marTop w:val="0"/>
                              <w:marBottom w:val="0"/>
                              <w:divBdr>
                                <w:top w:val="none" w:sz="0" w:space="0" w:color="auto"/>
                                <w:left w:val="none" w:sz="0" w:space="0" w:color="auto"/>
                                <w:bottom w:val="none" w:sz="0" w:space="0" w:color="auto"/>
                                <w:right w:val="none" w:sz="0" w:space="0" w:color="auto"/>
                              </w:divBdr>
                              <w:divsChild>
                                <w:div w:id="1332179420">
                                  <w:marLeft w:val="0"/>
                                  <w:marRight w:val="0"/>
                                  <w:marTop w:val="0"/>
                                  <w:marBottom w:val="0"/>
                                  <w:divBdr>
                                    <w:top w:val="none" w:sz="0" w:space="0" w:color="auto"/>
                                    <w:left w:val="none" w:sz="0" w:space="0" w:color="auto"/>
                                    <w:bottom w:val="none" w:sz="0" w:space="0" w:color="auto"/>
                                    <w:right w:val="none" w:sz="0" w:space="0" w:color="auto"/>
                                  </w:divBdr>
                                  <w:divsChild>
                                    <w:div w:id="12324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936834">
      <w:bodyDiv w:val="1"/>
      <w:marLeft w:val="0"/>
      <w:marRight w:val="0"/>
      <w:marTop w:val="0"/>
      <w:marBottom w:val="0"/>
      <w:divBdr>
        <w:top w:val="none" w:sz="0" w:space="0" w:color="auto"/>
        <w:left w:val="none" w:sz="0" w:space="0" w:color="auto"/>
        <w:bottom w:val="none" w:sz="0" w:space="0" w:color="auto"/>
        <w:right w:val="none" w:sz="0" w:space="0" w:color="auto"/>
      </w:divBdr>
      <w:divsChild>
        <w:div w:id="1585648219">
          <w:marLeft w:val="0"/>
          <w:marRight w:val="0"/>
          <w:marTop w:val="86"/>
          <w:marBottom w:val="0"/>
          <w:divBdr>
            <w:top w:val="none" w:sz="0" w:space="0" w:color="auto"/>
            <w:left w:val="none" w:sz="0" w:space="0" w:color="auto"/>
            <w:bottom w:val="none" w:sz="0" w:space="0" w:color="auto"/>
            <w:right w:val="none" w:sz="0" w:space="0" w:color="auto"/>
          </w:divBdr>
        </w:div>
        <w:div w:id="915940957">
          <w:marLeft w:val="1166"/>
          <w:marRight w:val="0"/>
          <w:marTop w:val="77"/>
          <w:marBottom w:val="0"/>
          <w:divBdr>
            <w:top w:val="none" w:sz="0" w:space="0" w:color="auto"/>
            <w:left w:val="none" w:sz="0" w:space="0" w:color="auto"/>
            <w:bottom w:val="none" w:sz="0" w:space="0" w:color="auto"/>
            <w:right w:val="none" w:sz="0" w:space="0" w:color="auto"/>
          </w:divBdr>
        </w:div>
        <w:div w:id="1498109438">
          <w:marLeft w:val="1166"/>
          <w:marRight w:val="0"/>
          <w:marTop w:val="77"/>
          <w:marBottom w:val="0"/>
          <w:divBdr>
            <w:top w:val="none" w:sz="0" w:space="0" w:color="auto"/>
            <w:left w:val="none" w:sz="0" w:space="0" w:color="auto"/>
            <w:bottom w:val="none" w:sz="0" w:space="0" w:color="auto"/>
            <w:right w:val="none" w:sz="0" w:space="0" w:color="auto"/>
          </w:divBdr>
        </w:div>
        <w:div w:id="425884594">
          <w:marLeft w:val="1166"/>
          <w:marRight w:val="0"/>
          <w:marTop w:val="77"/>
          <w:marBottom w:val="0"/>
          <w:divBdr>
            <w:top w:val="none" w:sz="0" w:space="0" w:color="auto"/>
            <w:left w:val="none" w:sz="0" w:space="0" w:color="auto"/>
            <w:bottom w:val="none" w:sz="0" w:space="0" w:color="auto"/>
            <w:right w:val="none" w:sz="0" w:space="0" w:color="auto"/>
          </w:divBdr>
        </w:div>
        <w:div w:id="229581341">
          <w:marLeft w:val="1166"/>
          <w:marRight w:val="0"/>
          <w:marTop w:val="77"/>
          <w:marBottom w:val="0"/>
          <w:divBdr>
            <w:top w:val="none" w:sz="0" w:space="0" w:color="auto"/>
            <w:left w:val="none" w:sz="0" w:space="0" w:color="auto"/>
            <w:bottom w:val="none" w:sz="0" w:space="0" w:color="auto"/>
            <w:right w:val="none" w:sz="0" w:space="0" w:color="auto"/>
          </w:divBdr>
        </w:div>
      </w:divsChild>
    </w:div>
    <w:div w:id="1206988696">
      <w:bodyDiv w:val="1"/>
      <w:marLeft w:val="0"/>
      <w:marRight w:val="0"/>
      <w:marTop w:val="0"/>
      <w:marBottom w:val="0"/>
      <w:divBdr>
        <w:top w:val="none" w:sz="0" w:space="0" w:color="auto"/>
        <w:left w:val="none" w:sz="0" w:space="0" w:color="auto"/>
        <w:bottom w:val="none" w:sz="0" w:space="0" w:color="auto"/>
        <w:right w:val="none" w:sz="0" w:space="0" w:color="auto"/>
      </w:divBdr>
      <w:divsChild>
        <w:div w:id="1844927228">
          <w:marLeft w:val="0"/>
          <w:marRight w:val="0"/>
          <w:marTop w:val="86"/>
          <w:marBottom w:val="0"/>
          <w:divBdr>
            <w:top w:val="none" w:sz="0" w:space="0" w:color="auto"/>
            <w:left w:val="none" w:sz="0" w:space="0" w:color="auto"/>
            <w:bottom w:val="none" w:sz="0" w:space="0" w:color="auto"/>
            <w:right w:val="none" w:sz="0" w:space="0" w:color="auto"/>
          </w:divBdr>
        </w:div>
        <w:div w:id="599683013">
          <w:marLeft w:val="634"/>
          <w:marRight w:val="0"/>
          <w:marTop w:val="86"/>
          <w:marBottom w:val="0"/>
          <w:divBdr>
            <w:top w:val="none" w:sz="0" w:space="0" w:color="auto"/>
            <w:left w:val="none" w:sz="0" w:space="0" w:color="auto"/>
            <w:bottom w:val="none" w:sz="0" w:space="0" w:color="auto"/>
            <w:right w:val="none" w:sz="0" w:space="0" w:color="auto"/>
          </w:divBdr>
        </w:div>
        <w:div w:id="344943101">
          <w:marLeft w:val="634"/>
          <w:marRight w:val="0"/>
          <w:marTop w:val="77"/>
          <w:marBottom w:val="0"/>
          <w:divBdr>
            <w:top w:val="none" w:sz="0" w:space="0" w:color="auto"/>
            <w:left w:val="none" w:sz="0" w:space="0" w:color="auto"/>
            <w:bottom w:val="none" w:sz="0" w:space="0" w:color="auto"/>
            <w:right w:val="none" w:sz="0" w:space="0" w:color="auto"/>
          </w:divBdr>
        </w:div>
        <w:div w:id="1180465108">
          <w:marLeft w:val="0"/>
          <w:marRight w:val="0"/>
          <w:marTop w:val="77"/>
          <w:marBottom w:val="0"/>
          <w:divBdr>
            <w:top w:val="none" w:sz="0" w:space="0" w:color="auto"/>
            <w:left w:val="none" w:sz="0" w:space="0" w:color="auto"/>
            <w:bottom w:val="none" w:sz="0" w:space="0" w:color="auto"/>
            <w:right w:val="none" w:sz="0" w:space="0" w:color="auto"/>
          </w:divBdr>
        </w:div>
        <w:div w:id="982612735">
          <w:marLeft w:val="634"/>
          <w:marRight w:val="0"/>
          <w:marTop w:val="86"/>
          <w:marBottom w:val="0"/>
          <w:divBdr>
            <w:top w:val="none" w:sz="0" w:space="0" w:color="auto"/>
            <w:left w:val="none" w:sz="0" w:space="0" w:color="auto"/>
            <w:bottom w:val="none" w:sz="0" w:space="0" w:color="auto"/>
            <w:right w:val="none" w:sz="0" w:space="0" w:color="auto"/>
          </w:divBdr>
        </w:div>
      </w:divsChild>
    </w:div>
    <w:div w:id="1208374758">
      <w:bodyDiv w:val="1"/>
      <w:marLeft w:val="0"/>
      <w:marRight w:val="0"/>
      <w:marTop w:val="0"/>
      <w:marBottom w:val="0"/>
      <w:divBdr>
        <w:top w:val="none" w:sz="0" w:space="0" w:color="auto"/>
        <w:left w:val="none" w:sz="0" w:space="0" w:color="auto"/>
        <w:bottom w:val="none" w:sz="0" w:space="0" w:color="auto"/>
        <w:right w:val="none" w:sz="0" w:space="0" w:color="auto"/>
      </w:divBdr>
    </w:div>
    <w:div w:id="1218277691">
      <w:bodyDiv w:val="1"/>
      <w:marLeft w:val="0"/>
      <w:marRight w:val="0"/>
      <w:marTop w:val="0"/>
      <w:marBottom w:val="0"/>
      <w:divBdr>
        <w:top w:val="none" w:sz="0" w:space="0" w:color="auto"/>
        <w:left w:val="none" w:sz="0" w:space="0" w:color="auto"/>
        <w:bottom w:val="none" w:sz="0" w:space="0" w:color="auto"/>
        <w:right w:val="none" w:sz="0" w:space="0" w:color="auto"/>
      </w:divBdr>
      <w:divsChild>
        <w:div w:id="265576103">
          <w:marLeft w:val="0"/>
          <w:marRight w:val="0"/>
          <w:marTop w:val="0"/>
          <w:marBottom w:val="0"/>
          <w:divBdr>
            <w:top w:val="none" w:sz="0" w:space="0" w:color="auto"/>
            <w:left w:val="none" w:sz="0" w:space="0" w:color="auto"/>
            <w:bottom w:val="none" w:sz="0" w:space="0" w:color="auto"/>
            <w:right w:val="none" w:sz="0" w:space="0" w:color="auto"/>
          </w:divBdr>
          <w:divsChild>
            <w:div w:id="1471434511">
              <w:marLeft w:val="0"/>
              <w:marRight w:val="0"/>
              <w:marTop w:val="0"/>
              <w:marBottom w:val="0"/>
              <w:divBdr>
                <w:top w:val="none" w:sz="0" w:space="0" w:color="auto"/>
                <w:left w:val="none" w:sz="0" w:space="0" w:color="auto"/>
                <w:bottom w:val="none" w:sz="0" w:space="0" w:color="auto"/>
                <w:right w:val="none" w:sz="0" w:space="0" w:color="auto"/>
              </w:divBdr>
              <w:divsChild>
                <w:div w:id="2088336605">
                  <w:marLeft w:val="0"/>
                  <w:marRight w:val="0"/>
                  <w:marTop w:val="0"/>
                  <w:marBottom w:val="0"/>
                  <w:divBdr>
                    <w:top w:val="none" w:sz="0" w:space="0" w:color="auto"/>
                    <w:left w:val="none" w:sz="0" w:space="0" w:color="auto"/>
                    <w:bottom w:val="none" w:sz="0" w:space="0" w:color="auto"/>
                    <w:right w:val="none" w:sz="0" w:space="0" w:color="auto"/>
                  </w:divBdr>
                  <w:divsChild>
                    <w:div w:id="650061853">
                      <w:marLeft w:val="0"/>
                      <w:marRight w:val="0"/>
                      <w:marTop w:val="0"/>
                      <w:marBottom w:val="0"/>
                      <w:divBdr>
                        <w:top w:val="none" w:sz="0" w:space="0" w:color="auto"/>
                        <w:left w:val="none" w:sz="0" w:space="0" w:color="auto"/>
                        <w:bottom w:val="none" w:sz="0" w:space="0" w:color="auto"/>
                        <w:right w:val="none" w:sz="0" w:space="0" w:color="auto"/>
                      </w:divBdr>
                      <w:divsChild>
                        <w:div w:id="456142552">
                          <w:marLeft w:val="0"/>
                          <w:marRight w:val="0"/>
                          <w:marTop w:val="0"/>
                          <w:marBottom w:val="0"/>
                          <w:divBdr>
                            <w:top w:val="none" w:sz="0" w:space="0" w:color="auto"/>
                            <w:left w:val="none" w:sz="0" w:space="0" w:color="auto"/>
                            <w:bottom w:val="none" w:sz="0" w:space="0" w:color="auto"/>
                            <w:right w:val="none" w:sz="0" w:space="0" w:color="auto"/>
                          </w:divBdr>
                          <w:divsChild>
                            <w:div w:id="1907375062">
                              <w:marLeft w:val="0"/>
                              <w:marRight w:val="0"/>
                              <w:marTop w:val="0"/>
                              <w:marBottom w:val="0"/>
                              <w:divBdr>
                                <w:top w:val="none" w:sz="0" w:space="0" w:color="auto"/>
                                <w:left w:val="none" w:sz="0" w:space="0" w:color="auto"/>
                                <w:bottom w:val="none" w:sz="0" w:space="0" w:color="auto"/>
                                <w:right w:val="none" w:sz="0" w:space="0" w:color="auto"/>
                              </w:divBdr>
                              <w:divsChild>
                                <w:div w:id="1196890984">
                                  <w:marLeft w:val="0"/>
                                  <w:marRight w:val="0"/>
                                  <w:marTop w:val="0"/>
                                  <w:marBottom w:val="0"/>
                                  <w:divBdr>
                                    <w:top w:val="none" w:sz="0" w:space="0" w:color="auto"/>
                                    <w:left w:val="none" w:sz="0" w:space="0" w:color="auto"/>
                                    <w:bottom w:val="none" w:sz="0" w:space="0" w:color="auto"/>
                                    <w:right w:val="none" w:sz="0" w:space="0" w:color="auto"/>
                                  </w:divBdr>
                                  <w:divsChild>
                                    <w:div w:id="3917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65148">
      <w:bodyDiv w:val="1"/>
      <w:marLeft w:val="0"/>
      <w:marRight w:val="0"/>
      <w:marTop w:val="0"/>
      <w:marBottom w:val="0"/>
      <w:divBdr>
        <w:top w:val="none" w:sz="0" w:space="0" w:color="auto"/>
        <w:left w:val="none" w:sz="0" w:space="0" w:color="auto"/>
        <w:bottom w:val="none" w:sz="0" w:space="0" w:color="auto"/>
        <w:right w:val="none" w:sz="0" w:space="0" w:color="auto"/>
      </w:divBdr>
      <w:divsChild>
        <w:div w:id="1357851879">
          <w:marLeft w:val="634"/>
          <w:marRight w:val="0"/>
          <w:marTop w:val="86"/>
          <w:marBottom w:val="0"/>
          <w:divBdr>
            <w:top w:val="none" w:sz="0" w:space="0" w:color="auto"/>
            <w:left w:val="none" w:sz="0" w:space="0" w:color="auto"/>
            <w:bottom w:val="none" w:sz="0" w:space="0" w:color="auto"/>
            <w:right w:val="none" w:sz="0" w:space="0" w:color="auto"/>
          </w:divBdr>
        </w:div>
        <w:div w:id="944310731">
          <w:marLeft w:val="634"/>
          <w:marRight w:val="0"/>
          <w:marTop w:val="86"/>
          <w:marBottom w:val="0"/>
          <w:divBdr>
            <w:top w:val="none" w:sz="0" w:space="0" w:color="auto"/>
            <w:left w:val="none" w:sz="0" w:space="0" w:color="auto"/>
            <w:bottom w:val="none" w:sz="0" w:space="0" w:color="auto"/>
            <w:right w:val="none" w:sz="0" w:space="0" w:color="auto"/>
          </w:divBdr>
        </w:div>
        <w:div w:id="1045250628">
          <w:marLeft w:val="634"/>
          <w:marRight w:val="0"/>
          <w:marTop w:val="86"/>
          <w:marBottom w:val="0"/>
          <w:divBdr>
            <w:top w:val="none" w:sz="0" w:space="0" w:color="auto"/>
            <w:left w:val="none" w:sz="0" w:space="0" w:color="auto"/>
            <w:bottom w:val="none" w:sz="0" w:space="0" w:color="auto"/>
            <w:right w:val="none" w:sz="0" w:space="0" w:color="auto"/>
          </w:divBdr>
        </w:div>
        <w:div w:id="1013192607">
          <w:marLeft w:val="1267"/>
          <w:marRight w:val="0"/>
          <w:marTop w:val="77"/>
          <w:marBottom w:val="0"/>
          <w:divBdr>
            <w:top w:val="none" w:sz="0" w:space="0" w:color="auto"/>
            <w:left w:val="none" w:sz="0" w:space="0" w:color="auto"/>
            <w:bottom w:val="none" w:sz="0" w:space="0" w:color="auto"/>
            <w:right w:val="none" w:sz="0" w:space="0" w:color="auto"/>
          </w:divBdr>
        </w:div>
        <w:div w:id="1301568998">
          <w:marLeft w:val="1267"/>
          <w:marRight w:val="0"/>
          <w:marTop w:val="77"/>
          <w:marBottom w:val="0"/>
          <w:divBdr>
            <w:top w:val="none" w:sz="0" w:space="0" w:color="auto"/>
            <w:left w:val="none" w:sz="0" w:space="0" w:color="auto"/>
            <w:bottom w:val="none" w:sz="0" w:space="0" w:color="auto"/>
            <w:right w:val="none" w:sz="0" w:space="0" w:color="auto"/>
          </w:divBdr>
        </w:div>
        <w:div w:id="1449932032">
          <w:marLeft w:val="1267"/>
          <w:marRight w:val="0"/>
          <w:marTop w:val="77"/>
          <w:marBottom w:val="0"/>
          <w:divBdr>
            <w:top w:val="none" w:sz="0" w:space="0" w:color="auto"/>
            <w:left w:val="none" w:sz="0" w:space="0" w:color="auto"/>
            <w:bottom w:val="none" w:sz="0" w:space="0" w:color="auto"/>
            <w:right w:val="none" w:sz="0" w:space="0" w:color="auto"/>
          </w:divBdr>
        </w:div>
        <w:div w:id="1622761903">
          <w:marLeft w:val="1267"/>
          <w:marRight w:val="0"/>
          <w:marTop w:val="77"/>
          <w:marBottom w:val="0"/>
          <w:divBdr>
            <w:top w:val="none" w:sz="0" w:space="0" w:color="auto"/>
            <w:left w:val="none" w:sz="0" w:space="0" w:color="auto"/>
            <w:bottom w:val="none" w:sz="0" w:space="0" w:color="auto"/>
            <w:right w:val="none" w:sz="0" w:space="0" w:color="auto"/>
          </w:divBdr>
        </w:div>
        <w:div w:id="394592529">
          <w:marLeft w:val="1267"/>
          <w:marRight w:val="0"/>
          <w:marTop w:val="77"/>
          <w:marBottom w:val="0"/>
          <w:divBdr>
            <w:top w:val="none" w:sz="0" w:space="0" w:color="auto"/>
            <w:left w:val="none" w:sz="0" w:space="0" w:color="auto"/>
            <w:bottom w:val="none" w:sz="0" w:space="0" w:color="auto"/>
            <w:right w:val="none" w:sz="0" w:space="0" w:color="auto"/>
          </w:divBdr>
        </w:div>
        <w:div w:id="1844932718">
          <w:marLeft w:val="634"/>
          <w:marRight w:val="0"/>
          <w:marTop w:val="86"/>
          <w:marBottom w:val="0"/>
          <w:divBdr>
            <w:top w:val="none" w:sz="0" w:space="0" w:color="auto"/>
            <w:left w:val="none" w:sz="0" w:space="0" w:color="auto"/>
            <w:bottom w:val="none" w:sz="0" w:space="0" w:color="auto"/>
            <w:right w:val="none" w:sz="0" w:space="0" w:color="auto"/>
          </w:divBdr>
        </w:div>
        <w:div w:id="1118332747">
          <w:marLeft w:val="1267"/>
          <w:marRight w:val="0"/>
          <w:marTop w:val="77"/>
          <w:marBottom w:val="0"/>
          <w:divBdr>
            <w:top w:val="none" w:sz="0" w:space="0" w:color="auto"/>
            <w:left w:val="none" w:sz="0" w:space="0" w:color="auto"/>
            <w:bottom w:val="none" w:sz="0" w:space="0" w:color="auto"/>
            <w:right w:val="none" w:sz="0" w:space="0" w:color="auto"/>
          </w:divBdr>
        </w:div>
      </w:divsChild>
    </w:div>
    <w:div w:id="1250851972">
      <w:bodyDiv w:val="1"/>
      <w:marLeft w:val="0"/>
      <w:marRight w:val="0"/>
      <w:marTop w:val="0"/>
      <w:marBottom w:val="0"/>
      <w:divBdr>
        <w:top w:val="none" w:sz="0" w:space="0" w:color="auto"/>
        <w:left w:val="none" w:sz="0" w:space="0" w:color="auto"/>
        <w:bottom w:val="none" w:sz="0" w:space="0" w:color="auto"/>
        <w:right w:val="none" w:sz="0" w:space="0" w:color="auto"/>
      </w:divBdr>
    </w:div>
    <w:div w:id="1269922050">
      <w:bodyDiv w:val="1"/>
      <w:marLeft w:val="0"/>
      <w:marRight w:val="0"/>
      <w:marTop w:val="0"/>
      <w:marBottom w:val="0"/>
      <w:divBdr>
        <w:top w:val="none" w:sz="0" w:space="0" w:color="auto"/>
        <w:left w:val="none" w:sz="0" w:space="0" w:color="auto"/>
        <w:bottom w:val="none" w:sz="0" w:space="0" w:color="auto"/>
        <w:right w:val="none" w:sz="0" w:space="0" w:color="auto"/>
      </w:divBdr>
      <w:divsChild>
        <w:div w:id="592670813">
          <w:marLeft w:val="0"/>
          <w:marRight w:val="0"/>
          <w:marTop w:val="0"/>
          <w:marBottom w:val="0"/>
          <w:divBdr>
            <w:top w:val="none" w:sz="0" w:space="0" w:color="auto"/>
            <w:left w:val="none" w:sz="0" w:space="0" w:color="auto"/>
            <w:bottom w:val="none" w:sz="0" w:space="0" w:color="auto"/>
            <w:right w:val="none" w:sz="0" w:space="0" w:color="auto"/>
          </w:divBdr>
          <w:divsChild>
            <w:div w:id="21976151">
              <w:marLeft w:val="0"/>
              <w:marRight w:val="0"/>
              <w:marTop w:val="0"/>
              <w:marBottom w:val="0"/>
              <w:divBdr>
                <w:top w:val="none" w:sz="0" w:space="0" w:color="auto"/>
                <w:left w:val="none" w:sz="0" w:space="0" w:color="auto"/>
                <w:bottom w:val="none" w:sz="0" w:space="0" w:color="auto"/>
                <w:right w:val="none" w:sz="0" w:space="0" w:color="auto"/>
              </w:divBdr>
              <w:divsChild>
                <w:div w:id="1132013791">
                  <w:marLeft w:val="0"/>
                  <w:marRight w:val="0"/>
                  <w:marTop w:val="0"/>
                  <w:marBottom w:val="0"/>
                  <w:divBdr>
                    <w:top w:val="none" w:sz="0" w:space="0" w:color="auto"/>
                    <w:left w:val="none" w:sz="0" w:space="0" w:color="auto"/>
                    <w:bottom w:val="none" w:sz="0" w:space="0" w:color="auto"/>
                    <w:right w:val="none" w:sz="0" w:space="0" w:color="auto"/>
                  </w:divBdr>
                  <w:divsChild>
                    <w:div w:id="801657673">
                      <w:marLeft w:val="0"/>
                      <w:marRight w:val="0"/>
                      <w:marTop w:val="0"/>
                      <w:marBottom w:val="0"/>
                      <w:divBdr>
                        <w:top w:val="none" w:sz="0" w:space="0" w:color="auto"/>
                        <w:left w:val="none" w:sz="0" w:space="0" w:color="auto"/>
                        <w:bottom w:val="none" w:sz="0" w:space="0" w:color="auto"/>
                        <w:right w:val="none" w:sz="0" w:space="0" w:color="auto"/>
                      </w:divBdr>
                      <w:divsChild>
                        <w:div w:id="993486359">
                          <w:marLeft w:val="0"/>
                          <w:marRight w:val="0"/>
                          <w:marTop w:val="0"/>
                          <w:marBottom w:val="0"/>
                          <w:divBdr>
                            <w:top w:val="none" w:sz="0" w:space="0" w:color="auto"/>
                            <w:left w:val="none" w:sz="0" w:space="0" w:color="auto"/>
                            <w:bottom w:val="none" w:sz="0" w:space="0" w:color="auto"/>
                            <w:right w:val="none" w:sz="0" w:space="0" w:color="auto"/>
                          </w:divBdr>
                          <w:divsChild>
                            <w:div w:id="1251155535">
                              <w:marLeft w:val="0"/>
                              <w:marRight w:val="0"/>
                              <w:marTop w:val="0"/>
                              <w:marBottom w:val="0"/>
                              <w:divBdr>
                                <w:top w:val="none" w:sz="0" w:space="0" w:color="auto"/>
                                <w:left w:val="none" w:sz="0" w:space="0" w:color="auto"/>
                                <w:bottom w:val="none" w:sz="0" w:space="0" w:color="auto"/>
                                <w:right w:val="none" w:sz="0" w:space="0" w:color="auto"/>
                              </w:divBdr>
                              <w:divsChild>
                                <w:div w:id="1615938079">
                                  <w:marLeft w:val="0"/>
                                  <w:marRight w:val="0"/>
                                  <w:marTop w:val="0"/>
                                  <w:marBottom w:val="0"/>
                                  <w:divBdr>
                                    <w:top w:val="none" w:sz="0" w:space="0" w:color="auto"/>
                                    <w:left w:val="none" w:sz="0" w:space="0" w:color="auto"/>
                                    <w:bottom w:val="none" w:sz="0" w:space="0" w:color="auto"/>
                                    <w:right w:val="none" w:sz="0" w:space="0" w:color="auto"/>
                                  </w:divBdr>
                                  <w:divsChild>
                                    <w:div w:id="2360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119021">
      <w:bodyDiv w:val="1"/>
      <w:marLeft w:val="0"/>
      <w:marRight w:val="0"/>
      <w:marTop w:val="0"/>
      <w:marBottom w:val="0"/>
      <w:divBdr>
        <w:top w:val="none" w:sz="0" w:space="0" w:color="auto"/>
        <w:left w:val="single" w:sz="48" w:space="0" w:color="FFFFFF"/>
        <w:bottom w:val="none" w:sz="0" w:space="0" w:color="auto"/>
        <w:right w:val="single" w:sz="48" w:space="0" w:color="FFFFFF"/>
      </w:divBdr>
      <w:divsChild>
        <w:div w:id="1067992548">
          <w:marLeft w:val="0"/>
          <w:marRight w:val="0"/>
          <w:marTop w:val="0"/>
          <w:marBottom w:val="0"/>
          <w:divBdr>
            <w:top w:val="single" w:sz="48" w:space="0" w:color="FFFFFF"/>
            <w:left w:val="none" w:sz="0" w:space="0" w:color="auto"/>
            <w:bottom w:val="single" w:sz="48" w:space="15" w:color="FFFFFF"/>
            <w:right w:val="none" w:sz="0" w:space="0" w:color="auto"/>
          </w:divBdr>
          <w:divsChild>
            <w:div w:id="1165901393">
              <w:marLeft w:val="0"/>
              <w:marRight w:val="0"/>
              <w:marTop w:val="0"/>
              <w:marBottom w:val="0"/>
              <w:divBdr>
                <w:top w:val="none" w:sz="0" w:space="0" w:color="auto"/>
                <w:left w:val="single" w:sz="48" w:space="0" w:color="FFFFFF"/>
                <w:bottom w:val="none" w:sz="0" w:space="0" w:color="auto"/>
                <w:right w:val="single" w:sz="48" w:space="0" w:color="FFFFFF"/>
              </w:divBdr>
              <w:divsChild>
                <w:div w:id="1862665565">
                  <w:marLeft w:val="0"/>
                  <w:marRight w:val="0"/>
                  <w:marTop w:val="0"/>
                  <w:marBottom w:val="0"/>
                  <w:divBdr>
                    <w:top w:val="none" w:sz="0" w:space="0" w:color="auto"/>
                    <w:left w:val="none" w:sz="0" w:space="0" w:color="auto"/>
                    <w:bottom w:val="none" w:sz="0" w:space="0" w:color="auto"/>
                    <w:right w:val="none" w:sz="0" w:space="0" w:color="auto"/>
                  </w:divBdr>
                  <w:divsChild>
                    <w:div w:id="1414474580">
                      <w:marLeft w:val="0"/>
                      <w:marRight w:val="0"/>
                      <w:marTop w:val="0"/>
                      <w:marBottom w:val="0"/>
                      <w:divBdr>
                        <w:top w:val="dashed" w:sz="6" w:space="0" w:color="auto"/>
                        <w:left w:val="dashed" w:sz="6" w:space="0" w:color="auto"/>
                        <w:bottom w:val="dashed" w:sz="6" w:space="0" w:color="auto"/>
                        <w:right w:val="dashed" w:sz="6" w:space="0" w:color="auto"/>
                      </w:divBdr>
                      <w:divsChild>
                        <w:div w:id="1554389263">
                          <w:marLeft w:val="0"/>
                          <w:marRight w:val="0"/>
                          <w:marTop w:val="0"/>
                          <w:marBottom w:val="0"/>
                          <w:divBdr>
                            <w:top w:val="none" w:sz="0" w:space="0" w:color="auto"/>
                            <w:left w:val="none" w:sz="0" w:space="0" w:color="auto"/>
                            <w:bottom w:val="none" w:sz="0" w:space="0" w:color="auto"/>
                            <w:right w:val="none" w:sz="0" w:space="0" w:color="auto"/>
                          </w:divBdr>
                        </w:div>
                      </w:divsChild>
                    </w:div>
                    <w:div w:id="2023555572">
                      <w:marLeft w:val="0"/>
                      <w:marRight w:val="0"/>
                      <w:marTop w:val="0"/>
                      <w:marBottom w:val="0"/>
                      <w:divBdr>
                        <w:top w:val="dashed" w:sz="6" w:space="0" w:color="auto"/>
                        <w:left w:val="dashed" w:sz="6" w:space="0" w:color="auto"/>
                        <w:bottom w:val="dashed" w:sz="6" w:space="0" w:color="auto"/>
                        <w:right w:val="dashed" w:sz="6" w:space="0" w:color="auto"/>
                      </w:divBdr>
                      <w:divsChild>
                        <w:div w:id="14196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527226">
      <w:bodyDiv w:val="1"/>
      <w:marLeft w:val="0"/>
      <w:marRight w:val="0"/>
      <w:marTop w:val="0"/>
      <w:marBottom w:val="0"/>
      <w:divBdr>
        <w:top w:val="none" w:sz="0" w:space="0" w:color="auto"/>
        <w:left w:val="none" w:sz="0" w:space="0" w:color="auto"/>
        <w:bottom w:val="none" w:sz="0" w:space="0" w:color="auto"/>
        <w:right w:val="none" w:sz="0" w:space="0" w:color="auto"/>
      </w:divBdr>
      <w:divsChild>
        <w:div w:id="1104347486">
          <w:marLeft w:val="0"/>
          <w:marRight w:val="0"/>
          <w:marTop w:val="86"/>
          <w:marBottom w:val="0"/>
          <w:divBdr>
            <w:top w:val="none" w:sz="0" w:space="0" w:color="auto"/>
            <w:left w:val="none" w:sz="0" w:space="0" w:color="auto"/>
            <w:bottom w:val="none" w:sz="0" w:space="0" w:color="auto"/>
            <w:right w:val="none" w:sz="0" w:space="0" w:color="auto"/>
          </w:divBdr>
        </w:div>
        <w:div w:id="2044400823">
          <w:marLeft w:val="634"/>
          <w:marRight w:val="0"/>
          <w:marTop w:val="77"/>
          <w:marBottom w:val="0"/>
          <w:divBdr>
            <w:top w:val="none" w:sz="0" w:space="0" w:color="auto"/>
            <w:left w:val="none" w:sz="0" w:space="0" w:color="auto"/>
            <w:bottom w:val="none" w:sz="0" w:space="0" w:color="auto"/>
            <w:right w:val="none" w:sz="0" w:space="0" w:color="auto"/>
          </w:divBdr>
        </w:div>
        <w:div w:id="975797457">
          <w:marLeft w:val="634"/>
          <w:marRight w:val="0"/>
          <w:marTop w:val="77"/>
          <w:marBottom w:val="0"/>
          <w:divBdr>
            <w:top w:val="none" w:sz="0" w:space="0" w:color="auto"/>
            <w:left w:val="none" w:sz="0" w:space="0" w:color="auto"/>
            <w:bottom w:val="none" w:sz="0" w:space="0" w:color="auto"/>
            <w:right w:val="none" w:sz="0" w:space="0" w:color="auto"/>
          </w:divBdr>
        </w:div>
        <w:div w:id="484008436">
          <w:marLeft w:val="634"/>
          <w:marRight w:val="0"/>
          <w:marTop w:val="77"/>
          <w:marBottom w:val="0"/>
          <w:divBdr>
            <w:top w:val="none" w:sz="0" w:space="0" w:color="auto"/>
            <w:left w:val="none" w:sz="0" w:space="0" w:color="auto"/>
            <w:bottom w:val="none" w:sz="0" w:space="0" w:color="auto"/>
            <w:right w:val="none" w:sz="0" w:space="0" w:color="auto"/>
          </w:divBdr>
        </w:div>
        <w:div w:id="1952780355">
          <w:marLeft w:val="634"/>
          <w:marRight w:val="0"/>
          <w:marTop w:val="77"/>
          <w:marBottom w:val="0"/>
          <w:divBdr>
            <w:top w:val="none" w:sz="0" w:space="0" w:color="auto"/>
            <w:left w:val="none" w:sz="0" w:space="0" w:color="auto"/>
            <w:bottom w:val="none" w:sz="0" w:space="0" w:color="auto"/>
            <w:right w:val="none" w:sz="0" w:space="0" w:color="auto"/>
          </w:divBdr>
        </w:div>
        <w:div w:id="2009940819">
          <w:marLeft w:val="634"/>
          <w:marRight w:val="0"/>
          <w:marTop w:val="77"/>
          <w:marBottom w:val="0"/>
          <w:divBdr>
            <w:top w:val="none" w:sz="0" w:space="0" w:color="auto"/>
            <w:left w:val="none" w:sz="0" w:space="0" w:color="auto"/>
            <w:bottom w:val="none" w:sz="0" w:space="0" w:color="auto"/>
            <w:right w:val="none" w:sz="0" w:space="0" w:color="auto"/>
          </w:divBdr>
        </w:div>
        <w:div w:id="1356807167">
          <w:marLeft w:val="634"/>
          <w:marRight w:val="0"/>
          <w:marTop w:val="77"/>
          <w:marBottom w:val="0"/>
          <w:divBdr>
            <w:top w:val="none" w:sz="0" w:space="0" w:color="auto"/>
            <w:left w:val="none" w:sz="0" w:space="0" w:color="auto"/>
            <w:bottom w:val="none" w:sz="0" w:space="0" w:color="auto"/>
            <w:right w:val="none" w:sz="0" w:space="0" w:color="auto"/>
          </w:divBdr>
        </w:div>
        <w:div w:id="1180119806">
          <w:marLeft w:val="634"/>
          <w:marRight w:val="0"/>
          <w:marTop w:val="77"/>
          <w:marBottom w:val="0"/>
          <w:divBdr>
            <w:top w:val="none" w:sz="0" w:space="0" w:color="auto"/>
            <w:left w:val="none" w:sz="0" w:space="0" w:color="auto"/>
            <w:bottom w:val="none" w:sz="0" w:space="0" w:color="auto"/>
            <w:right w:val="none" w:sz="0" w:space="0" w:color="auto"/>
          </w:divBdr>
        </w:div>
        <w:div w:id="1684242267">
          <w:marLeft w:val="0"/>
          <w:marRight w:val="0"/>
          <w:marTop w:val="77"/>
          <w:marBottom w:val="0"/>
          <w:divBdr>
            <w:top w:val="none" w:sz="0" w:space="0" w:color="auto"/>
            <w:left w:val="none" w:sz="0" w:space="0" w:color="auto"/>
            <w:bottom w:val="none" w:sz="0" w:space="0" w:color="auto"/>
            <w:right w:val="none" w:sz="0" w:space="0" w:color="auto"/>
          </w:divBdr>
        </w:div>
        <w:div w:id="1661495274">
          <w:marLeft w:val="634"/>
          <w:marRight w:val="0"/>
          <w:marTop w:val="77"/>
          <w:marBottom w:val="0"/>
          <w:divBdr>
            <w:top w:val="none" w:sz="0" w:space="0" w:color="auto"/>
            <w:left w:val="none" w:sz="0" w:space="0" w:color="auto"/>
            <w:bottom w:val="none" w:sz="0" w:space="0" w:color="auto"/>
            <w:right w:val="none" w:sz="0" w:space="0" w:color="auto"/>
          </w:divBdr>
        </w:div>
        <w:div w:id="451703972">
          <w:marLeft w:val="634"/>
          <w:marRight w:val="0"/>
          <w:marTop w:val="77"/>
          <w:marBottom w:val="0"/>
          <w:divBdr>
            <w:top w:val="none" w:sz="0" w:space="0" w:color="auto"/>
            <w:left w:val="none" w:sz="0" w:space="0" w:color="auto"/>
            <w:bottom w:val="none" w:sz="0" w:space="0" w:color="auto"/>
            <w:right w:val="none" w:sz="0" w:space="0" w:color="auto"/>
          </w:divBdr>
        </w:div>
        <w:div w:id="1730572678">
          <w:marLeft w:val="634"/>
          <w:marRight w:val="0"/>
          <w:marTop w:val="77"/>
          <w:marBottom w:val="0"/>
          <w:divBdr>
            <w:top w:val="none" w:sz="0" w:space="0" w:color="auto"/>
            <w:left w:val="none" w:sz="0" w:space="0" w:color="auto"/>
            <w:bottom w:val="none" w:sz="0" w:space="0" w:color="auto"/>
            <w:right w:val="none" w:sz="0" w:space="0" w:color="auto"/>
          </w:divBdr>
        </w:div>
      </w:divsChild>
    </w:div>
    <w:div w:id="1340740783">
      <w:bodyDiv w:val="1"/>
      <w:marLeft w:val="0"/>
      <w:marRight w:val="0"/>
      <w:marTop w:val="0"/>
      <w:marBottom w:val="0"/>
      <w:divBdr>
        <w:top w:val="none" w:sz="0" w:space="0" w:color="auto"/>
        <w:left w:val="none" w:sz="0" w:space="0" w:color="auto"/>
        <w:bottom w:val="none" w:sz="0" w:space="0" w:color="auto"/>
        <w:right w:val="none" w:sz="0" w:space="0" w:color="auto"/>
      </w:divBdr>
      <w:divsChild>
        <w:div w:id="886601405">
          <w:marLeft w:val="1166"/>
          <w:marRight w:val="0"/>
          <w:marTop w:val="134"/>
          <w:marBottom w:val="0"/>
          <w:divBdr>
            <w:top w:val="none" w:sz="0" w:space="0" w:color="auto"/>
            <w:left w:val="none" w:sz="0" w:space="0" w:color="auto"/>
            <w:bottom w:val="none" w:sz="0" w:space="0" w:color="auto"/>
            <w:right w:val="none" w:sz="0" w:space="0" w:color="auto"/>
          </w:divBdr>
        </w:div>
      </w:divsChild>
    </w:div>
    <w:div w:id="1344866221">
      <w:bodyDiv w:val="1"/>
      <w:marLeft w:val="0"/>
      <w:marRight w:val="0"/>
      <w:marTop w:val="0"/>
      <w:marBottom w:val="0"/>
      <w:divBdr>
        <w:top w:val="none" w:sz="0" w:space="0" w:color="auto"/>
        <w:left w:val="none" w:sz="0" w:space="0" w:color="auto"/>
        <w:bottom w:val="none" w:sz="0" w:space="0" w:color="auto"/>
        <w:right w:val="none" w:sz="0" w:space="0" w:color="auto"/>
      </w:divBdr>
      <w:divsChild>
        <w:div w:id="1278489415">
          <w:marLeft w:val="0"/>
          <w:marRight w:val="0"/>
          <w:marTop w:val="0"/>
          <w:marBottom w:val="0"/>
          <w:divBdr>
            <w:top w:val="none" w:sz="0" w:space="0" w:color="auto"/>
            <w:left w:val="none" w:sz="0" w:space="0" w:color="auto"/>
            <w:bottom w:val="none" w:sz="0" w:space="0" w:color="auto"/>
            <w:right w:val="none" w:sz="0" w:space="0" w:color="auto"/>
          </w:divBdr>
          <w:divsChild>
            <w:div w:id="14714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30387">
      <w:bodyDiv w:val="1"/>
      <w:marLeft w:val="0"/>
      <w:marRight w:val="0"/>
      <w:marTop w:val="0"/>
      <w:marBottom w:val="0"/>
      <w:divBdr>
        <w:top w:val="none" w:sz="0" w:space="0" w:color="auto"/>
        <w:left w:val="none" w:sz="0" w:space="0" w:color="auto"/>
        <w:bottom w:val="none" w:sz="0" w:space="0" w:color="auto"/>
        <w:right w:val="none" w:sz="0" w:space="0" w:color="auto"/>
      </w:divBdr>
      <w:divsChild>
        <w:div w:id="1377852838">
          <w:marLeft w:val="0"/>
          <w:marRight w:val="0"/>
          <w:marTop w:val="0"/>
          <w:marBottom w:val="0"/>
          <w:divBdr>
            <w:top w:val="none" w:sz="0" w:space="0" w:color="auto"/>
            <w:left w:val="none" w:sz="0" w:space="0" w:color="auto"/>
            <w:bottom w:val="none" w:sz="0" w:space="0" w:color="auto"/>
            <w:right w:val="none" w:sz="0" w:space="0" w:color="auto"/>
          </w:divBdr>
          <w:divsChild>
            <w:div w:id="1489830908">
              <w:marLeft w:val="0"/>
              <w:marRight w:val="0"/>
              <w:marTop w:val="0"/>
              <w:marBottom w:val="0"/>
              <w:divBdr>
                <w:top w:val="none" w:sz="0" w:space="0" w:color="auto"/>
                <w:left w:val="none" w:sz="0" w:space="0" w:color="auto"/>
                <w:bottom w:val="none" w:sz="0" w:space="0" w:color="auto"/>
                <w:right w:val="none" w:sz="0" w:space="0" w:color="auto"/>
              </w:divBdr>
              <w:divsChild>
                <w:div w:id="174224341">
                  <w:marLeft w:val="0"/>
                  <w:marRight w:val="0"/>
                  <w:marTop w:val="0"/>
                  <w:marBottom w:val="0"/>
                  <w:divBdr>
                    <w:top w:val="none" w:sz="0" w:space="0" w:color="auto"/>
                    <w:left w:val="none" w:sz="0" w:space="0" w:color="auto"/>
                    <w:bottom w:val="none" w:sz="0" w:space="0" w:color="auto"/>
                    <w:right w:val="none" w:sz="0" w:space="0" w:color="auto"/>
                  </w:divBdr>
                  <w:divsChild>
                    <w:div w:id="794525205">
                      <w:marLeft w:val="0"/>
                      <w:marRight w:val="0"/>
                      <w:marTop w:val="0"/>
                      <w:marBottom w:val="0"/>
                      <w:divBdr>
                        <w:top w:val="none" w:sz="0" w:space="0" w:color="auto"/>
                        <w:left w:val="none" w:sz="0" w:space="0" w:color="auto"/>
                        <w:bottom w:val="none" w:sz="0" w:space="0" w:color="auto"/>
                        <w:right w:val="none" w:sz="0" w:space="0" w:color="auto"/>
                      </w:divBdr>
                      <w:divsChild>
                        <w:div w:id="721170937">
                          <w:marLeft w:val="0"/>
                          <w:marRight w:val="0"/>
                          <w:marTop w:val="0"/>
                          <w:marBottom w:val="0"/>
                          <w:divBdr>
                            <w:top w:val="none" w:sz="0" w:space="0" w:color="auto"/>
                            <w:left w:val="none" w:sz="0" w:space="0" w:color="auto"/>
                            <w:bottom w:val="none" w:sz="0" w:space="0" w:color="auto"/>
                            <w:right w:val="none" w:sz="0" w:space="0" w:color="auto"/>
                          </w:divBdr>
                          <w:divsChild>
                            <w:div w:id="1268273419">
                              <w:marLeft w:val="0"/>
                              <w:marRight w:val="0"/>
                              <w:marTop w:val="0"/>
                              <w:marBottom w:val="0"/>
                              <w:divBdr>
                                <w:top w:val="none" w:sz="0" w:space="0" w:color="auto"/>
                                <w:left w:val="none" w:sz="0" w:space="0" w:color="auto"/>
                                <w:bottom w:val="none" w:sz="0" w:space="0" w:color="auto"/>
                                <w:right w:val="none" w:sz="0" w:space="0" w:color="auto"/>
                              </w:divBdr>
                              <w:divsChild>
                                <w:div w:id="791486408">
                                  <w:marLeft w:val="0"/>
                                  <w:marRight w:val="0"/>
                                  <w:marTop w:val="0"/>
                                  <w:marBottom w:val="0"/>
                                  <w:divBdr>
                                    <w:top w:val="none" w:sz="0" w:space="0" w:color="auto"/>
                                    <w:left w:val="none" w:sz="0" w:space="0" w:color="auto"/>
                                    <w:bottom w:val="none" w:sz="0" w:space="0" w:color="auto"/>
                                    <w:right w:val="none" w:sz="0" w:space="0" w:color="auto"/>
                                  </w:divBdr>
                                  <w:divsChild>
                                    <w:div w:id="16718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297028">
      <w:bodyDiv w:val="1"/>
      <w:marLeft w:val="0"/>
      <w:marRight w:val="0"/>
      <w:marTop w:val="0"/>
      <w:marBottom w:val="0"/>
      <w:divBdr>
        <w:top w:val="none" w:sz="0" w:space="0" w:color="auto"/>
        <w:left w:val="none" w:sz="0" w:space="0" w:color="auto"/>
        <w:bottom w:val="none" w:sz="0" w:space="0" w:color="auto"/>
        <w:right w:val="none" w:sz="0" w:space="0" w:color="auto"/>
      </w:divBdr>
      <w:divsChild>
        <w:div w:id="1252157940">
          <w:marLeft w:val="1166"/>
          <w:marRight w:val="0"/>
          <w:marTop w:val="77"/>
          <w:marBottom w:val="0"/>
          <w:divBdr>
            <w:top w:val="none" w:sz="0" w:space="0" w:color="auto"/>
            <w:left w:val="none" w:sz="0" w:space="0" w:color="auto"/>
            <w:bottom w:val="none" w:sz="0" w:space="0" w:color="auto"/>
            <w:right w:val="none" w:sz="0" w:space="0" w:color="auto"/>
          </w:divBdr>
        </w:div>
      </w:divsChild>
    </w:div>
    <w:div w:id="1517234563">
      <w:bodyDiv w:val="1"/>
      <w:marLeft w:val="0"/>
      <w:marRight w:val="0"/>
      <w:marTop w:val="0"/>
      <w:marBottom w:val="0"/>
      <w:divBdr>
        <w:top w:val="none" w:sz="0" w:space="0" w:color="auto"/>
        <w:left w:val="none" w:sz="0" w:space="0" w:color="auto"/>
        <w:bottom w:val="none" w:sz="0" w:space="0" w:color="auto"/>
        <w:right w:val="none" w:sz="0" w:space="0" w:color="auto"/>
      </w:divBdr>
    </w:div>
    <w:div w:id="1599018406">
      <w:bodyDiv w:val="1"/>
      <w:marLeft w:val="0"/>
      <w:marRight w:val="0"/>
      <w:marTop w:val="0"/>
      <w:marBottom w:val="0"/>
      <w:divBdr>
        <w:top w:val="none" w:sz="0" w:space="0" w:color="auto"/>
        <w:left w:val="none" w:sz="0" w:space="0" w:color="auto"/>
        <w:bottom w:val="none" w:sz="0" w:space="0" w:color="auto"/>
        <w:right w:val="none" w:sz="0" w:space="0" w:color="auto"/>
      </w:divBdr>
    </w:div>
    <w:div w:id="1604336347">
      <w:bodyDiv w:val="1"/>
      <w:marLeft w:val="0"/>
      <w:marRight w:val="0"/>
      <w:marTop w:val="0"/>
      <w:marBottom w:val="0"/>
      <w:divBdr>
        <w:top w:val="none" w:sz="0" w:space="0" w:color="auto"/>
        <w:left w:val="none" w:sz="0" w:space="0" w:color="auto"/>
        <w:bottom w:val="none" w:sz="0" w:space="0" w:color="auto"/>
        <w:right w:val="none" w:sz="0" w:space="0" w:color="auto"/>
      </w:divBdr>
      <w:divsChild>
        <w:div w:id="1004749497">
          <w:marLeft w:val="0"/>
          <w:marRight w:val="0"/>
          <w:marTop w:val="0"/>
          <w:marBottom w:val="0"/>
          <w:divBdr>
            <w:top w:val="none" w:sz="0" w:space="0" w:color="auto"/>
            <w:left w:val="none" w:sz="0" w:space="0" w:color="auto"/>
            <w:bottom w:val="none" w:sz="0" w:space="0" w:color="auto"/>
            <w:right w:val="none" w:sz="0" w:space="0" w:color="auto"/>
          </w:divBdr>
          <w:divsChild>
            <w:div w:id="18501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7512">
      <w:bodyDiv w:val="1"/>
      <w:marLeft w:val="0"/>
      <w:marRight w:val="0"/>
      <w:marTop w:val="0"/>
      <w:marBottom w:val="0"/>
      <w:divBdr>
        <w:top w:val="none" w:sz="0" w:space="0" w:color="auto"/>
        <w:left w:val="none" w:sz="0" w:space="0" w:color="auto"/>
        <w:bottom w:val="none" w:sz="0" w:space="0" w:color="auto"/>
        <w:right w:val="none" w:sz="0" w:space="0" w:color="auto"/>
      </w:divBdr>
      <w:divsChild>
        <w:div w:id="2014336042">
          <w:marLeft w:val="0"/>
          <w:marRight w:val="0"/>
          <w:marTop w:val="0"/>
          <w:marBottom w:val="0"/>
          <w:divBdr>
            <w:top w:val="none" w:sz="0" w:space="0" w:color="auto"/>
            <w:left w:val="none" w:sz="0" w:space="0" w:color="auto"/>
            <w:bottom w:val="none" w:sz="0" w:space="0" w:color="auto"/>
            <w:right w:val="none" w:sz="0" w:space="0" w:color="auto"/>
          </w:divBdr>
          <w:divsChild>
            <w:div w:id="653025573">
              <w:marLeft w:val="0"/>
              <w:marRight w:val="0"/>
              <w:marTop w:val="0"/>
              <w:marBottom w:val="0"/>
              <w:divBdr>
                <w:top w:val="none" w:sz="0" w:space="0" w:color="auto"/>
                <w:left w:val="none" w:sz="0" w:space="0" w:color="auto"/>
                <w:bottom w:val="none" w:sz="0" w:space="0" w:color="auto"/>
                <w:right w:val="none" w:sz="0" w:space="0" w:color="auto"/>
              </w:divBdr>
              <w:divsChild>
                <w:div w:id="1998218662">
                  <w:marLeft w:val="0"/>
                  <w:marRight w:val="0"/>
                  <w:marTop w:val="0"/>
                  <w:marBottom w:val="0"/>
                  <w:divBdr>
                    <w:top w:val="none" w:sz="0" w:space="0" w:color="auto"/>
                    <w:left w:val="none" w:sz="0" w:space="0" w:color="auto"/>
                    <w:bottom w:val="none" w:sz="0" w:space="0" w:color="auto"/>
                    <w:right w:val="none" w:sz="0" w:space="0" w:color="auto"/>
                  </w:divBdr>
                  <w:divsChild>
                    <w:div w:id="1460535449">
                      <w:marLeft w:val="0"/>
                      <w:marRight w:val="0"/>
                      <w:marTop w:val="0"/>
                      <w:marBottom w:val="0"/>
                      <w:divBdr>
                        <w:top w:val="none" w:sz="0" w:space="0" w:color="auto"/>
                        <w:left w:val="none" w:sz="0" w:space="0" w:color="auto"/>
                        <w:bottom w:val="none" w:sz="0" w:space="0" w:color="auto"/>
                        <w:right w:val="none" w:sz="0" w:space="0" w:color="auto"/>
                      </w:divBdr>
                      <w:divsChild>
                        <w:div w:id="145557470">
                          <w:marLeft w:val="0"/>
                          <w:marRight w:val="0"/>
                          <w:marTop w:val="0"/>
                          <w:marBottom w:val="0"/>
                          <w:divBdr>
                            <w:top w:val="none" w:sz="0" w:space="0" w:color="auto"/>
                            <w:left w:val="none" w:sz="0" w:space="0" w:color="auto"/>
                            <w:bottom w:val="none" w:sz="0" w:space="0" w:color="auto"/>
                            <w:right w:val="none" w:sz="0" w:space="0" w:color="auto"/>
                          </w:divBdr>
                          <w:divsChild>
                            <w:div w:id="1508406294">
                              <w:marLeft w:val="0"/>
                              <w:marRight w:val="0"/>
                              <w:marTop w:val="0"/>
                              <w:marBottom w:val="0"/>
                              <w:divBdr>
                                <w:top w:val="none" w:sz="0" w:space="0" w:color="auto"/>
                                <w:left w:val="none" w:sz="0" w:space="0" w:color="auto"/>
                                <w:bottom w:val="none" w:sz="0" w:space="0" w:color="auto"/>
                                <w:right w:val="none" w:sz="0" w:space="0" w:color="auto"/>
                              </w:divBdr>
                              <w:divsChild>
                                <w:div w:id="1581521387">
                                  <w:marLeft w:val="0"/>
                                  <w:marRight w:val="0"/>
                                  <w:marTop w:val="0"/>
                                  <w:marBottom w:val="0"/>
                                  <w:divBdr>
                                    <w:top w:val="none" w:sz="0" w:space="0" w:color="auto"/>
                                    <w:left w:val="none" w:sz="0" w:space="0" w:color="auto"/>
                                    <w:bottom w:val="none" w:sz="0" w:space="0" w:color="auto"/>
                                    <w:right w:val="none" w:sz="0" w:space="0" w:color="auto"/>
                                  </w:divBdr>
                                  <w:divsChild>
                                    <w:div w:id="7593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498670">
      <w:bodyDiv w:val="1"/>
      <w:marLeft w:val="0"/>
      <w:marRight w:val="0"/>
      <w:marTop w:val="0"/>
      <w:marBottom w:val="0"/>
      <w:divBdr>
        <w:top w:val="none" w:sz="0" w:space="0" w:color="auto"/>
        <w:left w:val="none" w:sz="0" w:space="0" w:color="auto"/>
        <w:bottom w:val="none" w:sz="0" w:space="0" w:color="auto"/>
        <w:right w:val="none" w:sz="0" w:space="0" w:color="auto"/>
      </w:divBdr>
      <w:divsChild>
        <w:div w:id="2118518297">
          <w:marLeft w:val="1166"/>
          <w:marRight w:val="0"/>
          <w:marTop w:val="77"/>
          <w:marBottom w:val="0"/>
          <w:divBdr>
            <w:top w:val="none" w:sz="0" w:space="0" w:color="auto"/>
            <w:left w:val="none" w:sz="0" w:space="0" w:color="auto"/>
            <w:bottom w:val="none" w:sz="0" w:space="0" w:color="auto"/>
            <w:right w:val="none" w:sz="0" w:space="0" w:color="auto"/>
          </w:divBdr>
        </w:div>
      </w:divsChild>
    </w:div>
    <w:div w:id="1710446397">
      <w:bodyDiv w:val="1"/>
      <w:marLeft w:val="0"/>
      <w:marRight w:val="0"/>
      <w:marTop w:val="0"/>
      <w:marBottom w:val="0"/>
      <w:divBdr>
        <w:top w:val="none" w:sz="0" w:space="0" w:color="auto"/>
        <w:left w:val="none" w:sz="0" w:space="0" w:color="auto"/>
        <w:bottom w:val="none" w:sz="0" w:space="0" w:color="auto"/>
        <w:right w:val="none" w:sz="0" w:space="0" w:color="auto"/>
      </w:divBdr>
      <w:divsChild>
        <w:div w:id="942303072">
          <w:marLeft w:val="0"/>
          <w:marRight w:val="0"/>
          <w:marTop w:val="0"/>
          <w:marBottom w:val="0"/>
          <w:divBdr>
            <w:top w:val="none" w:sz="0" w:space="0" w:color="auto"/>
            <w:left w:val="none" w:sz="0" w:space="0" w:color="auto"/>
            <w:bottom w:val="none" w:sz="0" w:space="0" w:color="auto"/>
            <w:right w:val="none" w:sz="0" w:space="0" w:color="auto"/>
          </w:divBdr>
          <w:divsChild>
            <w:div w:id="994920991">
              <w:marLeft w:val="0"/>
              <w:marRight w:val="0"/>
              <w:marTop w:val="0"/>
              <w:marBottom w:val="0"/>
              <w:divBdr>
                <w:top w:val="none" w:sz="0" w:space="0" w:color="auto"/>
                <w:left w:val="none" w:sz="0" w:space="0" w:color="auto"/>
                <w:bottom w:val="none" w:sz="0" w:space="0" w:color="auto"/>
                <w:right w:val="none" w:sz="0" w:space="0" w:color="auto"/>
              </w:divBdr>
              <w:divsChild>
                <w:div w:id="939920810">
                  <w:marLeft w:val="0"/>
                  <w:marRight w:val="0"/>
                  <w:marTop w:val="0"/>
                  <w:marBottom w:val="0"/>
                  <w:divBdr>
                    <w:top w:val="none" w:sz="0" w:space="0" w:color="auto"/>
                    <w:left w:val="none" w:sz="0" w:space="0" w:color="auto"/>
                    <w:bottom w:val="none" w:sz="0" w:space="0" w:color="auto"/>
                    <w:right w:val="none" w:sz="0" w:space="0" w:color="auto"/>
                  </w:divBdr>
                  <w:divsChild>
                    <w:div w:id="1641492258">
                      <w:marLeft w:val="0"/>
                      <w:marRight w:val="0"/>
                      <w:marTop w:val="0"/>
                      <w:marBottom w:val="0"/>
                      <w:divBdr>
                        <w:top w:val="none" w:sz="0" w:space="0" w:color="auto"/>
                        <w:left w:val="none" w:sz="0" w:space="0" w:color="auto"/>
                        <w:bottom w:val="none" w:sz="0" w:space="0" w:color="auto"/>
                        <w:right w:val="none" w:sz="0" w:space="0" w:color="auto"/>
                      </w:divBdr>
                      <w:divsChild>
                        <w:div w:id="1318455739">
                          <w:marLeft w:val="0"/>
                          <w:marRight w:val="0"/>
                          <w:marTop w:val="0"/>
                          <w:marBottom w:val="143"/>
                          <w:divBdr>
                            <w:top w:val="none" w:sz="0" w:space="0" w:color="auto"/>
                            <w:left w:val="none" w:sz="0" w:space="0" w:color="auto"/>
                            <w:bottom w:val="none" w:sz="0" w:space="0" w:color="auto"/>
                            <w:right w:val="none" w:sz="0" w:space="0" w:color="auto"/>
                          </w:divBdr>
                          <w:divsChild>
                            <w:div w:id="1515067702">
                              <w:marLeft w:val="0"/>
                              <w:marRight w:val="0"/>
                              <w:marTop w:val="0"/>
                              <w:marBottom w:val="0"/>
                              <w:divBdr>
                                <w:top w:val="none" w:sz="0" w:space="0" w:color="auto"/>
                                <w:left w:val="none" w:sz="0" w:space="0" w:color="auto"/>
                                <w:bottom w:val="none" w:sz="0" w:space="0" w:color="auto"/>
                                <w:right w:val="none" w:sz="0" w:space="0" w:color="auto"/>
                              </w:divBdr>
                              <w:divsChild>
                                <w:div w:id="557716133">
                                  <w:marLeft w:val="0"/>
                                  <w:marRight w:val="0"/>
                                  <w:marTop w:val="0"/>
                                  <w:marBottom w:val="0"/>
                                  <w:divBdr>
                                    <w:top w:val="none" w:sz="0" w:space="0" w:color="auto"/>
                                    <w:left w:val="none" w:sz="0" w:space="0" w:color="auto"/>
                                    <w:bottom w:val="none" w:sz="0" w:space="0" w:color="auto"/>
                                    <w:right w:val="none" w:sz="0" w:space="0" w:color="auto"/>
                                  </w:divBdr>
                                  <w:divsChild>
                                    <w:div w:id="585650686">
                                      <w:marLeft w:val="0"/>
                                      <w:marRight w:val="0"/>
                                      <w:marTop w:val="0"/>
                                      <w:marBottom w:val="0"/>
                                      <w:divBdr>
                                        <w:top w:val="none" w:sz="0" w:space="0" w:color="auto"/>
                                        <w:left w:val="none" w:sz="0" w:space="0" w:color="auto"/>
                                        <w:bottom w:val="none" w:sz="0" w:space="0" w:color="auto"/>
                                        <w:right w:val="none" w:sz="0" w:space="0" w:color="auto"/>
                                      </w:divBdr>
                                      <w:divsChild>
                                        <w:div w:id="1784421199">
                                          <w:marLeft w:val="0"/>
                                          <w:marRight w:val="0"/>
                                          <w:marTop w:val="0"/>
                                          <w:marBottom w:val="0"/>
                                          <w:divBdr>
                                            <w:top w:val="none" w:sz="0" w:space="0" w:color="auto"/>
                                            <w:left w:val="none" w:sz="0" w:space="0" w:color="auto"/>
                                            <w:bottom w:val="none" w:sz="0" w:space="0" w:color="auto"/>
                                            <w:right w:val="none" w:sz="0" w:space="0" w:color="auto"/>
                                          </w:divBdr>
                                          <w:divsChild>
                                            <w:div w:id="750813176">
                                              <w:marLeft w:val="0"/>
                                              <w:marRight w:val="0"/>
                                              <w:marTop w:val="0"/>
                                              <w:marBottom w:val="0"/>
                                              <w:divBdr>
                                                <w:top w:val="none" w:sz="0" w:space="0" w:color="auto"/>
                                                <w:left w:val="none" w:sz="0" w:space="0" w:color="auto"/>
                                                <w:bottom w:val="none" w:sz="0" w:space="0" w:color="auto"/>
                                                <w:right w:val="none" w:sz="0" w:space="0" w:color="auto"/>
                                              </w:divBdr>
                                              <w:divsChild>
                                                <w:div w:id="1871608061">
                                                  <w:marLeft w:val="0"/>
                                                  <w:marRight w:val="0"/>
                                                  <w:marTop w:val="0"/>
                                                  <w:marBottom w:val="0"/>
                                                  <w:divBdr>
                                                    <w:top w:val="none" w:sz="0" w:space="0" w:color="auto"/>
                                                    <w:left w:val="none" w:sz="0" w:space="0" w:color="auto"/>
                                                    <w:bottom w:val="none" w:sz="0" w:space="0" w:color="auto"/>
                                                    <w:right w:val="none" w:sz="0" w:space="0" w:color="auto"/>
                                                  </w:divBdr>
                                                  <w:divsChild>
                                                    <w:div w:id="2081974516">
                                                      <w:marLeft w:val="0"/>
                                                      <w:marRight w:val="0"/>
                                                      <w:marTop w:val="0"/>
                                                      <w:marBottom w:val="0"/>
                                                      <w:divBdr>
                                                        <w:top w:val="none" w:sz="0" w:space="0" w:color="auto"/>
                                                        <w:left w:val="none" w:sz="0" w:space="0" w:color="auto"/>
                                                        <w:bottom w:val="none" w:sz="0" w:space="0" w:color="auto"/>
                                                        <w:right w:val="none" w:sz="0" w:space="0" w:color="auto"/>
                                                      </w:divBdr>
                                                      <w:divsChild>
                                                        <w:div w:id="1373772682">
                                                          <w:marLeft w:val="0"/>
                                                          <w:marRight w:val="0"/>
                                                          <w:marTop w:val="0"/>
                                                          <w:marBottom w:val="0"/>
                                                          <w:divBdr>
                                                            <w:top w:val="none" w:sz="0" w:space="0" w:color="auto"/>
                                                            <w:left w:val="none" w:sz="0" w:space="0" w:color="auto"/>
                                                            <w:bottom w:val="none" w:sz="0" w:space="0" w:color="auto"/>
                                                            <w:right w:val="none" w:sz="0" w:space="0" w:color="auto"/>
                                                          </w:divBdr>
                                                          <w:divsChild>
                                                            <w:div w:id="849955067">
                                                              <w:marLeft w:val="0"/>
                                                              <w:marRight w:val="0"/>
                                                              <w:marTop w:val="0"/>
                                                              <w:marBottom w:val="0"/>
                                                              <w:divBdr>
                                                                <w:top w:val="none" w:sz="0" w:space="0" w:color="auto"/>
                                                                <w:left w:val="none" w:sz="0" w:space="0" w:color="auto"/>
                                                                <w:bottom w:val="none" w:sz="0" w:space="0" w:color="auto"/>
                                                                <w:right w:val="none" w:sz="0" w:space="0" w:color="auto"/>
                                                              </w:divBdr>
                                                              <w:divsChild>
                                                                <w:div w:id="1089042685">
                                                                  <w:marLeft w:val="143"/>
                                                                  <w:marRight w:val="0"/>
                                                                  <w:marTop w:val="0"/>
                                                                  <w:marBottom w:val="0"/>
                                                                  <w:divBdr>
                                                                    <w:top w:val="none" w:sz="0" w:space="0" w:color="auto"/>
                                                                    <w:left w:val="none" w:sz="0" w:space="0" w:color="auto"/>
                                                                    <w:bottom w:val="none" w:sz="0" w:space="0" w:color="auto"/>
                                                                    <w:right w:val="none" w:sz="0" w:space="0" w:color="auto"/>
                                                                  </w:divBdr>
                                                                </w:div>
                                                                <w:div w:id="1957255869">
                                                                  <w:marLeft w:val="0"/>
                                                                  <w:marRight w:val="0"/>
                                                                  <w:marTop w:val="0"/>
                                                                  <w:marBottom w:val="0"/>
                                                                  <w:divBdr>
                                                                    <w:top w:val="none" w:sz="0" w:space="0" w:color="auto"/>
                                                                    <w:left w:val="none" w:sz="0" w:space="0" w:color="auto"/>
                                                                    <w:bottom w:val="none" w:sz="0" w:space="0" w:color="auto"/>
                                                                    <w:right w:val="none" w:sz="0" w:space="0" w:color="auto"/>
                                                                  </w:divBdr>
                                                                  <w:divsChild>
                                                                    <w:div w:id="20279580">
                                                                      <w:marLeft w:val="0"/>
                                                                      <w:marRight w:val="0"/>
                                                                      <w:marTop w:val="0"/>
                                                                      <w:marBottom w:val="0"/>
                                                                      <w:divBdr>
                                                                        <w:top w:val="none" w:sz="0" w:space="0" w:color="auto"/>
                                                                        <w:left w:val="none" w:sz="0" w:space="0" w:color="auto"/>
                                                                        <w:bottom w:val="none" w:sz="0" w:space="0" w:color="auto"/>
                                                                        <w:right w:val="none" w:sz="0" w:space="0" w:color="auto"/>
                                                                      </w:divBdr>
                                                                      <w:divsChild>
                                                                        <w:div w:id="293950692">
                                                                          <w:marLeft w:val="143"/>
                                                                          <w:marRight w:val="0"/>
                                                                          <w:marTop w:val="0"/>
                                                                          <w:marBottom w:val="0"/>
                                                                          <w:divBdr>
                                                                            <w:top w:val="none" w:sz="0" w:space="0" w:color="auto"/>
                                                                            <w:left w:val="none" w:sz="0" w:space="0" w:color="auto"/>
                                                                            <w:bottom w:val="none" w:sz="0" w:space="0" w:color="auto"/>
                                                                            <w:right w:val="none" w:sz="0" w:space="0" w:color="auto"/>
                                                                          </w:divBdr>
                                                                        </w:div>
                                                                        <w:div w:id="316343200">
                                                                          <w:marLeft w:val="143"/>
                                                                          <w:marRight w:val="0"/>
                                                                          <w:marTop w:val="0"/>
                                                                          <w:marBottom w:val="0"/>
                                                                          <w:divBdr>
                                                                            <w:top w:val="none" w:sz="0" w:space="0" w:color="auto"/>
                                                                            <w:left w:val="none" w:sz="0" w:space="0" w:color="auto"/>
                                                                            <w:bottom w:val="none" w:sz="0" w:space="0" w:color="auto"/>
                                                                            <w:right w:val="none" w:sz="0" w:space="0" w:color="auto"/>
                                                                          </w:divBdr>
                                                                        </w:div>
                                                                        <w:div w:id="426538099">
                                                                          <w:marLeft w:val="143"/>
                                                                          <w:marRight w:val="0"/>
                                                                          <w:marTop w:val="0"/>
                                                                          <w:marBottom w:val="0"/>
                                                                          <w:divBdr>
                                                                            <w:top w:val="none" w:sz="0" w:space="0" w:color="auto"/>
                                                                            <w:left w:val="none" w:sz="0" w:space="0" w:color="auto"/>
                                                                            <w:bottom w:val="none" w:sz="0" w:space="0" w:color="auto"/>
                                                                            <w:right w:val="none" w:sz="0" w:space="0" w:color="auto"/>
                                                                          </w:divBdr>
                                                                        </w:div>
                                                                        <w:div w:id="514418512">
                                                                          <w:marLeft w:val="143"/>
                                                                          <w:marRight w:val="0"/>
                                                                          <w:marTop w:val="0"/>
                                                                          <w:marBottom w:val="0"/>
                                                                          <w:divBdr>
                                                                            <w:top w:val="none" w:sz="0" w:space="0" w:color="auto"/>
                                                                            <w:left w:val="none" w:sz="0" w:space="0" w:color="auto"/>
                                                                            <w:bottom w:val="none" w:sz="0" w:space="0" w:color="auto"/>
                                                                            <w:right w:val="none" w:sz="0" w:space="0" w:color="auto"/>
                                                                          </w:divBdr>
                                                                        </w:div>
                                                                        <w:div w:id="896749086">
                                                                          <w:marLeft w:val="143"/>
                                                                          <w:marRight w:val="0"/>
                                                                          <w:marTop w:val="0"/>
                                                                          <w:marBottom w:val="0"/>
                                                                          <w:divBdr>
                                                                            <w:top w:val="none" w:sz="0" w:space="0" w:color="auto"/>
                                                                            <w:left w:val="none" w:sz="0" w:space="0" w:color="auto"/>
                                                                            <w:bottom w:val="none" w:sz="0" w:space="0" w:color="auto"/>
                                                                            <w:right w:val="none" w:sz="0" w:space="0" w:color="auto"/>
                                                                          </w:divBdr>
                                                                        </w:div>
                                                                        <w:div w:id="1275868859">
                                                                          <w:marLeft w:val="14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707303">
      <w:bodyDiv w:val="1"/>
      <w:marLeft w:val="0"/>
      <w:marRight w:val="0"/>
      <w:marTop w:val="0"/>
      <w:marBottom w:val="0"/>
      <w:divBdr>
        <w:top w:val="none" w:sz="0" w:space="0" w:color="auto"/>
        <w:left w:val="none" w:sz="0" w:space="0" w:color="auto"/>
        <w:bottom w:val="none" w:sz="0" w:space="0" w:color="auto"/>
        <w:right w:val="none" w:sz="0" w:space="0" w:color="auto"/>
      </w:divBdr>
    </w:div>
    <w:div w:id="1796677469">
      <w:bodyDiv w:val="1"/>
      <w:marLeft w:val="0"/>
      <w:marRight w:val="0"/>
      <w:marTop w:val="0"/>
      <w:marBottom w:val="0"/>
      <w:divBdr>
        <w:top w:val="none" w:sz="0" w:space="0" w:color="auto"/>
        <w:left w:val="none" w:sz="0" w:space="0" w:color="auto"/>
        <w:bottom w:val="none" w:sz="0" w:space="0" w:color="auto"/>
        <w:right w:val="none" w:sz="0" w:space="0" w:color="auto"/>
      </w:divBdr>
      <w:divsChild>
        <w:div w:id="968901132">
          <w:marLeft w:val="0"/>
          <w:marRight w:val="0"/>
          <w:marTop w:val="0"/>
          <w:marBottom w:val="0"/>
          <w:divBdr>
            <w:top w:val="none" w:sz="0" w:space="0" w:color="auto"/>
            <w:left w:val="none" w:sz="0" w:space="0" w:color="auto"/>
            <w:bottom w:val="none" w:sz="0" w:space="0" w:color="auto"/>
            <w:right w:val="none" w:sz="0" w:space="0" w:color="auto"/>
          </w:divBdr>
          <w:divsChild>
            <w:div w:id="556087885">
              <w:marLeft w:val="0"/>
              <w:marRight w:val="0"/>
              <w:marTop w:val="0"/>
              <w:marBottom w:val="0"/>
              <w:divBdr>
                <w:top w:val="none" w:sz="0" w:space="0" w:color="auto"/>
                <w:left w:val="none" w:sz="0" w:space="0" w:color="auto"/>
                <w:bottom w:val="none" w:sz="0" w:space="0" w:color="auto"/>
                <w:right w:val="none" w:sz="0" w:space="0" w:color="auto"/>
              </w:divBdr>
              <w:divsChild>
                <w:div w:id="204878999">
                  <w:marLeft w:val="0"/>
                  <w:marRight w:val="0"/>
                  <w:marTop w:val="0"/>
                  <w:marBottom w:val="0"/>
                  <w:divBdr>
                    <w:top w:val="none" w:sz="0" w:space="0" w:color="auto"/>
                    <w:left w:val="none" w:sz="0" w:space="0" w:color="auto"/>
                    <w:bottom w:val="none" w:sz="0" w:space="0" w:color="auto"/>
                    <w:right w:val="none" w:sz="0" w:space="0" w:color="auto"/>
                  </w:divBdr>
                  <w:divsChild>
                    <w:div w:id="1762097558">
                      <w:marLeft w:val="0"/>
                      <w:marRight w:val="0"/>
                      <w:marTop w:val="0"/>
                      <w:marBottom w:val="0"/>
                      <w:divBdr>
                        <w:top w:val="none" w:sz="0" w:space="0" w:color="auto"/>
                        <w:left w:val="none" w:sz="0" w:space="0" w:color="auto"/>
                        <w:bottom w:val="none" w:sz="0" w:space="0" w:color="auto"/>
                        <w:right w:val="none" w:sz="0" w:space="0" w:color="auto"/>
                      </w:divBdr>
                      <w:divsChild>
                        <w:div w:id="974455470">
                          <w:marLeft w:val="0"/>
                          <w:marRight w:val="0"/>
                          <w:marTop w:val="0"/>
                          <w:marBottom w:val="0"/>
                          <w:divBdr>
                            <w:top w:val="none" w:sz="0" w:space="0" w:color="auto"/>
                            <w:left w:val="none" w:sz="0" w:space="0" w:color="auto"/>
                            <w:bottom w:val="none" w:sz="0" w:space="0" w:color="auto"/>
                            <w:right w:val="none" w:sz="0" w:space="0" w:color="auto"/>
                          </w:divBdr>
                          <w:divsChild>
                            <w:div w:id="1844709334">
                              <w:marLeft w:val="0"/>
                              <w:marRight w:val="0"/>
                              <w:marTop w:val="0"/>
                              <w:marBottom w:val="0"/>
                              <w:divBdr>
                                <w:top w:val="none" w:sz="0" w:space="0" w:color="auto"/>
                                <w:left w:val="none" w:sz="0" w:space="0" w:color="auto"/>
                                <w:bottom w:val="none" w:sz="0" w:space="0" w:color="auto"/>
                                <w:right w:val="none" w:sz="0" w:space="0" w:color="auto"/>
                              </w:divBdr>
                              <w:divsChild>
                                <w:div w:id="860776662">
                                  <w:marLeft w:val="0"/>
                                  <w:marRight w:val="0"/>
                                  <w:marTop w:val="0"/>
                                  <w:marBottom w:val="0"/>
                                  <w:divBdr>
                                    <w:top w:val="none" w:sz="0" w:space="0" w:color="auto"/>
                                    <w:left w:val="none" w:sz="0" w:space="0" w:color="auto"/>
                                    <w:bottom w:val="none" w:sz="0" w:space="0" w:color="auto"/>
                                    <w:right w:val="none" w:sz="0" w:space="0" w:color="auto"/>
                                  </w:divBdr>
                                  <w:divsChild>
                                    <w:div w:id="20882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081969">
      <w:bodyDiv w:val="1"/>
      <w:marLeft w:val="0"/>
      <w:marRight w:val="0"/>
      <w:marTop w:val="0"/>
      <w:marBottom w:val="0"/>
      <w:divBdr>
        <w:top w:val="none" w:sz="0" w:space="0" w:color="auto"/>
        <w:left w:val="none" w:sz="0" w:space="0" w:color="auto"/>
        <w:bottom w:val="none" w:sz="0" w:space="0" w:color="auto"/>
        <w:right w:val="none" w:sz="0" w:space="0" w:color="auto"/>
      </w:divBdr>
      <w:divsChild>
        <w:div w:id="442724903">
          <w:marLeft w:val="0"/>
          <w:marRight w:val="0"/>
          <w:marTop w:val="0"/>
          <w:marBottom w:val="0"/>
          <w:divBdr>
            <w:top w:val="none" w:sz="0" w:space="0" w:color="auto"/>
            <w:left w:val="none" w:sz="0" w:space="0" w:color="auto"/>
            <w:bottom w:val="none" w:sz="0" w:space="0" w:color="auto"/>
            <w:right w:val="none" w:sz="0" w:space="0" w:color="auto"/>
          </w:divBdr>
          <w:divsChild>
            <w:div w:id="1488862133">
              <w:marLeft w:val="0"/>
              <w:marRight w:val="0"/>
              <w:marTop w:val="0"/>
              <w:marBottom w:val="0"/>
              <w:divBdr>
                <w:top w:val="none" w:sz="0" w:space="0" w:color="auto"/>
                <w:left w:val="none" w:sz="0" w:space="0" w:color="auto"/>
                <w:bottom w:val="none" w:sz="0" w:space="0" w:color="auto"/>
                <w:right w:val="none" w:sz="0" w:space="0" w:color="auto"/>
              </w:divBdr>
              <w:divsChild>
                <w:div w:id="993989082">
                  <w:marLeft w:val="0"/>
                  <w:marRight w:val="0"/>
                  <w:marTop w:val="0"/>
                  <w:marBottom w:val="0"/>
                  <w:divBdr>
                    <w:top w:val="none" w:sz="0" w:space="0" w:color="auto"/>
                    <w:left w:val="none" w:sz="0" w:space="0" w:color="auto"/>
                    <w:bottom w:val="none" w:sz="0" w:space="0" w:color="auto"/>
                    <w:right w:val="none" w:sz="0" w:space="0" w:color="auto"/>
                  </w:divBdr>
                  <w:divsChild>
                    <w:div w:id="2031298367">
                      <w:marLeft w:val="0"/>
                      <w:marRight w:val="0"/>
                      <w:marTop w:val="0"/>
                      <w:marBottom w:val="0"/>
                      <w:divBdr>
                        <w:top w:val="none" w:sz="0" w:space="0" w:color="auto"/>
                        <w:left w:val="none" w:sz="0" w:space="0" w:color="auto"/>
                        <w:bottom w:val="none" w:sz="0" w:space="0" w:color="auto"/>
                        <w:right w:val="none" w:sz="0" w:space="0" w:color="auto"/>
                      </w:divBdr>
                      <w:divsChild>
                        <w:div w:id="2143228358">
                          <w:marLeft w:val="0"/>
                          <w:marRight w:val="0"/>
                          <w:marTop w:val="0"/>
                          <w:marBottom w:val="0"/>
                          <w:divBdr>
                            <w:top w:val="none" w:sz="0" w:space="0" w:color="auto"/>
                            <w:left w:val="none" w:sz="0" w:space="0" w:color="auto"/>
                            <w:bottom w:val="none" w:sz="0" w:space="0" w:color="auto"/>
                            <w:right w:val="none" w:sz="0" w:space="0" w:color="auto"/>
                          </w:divBdr>
                          <w:divsChild>
                            <w:div w:id="767509452">
                              <w:marLeft w:val="0"/>
                              <w:marRight w:val="0"/>
                              <w:marTop w:val="0"/>
                              <w:marBottom w:val="0"/>
                              <w:divBdr>
                                <w:top w:val="none" w:sz="0" w:space="0" w:color="auto"/>
                                <w:left w:val="none" w:sz="0" w:space="0" w:color="auto"/>
                                <w:bottom w:val="none" w:sz="0" w:space="0" w:color="auto"/>
                                <w:right w:val="none" w:sz="0" w:space="0" w:color="auto"/>
                              </w:divBdr>
                              <w:divsChild>
                                <w:div w:id="145438468">
                                  <w:marLeft w:val="0"/>
                                  <w:marRight w:val="0"/>
                                  <w:marTop w:val="0"/>
                                  <w:marBottom w:val="0"/>
                                  <w:divBdr>
                                    <w:top w:val="none" w:sz="0" w:space="0" w:color="auto"/>
                                    <w:left w:val="none" w:sz="0" w:space="0" w:color="auto"/>
                                    <w:bottom w:val="none" w:sz="0" w:space="0" w:color="auto"/>
                                    <w:right w:val="none" w:sz="0" w:space="0" w:color="auto"/>
                                  </w:divBdr>
                                  <w:divsChild>
                                    <w:div w:id="23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845909">
      <w:bodyDiv w:val="1"/>
      <w:marLeft w:val="0"/>
      <w:marRight w:val="0"/>
      <w:marTop w:val="0"/>
      <w:marBottom w:val="0"/>
      <w:divBdr>
        <w:top w:val="none" w:sz="0" w:space="0" w:color="auto"/>
        <w:left w:val="none" w:sz="0" w:space="0" w:color="auto"/>
        <w:bottom w:val="none" w:sz="0" w:space="0" w:color="auto"/>
        <w:right w:val="none" w:sz="0" w:space="0" w:color="auto"/>
      </w:divBdr>
    </w:div>
    <w:div w:id="1905607697">
      <w:bodyDiv w:val="1"/>
      <w:marLeft w:val="0"/>
      <w:marRight w:val="0"/>
      <w:marTop w:val="0"/>
      <w:marBottom w:val="0"/>
      <w:divBdr>
        <w:top w:val="none" w:sz="0" w:space="0" w:color="auto"/>
        <w:left w:val="none" w:sz="0" w:space="0" w:color="auto"/>
        <w:bottom w:val="none" w:sz="0" w:space="0" w:color="auto"/>
        <w:right w:val="none" w:sz="0" w:space="0" w:color="auto"/>
      </w:divBdr>
      <w:divsChild>
        <w:div w:id="662970086">
          <w:marLeft w:val="0"/>
          <w:marRight w:val="0"/>
          <w:marTop w:val="0"/>
          <w:marBottom w:val="0"/>
          <w:divBdr>
            <w:top w:val="none" w:sz="0" w:space="0" w:color="auto"/>
            <w:left w:val="none" w:sz="0" w:space="0" w:color="auto"/>
            <w:bottom w:val="none" w:sz="0" w:space="0" w:color="auto"/>
            <w:right w:val="none" w:sz="0" w:space="0" w:color="auto"/>
          </w:divBdr>
          <w:divsChild>
            <w:div w:id="322050301">
              <w:marLeft w:val="0"/>
              <w:marRight w:val="0"/>
              <w:marTop w:val="0"/>
              <w:marBottom w:val="0"/>
              <w:divBdr>
                <w:top w:val="none" w:sz="0" w:space="0" w:color="auto"/>
                <w:left w:val="none" w:sz="0" w:space="0" w:color="auto"/>
                <w:bottom w:val="none" w:sz="0" w:space="0" w:color="auto"/>
                <w:right w:val="none" w:sz="0" w:space="0" w:color="auto"/>
              </w:divBdr>
              <w:divsChild>
                <w:div w:id="1948855506">
                  <w:marLeft w:val="0"/>
                  <w:marRight w:val="0"/>
                  <w:marTop w:val="0"/>
                  <w:marBottom w:val="0"/>
                  <w:divBdr>
                    <w:top w:val="none" w:sz="0" w:space="0" w:color="auto"/>
                    <w:left w:val="none" w:sz="0" w:space="0" w:color="auto"/>
                    <w:bottom w:val="none" w:sz="0" w:space="0" w:color="auto"/>
                    <w:right w:val="none" w:sz="0" w:space="0" w:color="auto"/>
                  </w:divBdr>
                  <w:divsChild>
                    <w:div w:id="1289625448">
                      <w:marLeft w:val="0"/>
                      <w:marRight w:val="0"/>
                      <w:marTop w:val="0"/>
                      <w:marBottom w:val="0"/>
                      <w:divBdr>
                        <w:top w:val="none" w:sz="0" w:space="0" w:color="auto"/>
                        <w:left w:val="none" w:sz="0" w:space="0" w:color="auto"/>
                        <w:bottom w:val="none" w:sz="0" w:space="0" w:color="auto"/>
                        <w:right w:val="none" w:sz="0" w:space="0" w:color="auto"/>
                      </w:divBdr>
                      <w:divsChild>
                        <w:div w:id="591663601">
                          <w:marLeft w:val="0"/>
                          <w:marRight w:val="0"/>
                          <w:marTop w:val="0"/>
                          <w:marBottom w:val="0"/>
                          <w:divBdr>
                            <w:top w:val="none" w:sz="0" w:space="0" w:color="auto"/>
                            <w:left w:val="none" w:sz="0" w:space="0" w:color="auto"/>
                            <w:bottom w:val="none" w:sz="0" w:space="0" w:color="auto"/>
                            <w:right w:val="none" w:sz="0" w:space="0" w:color="auto"/>
                          </w:divBdr>
                          <w:divsChild>
                            <w:div w:id="1686243913">
                              <w:marLeft w:val="0"/>
                              <w:marRight w:val="0"/>
                              <w:marTop w:val="0"/>
                              <w:marBottom w:val="0"/>
                              <w:divBdr>
                                <w:top w:val="none" w:sz="0" w:space="0" w:color="auto"/>
                                <w:left w:val="none" w:sz="0" w:space="0" w:color="auto"/>
                                <w:bottom w:val="none" w:sz="0" w:space="0" w:color="auto"/>
                                <w:right w:val="none" w:sz="0" w:space="0" w:color="auto"/>
                              </w:divBdr>
                              <w:divsChild>
                                <w:div w:id="1122118378">
                                  <w:marLeft w:val="0"/>
                                  <w:marRight w:val="0"/>
                                  <w:marTop w:val="0"/>
                                  <w:marBottom w:val="0"/>
                                  <w:divBdr>
                                    <w:top w:val="none" w:sz="0" w:space="0" w:color="auto"/>
                                    <w:left w:val="none" w:sz="0" w:space="0" w:color="auto"/>
                                    <w:bottom w:val="none" w:sz="0" w:space="0" w:color="auto"/>
                                    <w:right w:val="none" w:sz="0" w:space="0" w:color="auto"/>
                                  </w:divBdr>
                                  <w:divsChild>
                                    <w:div w:id="5664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876620">
      <w:bodyDiv w:val="1"/>
      <w:marLeft w:val="0"/>
      <w:marRight w:val="0"/>
      <w:marTop w:val="0"/>
      <w:marBottom w:val="0"/>
      <w:divBdr>
        <w:top w:val="none" w:sz="0" w:space="0" w:color="auto"/>
        <w:left w:val="none" w:sz="0" w:space="0" w:color="auto"/>
        <w:bottom w:val="none" w:sz="0" w:space="0" w:color="auto"/>
        <w:right w:val="none" w:sz="0" w:space="0" w:color="auto"/>
      </w:divBdr>
      <w:divsChild>
        <w:div w:id="2086294276">
          <w:marLeft w:val="0"/>
          <w:marRight w:val="0"/>
          <w:marTop w:val="86"/>
          <w:marBottom w:val="0"/>
          <w:divBdr>
            <w:top w:val="none" w:sz="0" w:space="0" w:color="auto"/>
            <w:left w:val="none" w:sz="0" w:space="0" w:color="auto"/>
            <w:bottom w:val="none" w:sz="0" w:space="0" w:color="auto"/>
            <w:right w:val="none" w:sz="0" w:space="0" w:color="auto"/>
          </w:divBdr>
        </w:div>
      </w:divsChild>
    </w:div>
    <w:div w:id="1929918566">
      <w:bodyDiv w:val="1"/>
      <w:marLeft w:val="0"/>
      <w:marRight w:val="0"/>
      <w:marTop w:val="0"/>
      <w:marBottom w:val="0"/>
      <w:divBdr>
        <w:top w:val="none" w:sz="0" w:space="0" w:color="auto"/>
        <w:left w:val="none" w:sz="0" w:space="0" w:color="auto"/>
        <w:bottom w:val="none" w:sz="0" w:space="0" w:color="auto"/>
        <w:right w:val="none" w:sz="0" w:space="0" w:color="auto"/>
      </w:divBdr>
      <w:divsChild>
        <w:div w:id="48186312">
          <w:marLeft w:val="0"/>
          <w:marRight w:val="0"/>
          <w:marTop w:val="86"/>
          <w:marBottom w:val="0"/>
          <w:divBdr>
            <w:top w:val="none" w:sz="0" w:space="0" w:color="auto"/>
            <w:left w:val="none" w:sz="0" w:space="0" w:color="auto"/>
            <w:bottom w:val="none" w:sz="0" w:space="0" w:color="auto"/>
            <w:right w:val="none" w:sz="0" w:space="0" w:color="auto"/>
          </w:divBdr>
        </w:div>
        <w:div w:id="1804694794">
          <w:marLeft w:val="634"/>
          <w:marRight w:val="0"/>
          <w:marTop w:val="77"/>
          <w:marBottom w:val="0"/>
          <w:divBdr>
            <w:top w:val="none" w:sz="0" w:space="0" w:color="auto"/>
            <w:left w:val="none" w:sz="0" w:space="0" w:color="auto"/>
            <w:bottom w:val="none" w:sz="0" w:space="0" w:color="auto"/>
            <w:right w:val="none" w:sz="0" w:space="0" w:color="auto"/>
          </w:divBdr>
        </w:div>
        <w:div w:id="442113374">
          <w:marLeft w:val="634"/>
          <w:marRight w:val="0"/>
          <w:marTop w:val="77"/>
          <w:marBottom w:val="0"/>
          <w:divBdr>
            <w:top w:val="none" w:sz="0" w:space="0" w:color="auto"/>
            <w:left w:val="none" w:sz="0" w:space="0" w:color="auto"/>
            <w:bottom w:val="none" w:sz="0" w:space="0" w:color="auto"/>
            <w:right w:val="none" w:sz="0" w:space="0" w:color="auto"/>
          </w:divBdr>
        </w:div>
        <w:div w:id="844326601">
          <w:marLeft w:val="634"/>
          <w:marRight w:val="0"/>
          <w:marTop w:val="77"/>
          <w:marBottom w:val="0"/>
          <w:divBdr>
            <w:top w:val="none" w:sz="0" w:space="0" w:color="auto"/>
            <w:left w:val="none" w:sz="0" w:space="0" w:color="auto"/>
            <w:bottom w:val="none" w:sz="0" w:space="0" w:color="auto"/>
            <w:right w:val="none" w:sz="0" w:space="0" w:color="auto"/>
          </w:divBdr>
        </w:div>
        <w:div w:id="1603995682">
          <w:marLeft w:val="634"/>
          <w:marRight w:val="0"/>
          <w:marTop w:val="77"/>
          <w:marBottom w:val="0"/>
          <w:divBdr>
            <w:top w:val="none" w:sz="0" w:space="0" w:color="auto"/>
            <w:left w:val="none" w:sz="0" w:space="0" w:color="auto"/>
            <w:bottom w:val="none" w:sz="0" w:space="0" w:color="auto"/>
            <w:right w:val="none" w:sz="0" w:space="0" w:color="auto"/>
          </w:divBdr>
        </w:div>
        <w:div w:id="277417183">
          <w:marLeft w:val="634"/>
          <w:marRight w:val="0"/>
          <w:marTop w:val="77"/>
          <w:marBottom w:val="0"/>
          <w:divBdr>
            <w:top w:val="none" w:sz="0" w:space="0" w:color="auto"/>
            <w:left w:val="none" w:sz="0" w:space="0" w:color="auto"/>
            <w:bottom w:val="none" w:sz="0" w:space="0" w:color="auto"/>
            <w:right w:val="none" w:sz="0" w:space="0" w:color="auto"/>
          </w:divBdr>
        </w:div>
        <w:div w:id="1184905779">
          <w:marLeft w:val="634"/>
          <w:marRight w:val="0"/>
          <w:marTop w:val="77"/>
          <w:marBottom w:val="0"/>
          <w:divBdr>
            <w:top w:val="none" w:sz="0" w:space="0" w:color="auto"/>
            <w:left w:val="none" w:sz="0" w:space="0" w:color="auto"/>
            <w:bottom w:val="none" w:sz="0" w:space="0" w:color="auto"/>
            <w:right w:val="none" w:sz="0" w:space="0" w:color="auto"/>
          </w:divBdr>
        </w:div>
        <w:div w:id="1628200894">
          <w:marLeft w:val="634"/>
          <w:marRight w:val="0"/>
          <w:marTop w:val="77"/>
          <w:marBottom w:val="0"/>
          <w:divBdr>
            <w:top w:val="none" w:sz="0" w:space="0" w:color="auto"/>
            <w:left w:val="none" w:sz="0" w:space="0" w:color="auto"/>
            <w:bottom w:val="none" w:sz="0" w:space="0" w:color="auto"/>
            <w:right w:val="none" w:sz="0" w:space="0" w:color="auto"/>
          </w:divBdr>
        </w:div>
        <w:div w:id="790593271">
          <w:marLeft w:val="0"/>
          <w:marRight w:val="0"/>
          <w:marTop w:val="77"/>
          <w:marBottom w:val="0"/>
          <w:divBdr>
            <w:top w:val="none" w:sz="0" w:space="0" w:color="auto"/>
            <w:left w:val="none" w:sz="0" w:space="0" w:color="auto"/>
            <w:bottom w:val="none" w:sz="0" w:space="0" w:color="auto"/>
            <w:right w:val="none" w:sz="0" w:space="0" w:color="auto"/>
          </w:divBdr>
        </w:div>
        <w:div w:id="56055822">
          <w:marLeft w:val="634"/>
          <w:marRight w:val="0"/>
          <w:marTop w:val="77"/>
          <w:marBottom w:val="0"/>
          <w:divBdr>
            <w:top w:val="none" w:sz="0" w:space="0" w:color="auto"/>
            <w:left w:val="none" w:sz="0" w:space="0" w:color="auto"/>
            <w:bottom w:val="none" w:sz="0" w:space="0" w:color="auto"/>
            <w:right w:val="none" w:sz="0" w:space="0" w:color="auto"/>
          </w:divBdr>
        </w:div>
        <w:div w:id="740100013">
          <w:marLeft w:val="634"/>
          <w:marRight w:val="0"/>
          <w:marTop w:val="77"/>
          <w:marBottom w:val="0"/>
          <w:divBdr>
            <w:top w:val="none" w:sz="0" w:space="0" w:color="auto"/>
            <w:left w:val="none" w:sz="0" w:space="0" w:color="auto"/>
            <w:bottom w:val="none" w:sz="0" w:space="0" w:color="auto"/>
            <w:right w:val="none" w:sz="0" w:space="0" w:color="auto"/>
          </w:divBdr>
        </w:div>
        <w:div w:id="1713838">
          <w:marLeft w:val="634"/>
          <w:marRight w:val="0"/>
          <w:marTop w:val="77"/>
          <w:marBottom w:val="0"/>
          <w:divBdr>
            <w:top w:val="none" w:sz="0" w:space="0" w:color="auto"/>
            <w:left w:val="none" w:sz="0" w:space="0" w:color="auto"/>
            <w:bottom w:val="none" w:sz="0" w:space="0" w:color="auto"/>
            <w:right w:val="none" w:sz="0" w:space="0" w:color="auto"/>
          </w:divBdr>
        </w:div>
      </w:divsChild>
    </w:div>
    <w:div w:id="1943755425">
      <w:bodyDiv w:val="1"/>
      <w:marLeft w:val="0"/>
      <w:marRight w:val="0"/>
      <w:marTop w:val="0"/>
      <w:marBottom w:val="0"/>
      <w:divBdr>
        <w:top w:val="none" w:sz="0" w:space="0" w:color="auto"/>
        <w:left w:val="none" w:sz="0" w:space="0" w:color="auto"/>
        <w:bottom w:val="none" w:sz="0" w:space="0" w:color="auto"/>
        <w:right w:val="none" w:sz="0" w:space="0" w:color="auto"/>
      </w:divBdr>
      <w:divsChild>
        <w:div w:id="1473015118">
          <w:marLeft w:val="0"/>
          <w:marRight w:val="0"/>
          <w:marTop w:val="0"/>
          <w:marBottom w:val="0"/>
          <w:divBdr>
            <w:top w:val="none" w:sz="0" w:space="0" w:color="auto"/>
            <w:left w:val="none" w:sz="0" w:space="0" w:color="auto"/>
            <w:bottom w:val="none" w:sz="0" w:space="0" w:color="auto"/>
            <w:right w:val="none" w:sz="0" w:space="0" w:color="auto"/>
          </w:divBdr>
          <w:divsChild>
            <w:div w:id="1155531205">
              <w:marLeft w:val="0"/>
              <w:marRight w:val="0"/>
              <w:marTop w:val="0"/>
              <w:marBottom w:val="0"/>
              <w:divBdr>
                <w:top w:val="none" w:sz="0" w:space="0" w:color="auto"/>
                <w:left w:val="none" w:sz="0" w:space="0" w:color="auto"/>
                <w:bottom w:val="none" w:sz="0" w:space="0" w:color="auto"/>
                <w:right w:val="none" w:sz="0" w:space="0" w:color="auto"/>
              </w:divBdr>
              <w:divsChild>
                <w:div w:id="1085998365">
                  <w:marLeft w:val="0"/>
                  <w:marRight w:val="0"/>
                  <w:marTop w:val="0"/>
                  <w:marBottom w:val="0"/>
                  <w:divBdr>
                    <w:top w:val="none" w:sz="0" w:space="0" w:color="auto"/>
                    <w:left w:val="none" w:sz="0" w:space="0" w:color="auto"/>
                    <w:bottom w:val="none" w:sz="0" w:space="0" w:color="auto"/>
                    <w:right w:val="none" w:sz="0" w:space="0" w:color="auto"/>
                  </w:divBdr>
                  <w:divsChild>
                    <w:div w:id="1170634165">
                      <w:marLeft w:val="0"/>
                      <w:marRight w:val="0"/>
                      <w:marTop w:val="0"/>
                      <w:marBottom w:val="0"/>
                      <w:divBdr>
                        <w:top w:val="none" w:sz="0" w:space="0" w:color="auto"/>
                        <w:left w:val="none" w:sz="0" w:space="0" w:color="auto"/>
                        <w:bottom w:val="none" w:sz="0" w:space="0" w:color="auto"/>
                        <w:right w:val="none" w:sz="0" w:space="0" w:color="auto"/>
                      </w:divBdr>
                      <w:divsChild>
                        <w:div w:id="1456680688">
                          <w:marLeft w:val="0"/>
                          <w:marRight w:val="0"/>
                          <w:marTop w:val="0"/>
                          <w:marBottom w:val="0"/>
                          <w:divBdr>
                            <w:top w:val="none" w:sz="0" w:space="0" w:color="auto"/>
                            <w:left w:val="none" w:sz="0" w:space="0" w:color="auto"/>
                            <w:bottom w:val="none" w:sz="0" w:space="0" w:color="auto"/>
                            <w:right w:val="none" w:sz="0" w:space="0" w:color="auto"/>
                          </w:divBdr>
                          <w:divsChild>
                            <w:div w:id="1508399743">
                              <w:marLeft w:val="0"/>
                              <w:marRight w:val="0"/>
                              <w:marTop w:val="0"/>
                              <w:marBottom w:val="0"/>
                              <w:divBdr>
                                <w:top w:val="none" w:sz="0" w:space="0" w:color="auto"/>
                                <w:left w:val="none" w:sz="0" w:space="0" w:color="auto"/>
                                <w:bottom w:val="none" w:sz="0" w:space="0" w:color="auto"/>
                                <w:right w:val="none" w:sz="0" w:space="0" w:color="auto"/>
                              </w:divBdr>
                              <w:divsChild>
                                <w:div w:id="1136215721">
                                  <w:marLeft w:val="0"/>
                                  <w:marRight w:val="0"/>
                                  <w:marTop w:val="0"/>
                                  <w:marBottom w:val="0"/>
                                  <w:divBdr>
                                    <w:top w:val="none" w:sz="0" w:space="0" w:color="auto"/>
                                    <w:left w:val="none" w:sz="0" w:space="0" w:color="auto"/>
                                    <w:bottom w:val="none" w:sz="0" w:space="0" w:color="auto"/>
                                    <w:right w:val="none" w:sz="0" w:space="0" w:color="auto"/>
                                  </w:divBdr>
                                  <w:divsChild>
                                    <w:div w:id="21148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078805">
      <w:bodyDiv w:val="1"/>
      <w:marLeft w:val="0"/>
      <w:marRight w:val="0"/>
      <w:marTop w:val="0"/>
      <w:marBottom w:val="0"/>
      <w:divBdr>
        <w:top w:val="none" w:sz="0" w:space="0" w:color="auto"/>
        <w:left w:val="none" w:sz="0" w:space="0" w:color="auto"/>
        <w:bottom w:val="none" w:sz="0" w:space="0" w:color="auto"/>
        <w:right w:val="none" w:sz="0" w:space="0" w:color="auto"/>
      </w:divBdr>
      <w:divsChild>
        <w:div w:id="2976603">
          <w:marLeft w:val="547"/>
          <w:marRight w:val="0"/>
          <w:marTop w:val="96"/>
          <w:marBottom w:val="0"/>
          <w:divBdr>
            <w:top w:val="none" w:sz="0" w:space="0" w:color="auto"/>
            <w:left w:val="none" w:sz="0" w:space="0" w:color="auto"/>
            <w:bottom w:val="none" w:sz="0" w:space="0" w:color="auto"/>
            <w:right w:val="none" w:sz="0" w:space="0" w:color="auto"/>
          </w:divBdr>
        </w:div>
        <w:div w:id="681013703">
          <w:marLeft w:val="1166"/>
          <w:marRight w:val="0"/>
          <w:marTop w:val="86"/>
          <w:marBottom w:val="0"/>
          <w:divBdr>
            <w:top w:val="none" w:sz="0" w:space="0" w:color="auto"/>
            <w:left w:val="none" w:sz="0" w:space="0" w:color="auto"/>
            <w:bottom w:val="none" w:sz="0" w:space="0" w:color="auto"/>
            <w:right w:val="none" w:sz="0" w:space="0" w:color="auto"/>
          </w:divBdr>
        </w:div>
        <w:div w:id="2071880543">
          <w:marLeft w:val="1166"/>
          <w:marRight w:val="0"/>
          <w:marTop w:val="86"/>
          <w:marBottom w:val="0"/>
          <w:divBdr>
            <w:top w:val="none" w:sz="0" w:space="0" w:color="auto"/>
            <w:left w:val="none" w:sz="0" w:space="0" w:color="auto"/>
            <w:bottom w:val="none" w:sz="0" w:space="0" w:color="auto"/>
            <w:right w:val="none" w:sz="0" w:space="0" w:color="auto"/>
          </w:divBdr>
        </w:div>
        <w:div w:id="1669477454">
          <w:marLeft w:val="1166"/>
          <w:marRight w:val="0"/>
          <w:marTop w:val="86"/>
          <w:marBottom w:val="0"/>
          <w:divBdr>
            <w:top w:val="none" w:sz="0" w:space="0" w:color="auto"/>
            <w:left w:val="none" w:sz="0" w:space="0" w:color="auto"/>
            <w:bottom w:val="none" w:sz="0" w:space="0" w:color="auto"/>
            <w:right w:val="none" w:sz="0" w:space="0" w:color="auto"/>
          </w:divBdr>
        </w:div>
        <w:div w:id="518355693">
          <w:marLeft w:val="547"/>
          <w:marRight w:val="0"/>
          <w:marTop w:val="96"/>
          <w:marBottom w:val="0"/>
          <w:divBdr>
            <w:top w:val="none" w:sz="0" w:space="0" w:color="auto"/>
            <w:left w:val="none" w:sz="0" w:space="0" w:color="auto"/>
            <w:bottom w:val="none" w:sz="0" w:space="0" w:color="auto"/>
            <w:right w:val="none" w:sz="0" w:space="0" w:color="auto"/>
          </w:divBdr>
        </w:div>
      </w:divsChild>
    </w:div>
    <w:div w:id="2028678916">
      <w:bodyDiv w:val="1"/>
      <w:marLeft w:val="0"/>
      <w:marRight w:val="0"/>
      <w:marTop w:val="0"/>
      <w:marBottom w:val="0"/>
      <w:divBdr>
        <w:top w:val="none" w:sz="0" w:space="0" w:color="auto"/>
        <w:left w:val="none" w:sz="0" w:space="0" w:color="auto"/>
        <w:bottom w:val="none" w:sz="0" w:space="0" w:color="auto"/>
        <w:right w:val="none" w:sz="0" w:space="0" w:color="auto"/>
      </w:divBdr>
      <w:divsChild>
        <w:div w:id="249392959">
          <w:marLeft w:val="0"/>
          <w:marRight w:val="0"/>
          <w:marTop w:val="0"/>
          <w:marBottom w:val="0"/>
          <w:divBdr>
            <w:top w:val="none" w:sz="0" w:space="0" w:color="auto"/>
            <w:left w:val="none" w:sz="0" w:space="0" w:color="auto"/>
            <w:bottom w:val="none" w:sz="0" w:space="0" w:color="auto"/>
            <w:right w:val="none" w:sz="0" w:space="0" w:color="auto"/>
          </w:divBdr>
          <w:divsChild>
            <w:div w:id="751515072">
              <w:marLeft w:val="0"/>
              <w:marRight w:val="0"/>
              <w:marTop w:val="0"/>
              <w:marBottom w:val="0"/>
              <w:divBdr>
                <w:top w:val="none" w:sz="0" w:space="0" w:color="auto"/>
                <w:left w:val="none" w:sz="0" w:space="0" w:color="auto"/>
                <w:bottom w:val="none" w:sz="0" w:space="0" w:color="auto"/>
                <w:right w:val="none" w:sz="0" w:space="0" w:color="auto"/>
              </w:divBdr>
              <w:divsChild>
                <w:div w:id="1437822911">
                  <w:marLeft w:val="0"/>
                  <w:marRight w:val="0"/>
                  <w:marTop w:val="0"/>
                  <w:marBottom w:val="0"/>
                  <w:divBdr>
                    <w:top w:val="none" w:sz="0" w:space="0" w:color="auto"/>
                    <w:left w:val="none" w:sz="0" w:space="0" w:color="auto"/>
                    <w:bottom w:val="none" w:sz="0" w:space="0" w:color="auto"/>
                    <w:right w:val="none" w:sz="0" w:space="0" w:color="auto"/>
                  </w:divBdr>
                  <w:divsChild>
                    <w:div w:id="1306273166">
                      <w:marLeft w:val="0"/>
                      <w:marRight w:val="0"/>
                      <w:marTop w:val="0"/>
                      <w:marBottom w:val="0"/>
                      <w:divBdr>
                        <w:top w:val="none" w:sz="0" w:space="0" w:color="auto"/>
                        <w:left w:val="none" w:sz="0" w:space="0" w:color="auto"/>
                        <w:bottom w:val="none" w:sz="0" w:space="0" w:color="auto"/>
                        <w:right w:val="none" w:sz="0" w:space="0" w:color="auto"/>
                      </w:divBdr>
                      <w:divsChild>
                        <w:div w:id="416824550">
                          <w:marLeft w:val="0"/>
                          <w:marRight w:val="0"/>
                          <w:marTop w:val="0"/>
                          <w:marBottom w:val="0"/>
                          <w:divBdr>
                            <w:top w:val="none" w:sz="0" w:space="0" w:color="auto"/>
                            <w:left w:val="none" w:sz="0" w:space="0" w:color="auto"/>
                            <w:bottom w:val="none" w:sz="0" w:space="0" w:color="auto"/>
                            <w:right w:val="none" w:sz="0" w:space="0" w:color="auto"/>
                          </w:divBdr>
                          <w:divsChild>
                            <w:div w:id="1304702643">
                              <w:marLeft w:val="0"/>
                              <w:marRight w:val="0"/>
                              <w:marTop w:val="0"/>
                              <w:marBottom w:val="0"/>
                              <w:divBdr>
                                <w:top w:val="none" w:sz="0" w:space="0" w:color="auto"/>
                                <w:left w:val="none" w:sz="0" w:space="0" w:color="auto"/>
                                <w:bottom w:val="none" w:sz="0" w:space="0" w:color="auto"/>
                                <w:right w:val="none" w:sz="0" w:space="0" w:color="auto"/>
                              </w:divBdr>
                              <w:divsChild>
                                <w:div w:id="1310207291">
                                  <w:marLeft w:val="0"/>
                                  <w:marRight w:val="0"/>
                                  <w:marTop w:val="0"/>
                                  <w:marBottom w:val="0"/>
                                  <w:divBdr>
                                    <w:top w:val="none" w:sz="0" w:space="0" w:color="auto"/>
                                    <w:left w:val="none" w:sz="0" w:space="0" w:color="auto"/>
                                    <w:bottom w:val="none" w:sz="0" w:space="0" w:color="auto"/>
                                    <w:right w:val="none" w:sz="0" w:space="0" w:color="auto"/>
                                  </w:divBdr>
                                  <w:divsChild>
                                    <w:div w:id="20646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187027">
      <w:bodyDiv w:val="1"/>
      <w:marLeft w:val="0"/>
      <w:marRight w:val="0"/>
      <w:marTop w:val="0"/>
      <w:marBottom w:val="0"/>
      <w:divBdr>
        <w:top w:val="none" w:sz="0" w:space="0" w:color="auto"/>
        <w:left w:val="none" w:sz="0" w:space="0" w:color="auto"/>
        <w:bottom w:val="none" w:sz="0" w:space="0" w:color="auto"/>
        <w:right w:val="none" w:sz="0" w:space="0" w:color="auto"/>
      </w:divBdr>
    </w:div>
    <w:div w:id="2135098571">
      <w:bodyDiv w:val="1"/>
      <w:marLeft w:val="0"/>
      <w:marRight w:val="0"/>
      <w:marTop w:val="0"/>
      <w:marBottom w:val="0"/>
      <w:divBdr>
        <w:top w:val="none" w:sz="0" w:space="0" w:color="auto"/>
        <w:left w:val="none" w:sz="0" w:space="0" w:color="auto"/>
        <w:bottom w:val="none" w:sz="0" w:space="0" w:color="auto"/>
        <w:right w:val="none" w:sz="0" w:space="0" w:color="auto"/>
      </w:divBdr>
      <w:divsChild>
        <w:div w:id="1668947536">
          <w:marLeft w:val="0"/>
          <w:marRight w:val="0"/>
          <w:marTop w:val="0"/>
          <w:marBottom w:val="0"/>
          <w:divBdr>
            <w:top w:val="none" w:sz="0" w:space="0" w:color="auto"/>
            <w:left w:val="none" w:sz="0" w:space="0" w:color="auto"/>
            <w:bottom w:val="none" w:sz="0" w:space="0" w:color="auto"/>
            <w:right w:val="none" w:sz="0" w:space="0" w:color="auto"/>
          </w:divBdr>
          <w:divsChild>
            <w:div w:id="1516456848">
              <w:marLeft w:val="0"/>
              <w:marRight w:val="0"/>
              <w:marTop w:val="0"/>
              <w:marBottom w:val="0"/>
              <w:divBdr>
                <w:top w:val="none" w:sz="0" w:space="0" w:color="auto"/>
                <w:left w:val="none" w:sz="0" w:space="0" w:color="auto"/>
                <w:bottom w:val="none" w:sz="0" w:space="0" w:color="auto"/>
                <w:right w:val="none" w:sz="0" w:space="0" w:color="auto"/>
              </w:divBdr>
              <w:divsChild>
                <w:div w:id="1569072510">
                  <w:marLeft w:val="0"/>
                  <w:marRight w:val="0"/>
                  <w:marTop w:val="0"/>
                  <w:marBottom w:val="0"/>
                  <w:divBdr>
                    <w:top w:val="none" w:sz="0" w:space="0" w:color="auto"/>
                    <w:left w:val="none" w:sz="0" w:space="0" w:color="auto"/>
                    <w:bottom w:val="none" w:sz="0" w:space="0" w:color="auto"/>
                    <w:right w:val="none" w:sz="0" w:space="0" w:color="auto"/>
                  </w:divBdr>
                  <w:divsChild>
                    <w:div w:id="92751105">
                      <w:marLeft w:val="0"/>
                      <w:marRight w:val="0"/>
                      <w:marTop w:val="0"/>
                      <w:marBottom w:val="0"/>
                      <w:divBdr>
                        <w:top w:val="none" w:sz="0" w:space="0" w:color="auto"/>
                        <w:left w:val="none" w:sz="0" w:space="0" w:color="auto"/>
                        <w:bottom w:val="none" w:sz="0" w:space="0" w:color="auto"/>
                        <w:right w:val="none" w:sz="0" w:space="0" w:color="auto"/>
                      </w:divBdr>
                      <w:divsChild>
                        <w:div w:id="416902142">
                          <w:marLeft w:val="0"/>
                          <w:marRight w:val="0"/>
                          <w:marTop w:val="0"/>
                          <w:marBottom w:val="0"/>
                          <w:divBdr>
                            <w:top w:val="none" w:sz="0" w:space="0" w:color="auto"/>
                            <w:left w:val="none" w:sz="0" w:space="0" w:color="auto"/>
                            <w:bottom w:val="none" w:sz="0" w:space="0" w:color="auto"/>
                            <w:right w:val="none" w:sz="0" w:space="0" w:color="auto"/>
                          </w:divBdr>
                          <w:divsChild>
                            <w:div w:id="1252157298">
                              <w:marLeft w:val="0"/>
                              <w:marRight w:val="0"/>
                              <w:marTop w:val="0"/>
                              <w:marBottom w:val="0"/>
                              <w:divBdr>
                                <w:top w:val="none" w:sz="0" w:space="0" w:color="auto"/>
                                <w:left w:val="none" w:sz="0" w:space="0" w:color="auto"/>
                                <w:bottom w:val="none" w:sz="0" w:space="0" w:color="auto"/>
                                <w:right w:val="none" w:sz="0" w:space="0" w:color="auto"/>
                              </w:divBdr>
                              <w:divsChild>
                                <w:div w:id="397828188">
                                  <w:marLeft w:val="0"/>
                                  <w:marRight w:val="0"/>
                                  <w:marTop w:val="0"/>
                                  <w:marBottom w:val="0"/>
                                  <w:divBdr>
                                    <w:top w:val="none" w:sz="0" w:space="0" w:color="auto"/>
                                    <w:left w:val="none" w:sz="0" w:space="0" w:color="auto"/>
                                    <w:bottom w:val="none" w:sz="0" w:space="0" w:color="auto"/>
                                    <w:right w:val="none" w:sz="0" w:space="0" w:color="auto"/>
                                  </w:divBdr>
                                  <w:divsChild>
                                    <w:div w:id="110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117" Type="http://schemas.openxmlformats.org/officeDocument/2006/relationships/hyperlink" Target="https://ncisvn.nci.nih.gov/svn/cagrid/tags/caGrid-1_3_release_final/cagrid-1-0/caGrid/projects/dorian/etc/dorian.properties" TargetMode="External"/><Relationship Id="rId21" Type="http://schemas.openxmlformats.org/officeDocument/2006/relationships/hyperlink" Target="https://ncisvn.nci.nih.gov/svn/cagrid/tags/caGrid-1_3_release_final/cagrid-1-0/caGrid/projects/metadata/schema/cagrid/types/caGridMetadata.xsd" TargetMode="External"/><Relationship Id="rId42" Type="http://schemas.openxmlformats.org/officeDocument/2006/relationships/image" Target="media/image11.emf"/><Relationship Id="rId63" Type="http://schemas.openxmlformats.org/officeDocument/2006/relationships/image" Target="media/image22.emf"/><Relationship Id="rId84" Type="http://schemas.openxmlformats.org/officeDocument/2006/relationships/hyperlink" Target="https://ncisvn.nci.nih.gov/svn/cagrid/tags/caGrid-1_3_release_1_3_0_1/cagrid-1-0/caGrid/projects/dorian/schema/Dorian/" TargetMode="External"/><Relationship Id="rId138" Type="http://schemas.openxmlformats.org/officeDocument/2006/relationships/image" Target="media/image56.emf"/><Relationship Id="rId159" Type="http://schemas.openxmlformats.org/officeDocument/2006/relationships/image" Target="http://cagrid.org/download/attachments/4491709/syncgts.jpg" TargetMode="External"/><Relationship Id="rId170" Type="http://schemas.openxmlformats.org/officeDocument/2006/relationships/image" Target="media/image77.emf"/><Relationship Id="rId191" Type="http://schemas.openxmlformats.org/officeDocument/2006/relationships/image" Target="media/image86.emf"/><Relationship Id="rId205" Type="http://schemas.openxmlformats.org/officeDocument/2006/relationships/hyperlink" Target="http://cagrid.org/display/dorian12/Design+Guide" TargetMode="External"/><Relationship Id="rId107" Type="http://schemas.openxmlformats.org/officeDocument/2006/relationships/image" Target="media/image42.emf"/><Relationship Id="rId11" Type="http://schemas.openxmlformats.org/officeDocument/2006/relationships/hyperlink" Target="http://www.w3.org/TR/ws-gloss/" TargetMode="External"/><Relationship Id="rId32" Type="http://schemas.openxmlformats.org/officeDocument/2006/relationships/hyperlink" Target="http://cagrid.org/display/metadata13/Design+Guide" TargetMode="External"/><Relationship Id="rId53" Type="http://schemas.openxmlformats.org/officeDocument/2006/relationships/image" Target="media/image17.png"/><Relationship Id="rId74" Type="http://schemas.openxmlformats.org/officeDocument/2006/relationships/hyperlink" Target="https://ncisvn.nci.nih.gov/svn/cagrid/tags/caGrid-1_3_release_1_3_0_1/cagrid-1-0/caGrid/projects/dorian/schema/Dorian/" TargetMode="External"/><Relationship Id="rId128" Type="http://schemas.openxmlformats.org/officeDocument/2006/relationships/hyperlink" Target="https://ncisvn.nci.nih.gov/svn/cagrid/tags/caGrid-1_3_release_1_3_0_1/cagrid-1-0/caGrid/projects/gridgrouper/schema/GridGrouper/" TargetMode="External"/><Relationship Id="rId149" Type="http://schemas.openxmlformats.org/officeDocument/2006/relationships/hyperlink" Target="https://ncisvn.nci.nih.gov/svn/cagrid/tags/caGrid-1_3_release_1_3_0_1/cagrid-1-0/caGrid/projects/gts/schema/GTS/" TargetMode="External"/><Relationship Id="rId5" Type="http://schemas.openxmlformats.org/officeDocument/2006/relationships/webSettings" Target="webSettings.xml"/><Relationship Id="rId90" Type="http://schemas.openxmlformats.org/officeDocument/2006/relationships/image" Target="media/image27.emf"/><Relationship Id="rId95" Type="http://schemas.openxmlformats.org/officeDocument/2006/relationships/image" Target="media/image32.png"/><Relationship Id="rId160" Type="http://schemas.openxmlformats.org/officeDocument/2006/relationships/image" Target="media/image67.emf"/><Relationship Id="rId165" Type="http://schemas.openxmlformats.org/officeDocument/2006/relationships/image" Target="media/image72.emf"/><Relationship Id="rId181" Type="http://schemas.openxmlformats.org/officeDocument/2006/relationships/hyperlink" Target="https://ncisvn.nci.nih.gov/svn/cagrid/tags/caGrid-1_3_release_1_3_0_1/cagrid-1-0/caGrid/projects/cds/schema/CredentialDelegationService/" TargetMode="External"/><Relationship Id="rId186" Type="http://schemas.openxmlformats.org/officeDocument/2006/relationships/hyperlink" Target="https://ncisvn.nci.nih.gov/svn/cagrid/tags/caGrid-1_3_release_1_3_0_1/cagrid-1-0/caGrid/projects/cds/schema/CredentialDelegationService/credential-delegation-service.xsd" TargetMode="External"/><Relationship Id="rId216" Type="http://schemas.openxmlformats.org/officeDocument/2006/relationships/header" Target="header1.xml"/><Relationship Id="rId211" Type="http://schemas.openxmlformats.org/officeDocument/2006/relationships/hyperlink" Target="https://spaces.internet2.edu/pages/viewpage.action?pageId=10059842" TargetMode="External"/><Relationship Id="rId22" Type="http://schemas.openxmlformats.org/officeDocument/2006/relationships/image" Target="media/image5.png"/><Relationship Id="rId27" Type="http://schemas.openxmlformats.org/officeDocument/2006/relationships/hyperlink" Target="http://cagrid.org/display/metadata13/Discovery" TargetMode="External"/><Relationship Id="rId43" Type="http://schemas.openxmlformats.org/officeDocument/2006/relationships/hyperlink" Target="https://ncisvn.nci.nih.gov/svn/cagrid/tags/caGrid-1_3_release_1_3_0_1/cagrid-1-0/caGrid/projects/authentication-service/schema/AuthenticationService/authentication-core-types.xsd" TargetMode="External"/><Relationship Id="rId48" Type="http://schemas.openxmlformats.org/officeDocument/2006/relationships/image" Target="media/image13.jpeg"/><Relationship Id="rId64" Type="http://schemas.openxmlformats.org/officeDocument/2006/relationships/hyperlink" Target="https://ncisvn.nci.nih.gov/svn/cagrid/tags/caGrid-1_3_release_1_3_0_1/cagrid-1-0/caGrid/projects/dorian/schema/Dorian/" TargetMode="External"/><Relationship Id="rId69" Type="http://schemas.openxmlformats.org/officeDocument/2006/relationships/hyperlink" Target="https://ncisvn.nci.nih.gov/svn/cagrid/tags/caGrid-1_3_release_1_3_0_1/cagrid-1-0/caGrid/projects/dorian/schema/Dorian/dorian-common.xsd" TargetMode="External"/><Relationship Id="rId113" Type="http://schemas.openxmlformats.org/officeDocument/2006/relationships/hyperlink" Target="http://cagrid.org/display/dorian13/Dorian+Configuration" TargetMode="External"/><Relationship Id="rId118" Type="http://schemas.openxmlformats.org/officeDocument/2006/relationships/image" Target="media/image44.png"/><Relationship Id="rId134" Type="http://schemas.openxmlformats.org/officeDocument/2006/relationships/hyperlink" Target="http://www.cio.gov/eauthentication/" TargetMode="External"/><Relationship Id="rId139" Type="http://schemas.openxmlformats.org/officeDocument/2006/relationships/image" Target="media/image57.emf"/><Relationship Id="rId80" Type="http://schemas.openxmlformats.org/officeDocument/2006/relationships/hyperlink" Target="https://ncisvn.nci.nih.gov/svn/cagrid/tags/caGrid-1_3_release_1_3_0_1/cagrid-1-0/caGrid/projects/dorian/schema/Dorian/" TargetMode="External"/><Relationship Id="rId85" Type="http://schemas.openxmlformats.org/officeDocument/2006/relationships/hyperlink" Target="https://ncisvn.nci.nih.gov/svn/cagrid/tags/caGrid-1_3_release_final/cagrid-1-0/caGrid/projects/dorian/schema/Dorian/authentication-service.xsd" TargetMode="External"/><Relationship Id="rId150" Type="http://schemas.openxmlformats.org/officeDocument/2006/relationships/hyperlink" Target="https://ncisvn.nci.nih.gov/svn/cagrid/tags/caGrid-1_3_release_1_3_0_1/cagrid-1-0/caGrid/projects/gts/schema/GTS/GTSTypes.xsd" TargetMode="External"/><Relationship Id="rId155" Type="http://schemas.openxmlformats.org/officeDocument/2006/relationships/hyperlink" Target="http://cagrid.org/display/gts13/SyncGTS+Globus+Runtime" TargetMode="External"/><Relationship Id="rId171" Type="http://schemas.openxmlformats.org/officeDocument/2006/relationships/image" Target="media/image78.emf"/><Relationship Id="rId176" Type="http://schemas.openxmlformats.org/officeDocument/2006/relationships/image" Target="media/image83.jpeg"/><Relationship Id="rId192" Type="http://schemas.openxmlformats.org/officeDocument/2006/relationships/image" Target="media/image87.emf"/><Relationship Id="rId197" Type="http://schemas.openxmlformats.org/officeDocument/2006/relationships/image" Target="media/image90.png"/><Relationship Id="rId206" Type="http://schemas.openxmlformats.org/officeDocument/2006/relationships/hyperlink" Target="http://cagrid.org/display/authenticationservice13/Design" TargetMode="External"/><Relationship Id="rId201" Type="http://schemas.openxmlformats.org/officeDocument/2006/relationships/hyperlink" Target="http://wiki.cagrid.org/display/knowledgebase/Grid+Service+Deployment+Guide" TargetMode="External"/><Relationship Id="rId12" Type="http://schemas.openxmlformats.org/officeDocument/2006/relationships/hyperlink" Target="http://www.w3.org/TR/ws-gloss/" TargetMode="External"/><Relationship Id="rId17" Type="http://schemas.openxmlformats.org/officeDocument/2006/relationships/image" Target="http://cagrid.org/download/attachments/5571754/worddav991c19447c8ff1db321f75cfe76ae5e6.png" TargetMode="External"/><Relationship Id="rId33" Type="http://schemas.openxmlformats.org/officeDocument/2006/relationships/image" Target="media/image6.png"/><Relationship Id="rId38" Type="http://schemas.openxmlformats.org/officeDocument/2006/relationships/hyperlink" Target="https://ncisvn.nci.nih.gov/svn/cagrid/tags/caGrid-1_3_release_final/cagrid-1-0/caGrid/projects/authentication-service/etc/" TargetMode="External"/><Relationship Id="rId59" Type="http://schemas.openxmlformats.org/officeDocument/2006/relationships/hyperlink" Target="http://cagrid.nci.nih.gov/1/dorian-common" TargetMode="External"/><Relationship Id="rId103" Type="http://schemas.openxmlformats.org/officeDocument/2006/relationships/image" Target="media/image38.emf"/><Relationship Id="rId108" Type="http://schemas.openxmlformats.org/officeDocument/2006/relationships/hyperlink" Target="http://cagrid.org/display/dorian/Home" TargetMode="External"/><Relationship Id="rId124" Type="http://schemas.openxmlformats.org/officeDocument/2006/relationships/hyperlink" Target="https://ncisvn.nci.nih.gov/svn/cagrid/tags/caGrid-1_3_release_1_3_0_1/cagrid-1-0/caGrid/projects/gridgrouper/schema/GridGrouper/" TargetMode="External"/><Relationship Id="rId129" Type="http://schemas.openxmlformats.org/officeDocument/2006/relationships/hyperlink" Target="https://ncisvn.nci.nih.gov/svn/cagrid/tags/caGrid-1_3_release_1_3_0_1/cagrid-1-0/caGrid/projects/gridgrouper/schema/GridGrouper/gridgrouper.xsd" TargetMode="External"/><Relationship Id="rId54" Type="http://schemas.openxmlformats.org/officeDocument/2006/relationships/image" Target="media/image18.emf"/><Relationship Id="rId70" Type="http://schemas.openxmlformats.org/officeDocument/2006/relationships/hyperlink" Target="https://ncisvn.nci.nih.gov/svn/cagrid/tags/caGrid-1_3_release_1_3_0_1/cagrid-1-0/caGrid/projects/dorian/schema/Dorian/" TargetMode="External"/><Relationship Id="rId75" Type="http://schemas.openxmlformats.org/officeDocument/2006/relationships/hyperlink" Target="https://ncisvn.nci.nih.gov/svn/cagrid/tags/caGrid-1_3_release_1_3_0_1/cagrid-1-0/caGrid/projects/dorian/schema/Dorian/dorian-ifs.xsd" TargetMode="External"/><Relationship Id="rId91" Type="http://schemas.openxmlformats.org/officeDocument/2006/relationships/image" Target="media/image28.emf"/><Relationship Id="rId96" Type="http://schemas.openxmlformats.org/officeDocument/2006/relationships/image" Target="media/image33.png"/><Relationship Id="rId140" Type="http://schemas.openxmlformats.org/officeDocument/2006/relationships/image" Target="media/image58.emf"/><Relationship Id="rId145" Type="http://schemas.openxmlformats.org/officeDocument/2006/relationships/image" Target="media/image62.jpeg"/><Relationship Id="rId161" Type="http://schemas.openxmlformats.org/officeDocument/2006/relationships/image" Target="media/image68.emf"/><Relationship Id="rId166" Type="http://schemas.openxmlformats.org/officeDocument/2006/relationships/image" Target="media/image73.emf"/><Relationship Id="rId182" Type="http://schemas.openxmlformats.org/officeDocument/2006/relationships/hyperlink" Target="https://ncisvn.nci.nih.gov/svn/cagrid/tags/caGrid-1_3_release_1_3_0_1/cagrid-1-0/caGrid/projects/cds/schema/CredentialDelegationService/DelegatedCredential.wsdl" TargetMode="External"/><Relationship Id="rId187" Type="http://schemas.openxmlformats.org/officeDocument/2006/relationships/hyperlink" Target="https://ncisvn.nci.nih.gov/svn/cagrid/tags/caGrid-1_3_release_1_3_0_1/cagrid-1-0/caGrid/projects/cds/schema/CredentialDelegationService/" TargetMode="External"/><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iki.oasis-open.org/security" TargetMode="External"/><Relationship Id="rId23" Type="http://schemas.openxmlformats.org/officeDocument/2006/relationships/hyperlink" Target="https://ncisvn.nci.nih.gov/svn/cagrid/tags/caGrid-1_3_release_final/cagrid-1-0/caGrid/projects/metadata/schema/cagrid/types/security/" TargetMode="External"/><Relationship Id="rId28" Type="http://schemas.openxmlformats.org/officeDocument/2006/relationships/hyperlink" Target="http://cagrid.org/display/metadata/caGrid+Metadata+in+WSRF" TargetMode="External"/><Relationship Id="rId49" Type="http://schemas.openxmlformats.org/officeDocument/2006/relationships/image" Target="media/image14.emf"/><Relationship Id="rId114" Type="http://schemas.openxmlformats.org/officeDocument/2006/relationships/hyperlink" Target="https://ncisvn.nci.nih.gov/svn/cagrid/tags/caGrid-1_3_release_final/cagrid-1-0/caGrid/projects/dorian/schema/Dorian/" TargetMode="External"/><Relationship Id="rId119" Type="http://schemas.openxmlformats.org/officeDocument/2006/relationships/image" Target="media/image45.emf"/><Relationship Id="rId44" Type="http://schemas.openxmlformats.org/officeDocument/2006/relationships/hyperlink" Target="https://ncisvn.nci.nih.gov/svn/cagrid/tags/caGrid-1_3_release_1_3_0_1/cagrid-1-0/caGrid/projects/authentication-service/schema/AuthenticationService/authentication-service.xsd" TargetMode="External"/><Relationship Id="rId60" Type="http://schemas.openxmlformats.org/officeDocument/2006/relationships/hyperlink" Target="http://cagrid.nci.nih.gov/1/dorian-common" TargetMode="External"/><Relationship Id="rId65" Type="http://schemas.openxmlformats.org/officeDocument/2006/relationships/hyperlink" Target="https://ncisvn.nci.nih.gov/svn/cagrid/tags/caGrid-1_3_release_1_3_0_1/cagrid-1-0/caGrid/projects/dorian/schema/Dorian/AuthenticationService.wsdl" TargetMode="External"/><Relationship Id="rId81" Type="http://schemas.openxmlformats.org/officeDocument/2006/relationships/hyperlink" Target="https://ncisvn.nci.nih.gov/svn/cagrid/tags/caGrid-1_3_release_final/cagrid-1-0/caGrid/projects/dorian/schema/Dorian/AuthenticationServiceTypes.xsd" TargetMode="External"/><Relationship Id="rId86" Type="http://schemas.openxmlformats.org/officeDocument/2006/relationships/image" Target="media/image23.emf"/><Relationship Id="rId130" Type="http://schemas.openxmlformats.org/officeDocument/2006/relationships/image" Target="media/image50.jpeg"/><Relationship Id="rId135" Type="http://schemas.openxmlformats.org/officeDocument/2006/relationships/image" Target="media/image53.emf"/><Relationship Id="rId151" Type="http://schemas.openxmlformats.org/officeDocument/2006/relationships/hyperlink" Target="https://ncisvn.nci.nih.gov/svn/cagrid/tags/caGrid-1_3_release_1_3_0_1/cagrid-1-0/caGrid/projects/gts/schema/GTS/" TargetMode="External"/><Relationship Id="rId156" Type="http://schemas.openxmlformats.org/officeDocument/2006/relationships/hyperlink" Target="http://cagrid.org/display/gts13/SyncGTS+Command+Line" TargetMode="External"/><Relationship Id="rId177" Type="http://schemas.openxmlformats.org/officeDocument/2006/relationships/hyperlink" Target="https://ncisvn.nci.nih.gov/svn/cagrid/tags/caGrid-1_3_release_1_3_0_1/cagrid-1-0/caGrid/projects/cds/schema/CredentialDelegationService/" TargetMode="External"/><Relationship Id="rId198" Type="http://schemas.openxmlformats.org/officeDocument/2006/relationships/image" Target="media/image91.png"/><Relationship Id="rId172" Type="http://schemas.openxmlformats.org/officeDocument/2006/relationships/image" Target="media/image79.jpeg"/><Relationship Id="rId193" Type="http://schemas.openxmlformats.org/officeDocument/2006/relationships/image" Target="media/image88.png"/><Relationship Id="rId202" Type="http://schemas.openxmlformats.org/officeDocument/2006/relationships/hyperlink" Target="http://cagrid.org/display/knowledgebase/caGrid+1.3+Technical+Overview" TargetMode="External"/><Relationship Id="rId207" Type="http://schemas.openxmlformats.org/officeDocument/2006/relationships/hyperlink" Target="http://cagrid.org/display/cds13/Design" TargetMode="External"/><Relationship Id="rId13" Type="http://schemas.openxmlformats.org/officeDocument/2006/relationships/hyperlink" Target="http://www.w3.org/TR/ws-gloss/" TargetMode="External"/><Relationship Id="rId18" Type="http://schemas.openxmlformats.org/officeDocument/2006/relationships/image" Target="media/image3.png"/><Relationship Id="rId39" Type="http://schemas.openxmlformats.org/officeDocument/2006/relationships/hyperlink" Target="https://ncisvn.nci.nih.gov/svn/cagrid/tags/caGrid-1_3_release_final/cagrid-1-0/caGrid/projects/authentication-service/etc/authentication-config.xml" TargetMode="External"/><Relationship Id="rId109" Type="http://schemas.openxmlformats.org/officeDocument/2006/relationships/hyperlink" Target="http://cagrid.org/display/dorian13/Dorian+Configuration+File" TargetMode="External"/><Relationship Id="rId34" Type="http://schemas.openxmlformats.org/officeDocument/2006/relationships/image" Target="media/image7.png"/><Relationship Id="rId50" Type="http://schemas.openxmlformats.org/officeDocument/2006/relationships/hyperlink" Target="http://www.cio.gov/eauthentication/" TargetMode="External"/><Relationship Id="rId55" Type="http://schemas.openxmlformats.org/officeDocument/2006/relationships/image" Target="media/image19.emf"/><Relationship Id="rId76" Type="http://schemas.openxmlformats.org/officeDocument/2006/relationships/hyperlink" Target="https://ncisvn.nci.nih.gov/svn/cagrid/tags/caGrid-1_3_release_1_3_0_1/cagrid-1-0/caGrid/projects/dorian/schema/Dorian/" TargetMode="External"/><Relationship Id="rId97" Type="http://schemas.openxmlformats.org/officeDocument/2006/relationships/image" Target="media/image34.emf"/><Relationship Id="rId104" Type="http://schemas.openxmlformats.org/officeDocument/2006/relationships/image" Target="media/image39.emf"/><Relationship Id="rId120" Type="http://schemas.openxmlformats.org/officeDocument/2006/relationships/image" Target="media/image46.emf"/><Relationship Id="rId125" Type="http://schemas.openxmlformats.org/officeDocument/2006/relationships/hyperlink" Target="https://ncisvn.nci.nih.gov/svn/cagrid/tags/caGrid-1_3_release_1_3_0_1/cagrid-1-0/caGrid/projects/gridgrouper/schema/GridGrouper/GridGrouper.wsdl" TargetMode="External"/><Relationship Id="rId141" Type="http://schemas.openxmlformats.org/officeDocument/2006/relationships/hyperlink" Target="http://www.cio.gov/eauthentication/" TargetMode="External"/><Relationship Id="rId146" Type="http://schemas.openxmlformats.org/officeDocument/2006/relationships/image" Target="media/image63.jpeg"/><Relationship Id="rId167" Type="http://schemas.openxmlformats.org/officeDocument/2006/relationships/image" Target="media/image74.emf"/><Relationship Id="rId188" Type="http://schemas.openxmlformats.org/officeDocument/2006/relationships/hyperlink" Target="https://ncisvn.nci.nih.gov/svn/cagrid/tags/caGrid-1_3_release_1_3_0_1/cagrid-1-0/caGrid/projects/cds/schema/CredentialDelegationService/WS-ResourceLifetime.xsd" TargetMode="External"/><Relationship Id="rId7" Type="http://schemas.openxmlformats.org/officeDocument/2006/relationships/endnotes" Target="endnotes.xml"/><Relationship Id="rId71" Type="http://schemas.openxmlformats.org/officeDocument/2006/relationships/hyperlink" Target="https://ncisvn.nci.nih.gov/svn/cagrid/tags/caGrid-1_3_release_1_3_0_1/cagrid-1-0/caGrid/projects/dorian/schema/Dorian/dorian-conf.xsd" TargetMode="External"/><Relationship Id="rId92" Type="http://schemas.openxmlformats.org/officeDocument/2006/relationships/image" Target="media/image29.emf"/><Relationship Id="rId162" Type="http://schemas.openxmlformats.org/officeDocument/2006/relationships/image" Target="media/image69.jpeg"/><Relationship Id="rId183" Type="http://schemas.openxmlformats.org/officeDocument/2006/relationships/hyperlink" Target="https://ncisvn.nci.nih.gov/svn/cagrid/tags/caGrid-1_3_release_1_3_0_1/cagrid-1-0/caGrid/projects/cds/schema/CredentialDelegationService/" TargetMode="External"/><Relationship Id="rId213" Type="http://schemas.openxmlformats.org/officeDocument/2006/relationships/hyperlink" Target="http://www.jasig.org/cas" TargetMode="External"/><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cagrid.org/display/metadata13/Advertisement" TargetMode="External"/><Relationship Id="rId24" Type="http://schemas.openxmlformats.org/officeDocument/2006/relationships/hyperlink" Target="https://ncisvn.nci.nih.gov/svn/cagrid/tags/caGrid-1_3_release_final/cagrid-1-0/caGrid/projects/metadata/schema/cagrid/types/security/security.xsd" TargetMode="External"/><Relationship Id="rId40" Type="http://schemas.openxmlformats.org/officeDocument/2006/relationships/hyperlink" Target="https://ncisvn.nci.nih.gov/svn/cagrid/tags/caGrid-1_3_release_final/cagrid-1-0/caGrid/projects/authentication-service/etc/" TargetMode="External"/><Relationship Id="rId45" Type="http://schemas.openxmlformats.org/officeDocument/2006/relationships/hyperlink" Target="https://ncisvn.nci.nih.gov/svn/cagrid/tags/caGrid-1_3_release_1_3_0_1/cagrid-1-0/caGrid/projects/authentication-service/schema/AuthenticationService/AuthenticationServiceTypes.xsd" TargetMode="External"/><Relationship Id="rId66" Type="http://schemas.openxmlformats.org/officeDocument/2006/relationships/hyperlink" Target="https://ncisvn.nci.nih.gov/svn/cagrid/tags/caGrid-1_3_release_1_3_0_1/cagrid-1-0/caGrid/projects/dorian/schema/Dorian/" TargetMode="External"/><Relationship Id="rId87" Type="http://schemas.openxmlformats.org/officeDocument/2006/relationships/image" Target="media/image24.emf"/><Relationship Id="rId110" Type="http://schemas.openxmlformats.org/officeDocument/2006/relationships/hyperlink" Target="http://cagrid.org/display/dorian13/Dorian+Configuration" TargetMode="External"/><Relationship Id="rId115" Type="http://schemas.openxmlformats.org/officeDocument/2006/relationships/hyperlink" Target="https://ncisvn.nci.nih.gov/svn/cagrid/tags/caGrid-1_3_release_final/cagrid-1-0/caGrid/projects/dorian/etc/dorian-configuration.xml" TargetMode="External"/><Relationship Id="rId131" Type="http://schemas.openxmlformats.org/officeDocument/2006/relationships/image" Target="media/image51.emf"/><Relationship Id="rId136" Type="http://schemas.openxmlformats.org/officeDocument/2006/relationships/image" Target="media/image54.emf"/><Relationship Id="rId157" Type="http://schemas.openxmlformats.org/officeDocument/2006/relationships/hyperlink" Target="http://cagrid.org/display/gts13/SyncGTS+Client+API" TargetMode="External"/><Relationship Id="rId178" Type="http://schemas.openxmlformats.org/officeDocument/2006/relationships/hyperlink" Target="https://ncisvn.nci.nih.gov/svn/cagrid/tags/caGrid-1_3_release_1_3_0_1/cagrid-1-0/caGrid/projects/cds/schema/CredentialDelegationService/credential-delegation-service.xsd" TargetMode="External"/><Relationship Id="rId61" Type="http://schemas.openxmlformats.org/officeDocument/2006/relationships/hyperlink" Target="http://cagrid.nci.nih.gov/1/dorian-common" TargetMode="External"/><Relationship Id="rId82" Type="http://schemas.openxmlformats.org/officeDocument/2006/relationships/hyperlink" Target="https://ncisvn.nci.nih.gov/svn/cagrid/tags/caGrid-1_3_release_1_3_0_1/cagrid-1-0/caGrid/projects/dorian/schema/Dorian/" TargetMode="External"/><Relationship Id="rId152" Type="http://schemas.openxmlformats.org/officeDocument/2006/relationships/hyperlink" Target="https://ncisvn.nci.nih.gov/svn/cagrid/tags/caGrid-1_3_release_1_3_0_1/cagrid-1-0/caGrid/projects/gts/schema/GTS/GTS.wsdl" TargetMode="External"/><Relationship Id="rId173" Type="http://schemas.openxmlformats.org/officeDocument/2006/relationships/image" Target="media/image80.jpeg"/><Relationship Id="rId194" Type="http://schemas.openxmlformats.org/officeDocument/2006/relationships/hyperlink" Target="http://cagrid.org/display/cds/Home" TargetMode="External"/><Relationship Id="rId199" Type="http://schemas.openxmlformats.org/officeDocument/2006/relationships/image" Target="media/image92.png"/><Relationship Id="rId203" Type="http://schemas.openxmlformats.org/officeDocument/2006/relationships/hyperlink" Target="http://cagrid.org/display/gaards/Home" TargetMode="External"/><Relationship Id="rId208" Type="http://schemas.openxmlformats.org/officeDocument/2006/relationships/hyperlink" Target="http://cagrid.org/display/gridgrouper12/Design+Guide" TargetMode="External"/><Relationship Id="rId19" Type="http://schemas.openxmlformats.org/officeDocument/2006/relationships/image" Target="media/image4.png"/><Relationship Id="rId14" Type="http://schemas.openxmlformats.org/officeDocument/2006/relationships/hyperlink" Target="http://www.w3.org/TR/REC-xml" TargetMode="External"/><Relationship Id="rId30" Type="http://schemas.openxmlformats.org/officeDocument/2006/relationships/hyperlink" Target="http://www.globus.org/toolkit/mds/" TargetMode="External"/><Relationship Id="rId35" Type="http://schemas.openxmlformats.org/officeDocument/2006/relationships/image" Target="media/image8.emf"/><Relationship Id="rId56" Type="http://schemas.openxmlformats.org/officeDocument/2006/relationships/image" Target="media/image20.png"/><Relationship Id="rId77" Type="http://schemas.openxmlformats.org/officeDocument/2006/relationships/hyperlink" Target="https://ncisvn.nci.nih.gov/svn/cagrid/tags/caGrid-1_3_release_1_3_0_1/cagrid-1-0/caGrid/projects/dorian/schema/Dorian/xmldsig-core-schema.xsd" TargetMode="External"/><Relationship Id="rId100" Type="http://schemas.openxmlformats.org/officeDocument/2006/relationships/image" Target="media/image37.emf"/><Relationship Id="rId105" Type="http://schemas.openxmlformats.org/officeDocument/2006/relationships/image" Target="media/image40.emf"/><Relationship Id="rId126" Type="http://schemas.openxmlformats.org/officeDocument/2006/relationships/hyperlink" Target="https://ncisvn.nci.nih.gov/svn/cagrid/tags/caGrid-1_3_release_1_3_0_1/cagrid-1-0/caGrid/projects/gridgrouper/schema/GridGrouper/" TargetMode="External"/><Relationship Id="rId147" Type="http://schemas.openxmlformats.org/officeDocument/2006/relationships/hyperlink" Target="https://ncisvn.nci.nih.gov/svn/cagrid/tags/caGrid-1_3_release_1_3_0_1/cagrid-1-0/caGrid/projects/gts/schema/GTS/" TargetMode="External"/><Relationship Id="rId168" Type="http://schemas.openxmlformats.org/officeDocument/2006/relationships/image" Target="media/image75.emf"/><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hyperlink" Target="https://ncisvn.nci.nih.gov/svn/cagrid/tags/caGrid-1_3_release_1_3_0_1/cagrid-1-0/caGrid/projects/dorian/schema/Dorian/" TargetMode="External"/><Relationship Id="rId93" Type="http://schemas.openxmlformats.org/officeDocument/2006/relationships/image" Target="media/image30.png"/><Relationship Id="rId98" Type="http://schemas.openxmlformats.org/officeDocument/2006/relationships/image" Target="media/image35.emf"/><Relationship Id="rId121" Type="http://schemas.openxmlformats.org/officeDocument/2006/relationships/image" Target="media/image47.emf"/><Relationship Id="rId142" Type="http://schemas.openxmlformats.org/officeDocument/2006/relationships/image" Target="media/image59.jpeg"/><Relationship Id="rId163" Type="http://schemas.openxmlformats.org/officeDocument/2006/relationships/image" Target="media/image70.jpeg"/><Relationship Id="rId184" Type="http://schemas.openxmlformats.org/officeDocument/2006/relationships/hyperlink" Target="https://ncisvn.nci.nih.gov/svn/cagrid/tags/caGrid-1_3_release_1_3_0_1/cagrid-1-0/caGrid/projects/cds/schema/CredentialDelegationService/WS-ResourceLifetime.wsdl" TargetMode="External"/><Relationship Id="rId189" Type="http://schemas.openxmlformats.org/officeDocument/2006/relationships/image" Target="media/image84.emf"/><Relationship Id="rId3" Type="http://schemas.openxmlformats.org/officeDocument/2006/relationships/styles" Target="styles.xml"/><Relationship Id="rId214" Type="http://schemas.openxmlformats.org/officeDocument/2006/relationships/hyperlink" Target="http://www.globus.org/toolkit/" TargetMode="External"/><Relationship Id="rId25" Type="http://schemas.openxmlformats.org/officeDocument/2006/relationships/hyperlink" Target="http://cagrid.org/display/metadata13/Documentation" TargetMode="External"/><Relationship Id="rId46" Type="http://schemas.openxmlformats.org/officeDocument/2006/relationships/hyperlink" Target="https://ncisvn.nci.nih.gov/svn/cagrid/tags/caGrid-1_3_release_1_3_0_1/cagrid-1-0/caGrid/projects/authentication-service/schema/AuthenticationService/cs-sstc-schema-assertion-1.1.xsd" TargetMode="External"/><Relationship Id="rId67" Type="http://schemas.openxmlformats.org/officeDocument/2006/relationships/hyperlink" Target="https://ncisvn.nci.nih.gov/svn/cagrid/tags/caGrid-1_3_release_1_3_0_1/cagrid-1-0/caGrid/projects/dorian/schema/Dorian/DorianConfiguration.wsdl" TargetMode="External"/><Relationship Id="rId116" Type="http://schemas.openxmlformats.org/officeDocument/2006/relationships/hyperlink" Target="https://ncisvn.nci.nih.gov/svn/cagrid/tags/caGrid-1_3_release_final/cagrid-1-0/caGrid/projects/dorian/schema/Dorian/" TargetMode="External"/><Relationship Id="rId137" Type="http://schemas.openxmlformats.org/officeDocument/2006/relationships/image" Target="media/image55.emf"/><Relationship Id="rId158" Type="http://schemas.openxmlformats.org/officeDocument/2006/relationships/image" Target="media/image66.jpeg"/><Relationship Id="rId20" Type="http://schemas.openxmlformats.org/officeDocument/2006/relationships/hyperlink" Target="https://ncisvn.nci.nih.gov/svn/cagrid/tags/caGrid-1_3_release_final/cagrid-1-0/caGrid/projects/metadata/schema/cagrid/types/" TargetMode="External"/><Relationship Id="rId41" Type="http://schemas.openxmlformats.org/officeDocument/2006/relationships/hyperlink" Target="https://ncisvn.nci.nih.gov/svn/cagrid/tags/caGrid-1_3_release_final/cagrid-1-0/caGrid/projects/authentication-service/etc/authentication.properties" TargetMode="External"/><Relationship Id="rId62" Type="http://schemas.openxmlformats.org/officeDocument/2006/relationships/hyperlink" Target="http://cagrid.nci.nih.gov/1/dorian-common" TargetMode="External"/><Relationship Id="rId83" Type="http://schemas.openxmlformats.org/officeDocument/2006/relationships/hyperlink" Target="https://ncisvn.nci.nih.gov/svn/cagrid/tags/caGrid-1_3_release_final/cagrid-1-0/caGrid/projects/dorian/schema/Dorian/authentication-core-types.xsd" TargetMode="External"/><Relationship Id="rId88" Type="http://schemas.openxmlformats.org/officeDocument/2006/relationships/image" Target="media/image25.png"/><Relationship Id="rId111" Type="http://schemas.openxmlformats.org/officeDocument/2006/relationships/hyperlink" Target="http://cagrid.org/display/dorian13/Dorian+Properties+File" TargetMode="External"/><Relationship Id="rId132" Type="http://schemas.openxmlformats.org/officeDocument/2006/relationships/image" Target="media/image52.jpeg"/><Relationship Id="rId153" Type="http://schemas.openxmlformats.org/officeDocument/2006/relationships/image" Target="media/image64.emf"/><Relationship Id="rId174" Type="http://schemas.openxmlformats.org/officeDocument/2006/relationships/image" Target="media/image81.jpeg"/><Relationship Id="rId179" Type="http://schemas.openxmlformats.org/officeDocument/2006/relationships/hyperlink" Target="https://ncisvn.nci.nih.gov/svn/cagrid/tags/caGrid-1_3_release_1_3_0_1/cagrid-1-0/caGrid/projects/cds/schema/CredentialDelegationService/" TargetMode="External"/><Relationship Id="rId195" Type="http://schemas.openxmlformats.org/officeDocument/2006/relationships/hyperlink" Target="http://cagrid.org/display/cds/Home" TargetMode="External"/><Relationship Id="rId209" Type="http://schemas.openxmlformats.org/officeDocument/2006/relationships/hyperlink" Target="http://cagrid.org/display/gts12/Design+Guide" TargetMode="External"/><Relationship Id="rId190" Type="http://schemas.openxmlformats.org/officeDocument/2006/relationships/image" Target="media/image85.emf"/><Relationship Id="rId204" Type="http://schemas.openxmlformats.org/officeDocument/2006/relationships/hyperlink" Target="http://cagrid.org/display/documentation/Home" TargetMode="External"/><Relationship Id="rId15" Type="http://schemas.openxmlformats.org/officeDocument/2006/relationships/image" Target="media/image1.emf"/><Relationship Id="rId36" Type="http://schemas.openxmlformats.org/officeDocument/2006/relationships/image" Target="media/image9.png"/><Relationship Id="rId57" Type="http://schemas.openxmlformats.org/officeDocument/2006/relationships/image" Target="media/image21.emf"/><Relationship Id="rId106" Type="http://schemas.openxmlformats.org/officeDocument/2006/relationships/image" Target="media/image41.emf"/><Relationship Id="rId127" Type="http://schemas.openxmlformats.org/officeDocument/2006/relationships/hyperlink" Target="https://ncisvn.nci.nih.gov/svn/cagrid/tags/caGrid-1_3_release_1_3_0_1/cagrid-1-0/caGrid/projects/gridgrouper/schema/GridGrouper/ServiceSecurity.wsdl" TargetMode="External"/><Relationship Id="rId10" Type="http://schemas.openxmlformats.org/officeDocument/2006/relationships/hyperlink" Target="http://www.globus.org/security/overview.html" TargetMode="External"/><Relationship Id="rId31" Type="http://schemas.openxmlformats.org/officeDocument/2006/relationships/hyperlink" Target="http://www.globus.org/toolkit/docs/4.0/info/" TargetMode="External"/><Relationship Id="rId52" Type="http://schemas.openxmlformats.org/officeDocument/2006/relationships/image" Target="media/image16.png"/><Relationship Id="rId73" Type="http://schemas.openxmlformats.org/officeDocument/2006/relationships/hyperlink" Target="https://ncisvn.nci.nih.gov/svn/cagrid/tags/caGrid-1_3_release_1_3_0_1/cagrid-1-0/caGrid/projects/dorian/schema/Dorian/dorian-idp.xsd" TargetMode="External"/><Relationship Id="rId78" Type="http://schemas.openxmlformats.org/officeDocument/2006/relationships/hyperlink" Target="https://ncisvn.nci.nih.gov/svn/cagrid/tags/caGrid-1_3_release_1_3_0_1/cagrid-1-0/caGrid/projects/dorian/schema/Dorian/" TargetMode="External"/><Relationship Id="rId94" Type="http://schemas.openxmlformats.org/officeDocument/2006/relationships/image" Target="media/image31.png"/><Relationship Id="rId99" Type="http://schemas.openxmlformats.org/officeDocument/2006/relationships/image" Target="media/image36.emf"/><Relationship Id="rId101" Type="http://schemas.openxmlformats.org/officeDocument/2006/relationships/hyperlink" Target="http://www.safenet-inc.com/Products/Data_Protection/Hardware_Security_Modules/General_Purpose_HSMs,_Embedded/ProtectServer_HSMs.aspx" TargetMode="External"/><Relationship Id="rId122" Type="http://schemas.openxmlformats.org/officeDocument/2006/relationships/image" Target="media/image48.emf"/><Relationship Id="rId143" Type="http://schemas.openxmlformats.org/officeDocument/2006/relationships/image" Target="media/image60.jpeg"/><Relationship Id="rId148" Type="http://schemas.openxmlformats.org/officeDocument/2006/relationships/hyperlink" Target="https://ncisvn.nci.nih.gov/svn/cagrid/tags/caGrid-1_3_release_1_3_0_1/cagrid-1-0/caGrid/projects/gts/schema/GTS/gts.xsd" TargetMode="External"/><Relationship Id="rId164" Type="http://schemas.openxmlformats.org/officeDocument/2006/relationships/image" Target="media/image71.emf"/><Relationship Id="rId169" Type="http://schemas.openxmlformats.org/officeDocument/2006/relationships/image" Target="media/image76.emf"/><Relationship Id="rId185" Type="http://schemas.openxmlformats.org/officeDocument/2006/relationships/hyperlink" Target="https://ncisvn.nci.nih.gov/svn/cagrid/tags/caGrid-1_3_release_1_3_0_1/cagrid-1-0/caGrid/projects/cds/schema/CredentialDelegationService/" TargetMode="External"/><Relationship Id="rId4" Type="http://schemas.openxmlformats.org/officeDocument/2006/relationships/settings" Target="settings.xml"/><Relationship Id="rId9" Type="http://schemas.openxmlformats.org/officeDocument/2006/relationships/hyperlink" Target="http://www.globus.org/" TargetMode="External"/><Relationship Id="rId180" Type="http://schemas.openxmlformats.org/officeDocument/2006/relationships/hyperlink" Target="https://ncisvn.nci.nih.gov/svn/cagrid/tags/caGrid-1_3_release_1_3_0_1/cagrid-1-0/caGrid/projects/cds/schema/CredentialDelegationService/CredentialDelegationService.wsdl" TargetMode="External"/><Relationship Id="rId210" Type="http://schemas.openxmlformats.org/officeDocument/2006/relationships/hyperlink" Target="http://cagrid.org/display/websso12/Design" TargetMode="External"/><Relationship Id="rId215" Type="http://schemas.openxmlformats.org/officeDocument/2006/relationships/hyperlink" Target="http://www.globus.org/security/overview.html" TargetMode="External"/><Relationship Id="rId26" Type="http://schemas.openxmlformats.org/officeDocument/2006/relationships/hyperlink" Target="http://cagrid.org/display/metadata13/Advertisement" TargetMode="External"/><Relationship Id="rId47" Type="http://schemas.openxmlformats.org/officeDocument/2006/relationships/image" Target="media/image12.jpeg"/><Relationship Id="rId68" Type="http://schemas.openxmlformats.org/officeDocument/2006/relationships/hyperlink" Target="https://ncisvn.nci.nih.gov/svn/cagrid/tags/caGrid-1_3_release_1_3_0_1/cagrid-1-0/caGrid/projects/dorian/schema/Dorian/" TargetMode="External"/><Relationship Id="rId89" Type="http://schemas.openxmlformats.org/officeDocument/2006/relationships/image" Target="media/image26.emf"/><Relationship Id="rId112" Type="http://schemas.openxmlformats.org/officeDocument/2006/relationships/image" Target="media/image43.emf"/><Relationship Id="rId133" Type="http://schemas.openxmlformats.org/officeDocument/2006/relationships/image" Target="http://cagrid.org/download/attachments/4489677/gts.jpg" TargetMode="External"/><Relationship Id="rId154" Type="http://schemas.openxmlformats.org/officeDocument/2006/relationships/image" Target="media/image65.png"/><Relationship Id="rId175" Type="http://schemas.openxmlformats.org/officeDocument/2006/relationships/image" Target="media/image82.emf"/><Relationship Id="rId196" Type="http://schemas.openxmlformats.org/officeDocument/2006/relationships/image" Target="media/image89.png"/><Relationship Id="rId200" Type="http://schemas.openxmlformats.org/officeDocument/2006/relationships/image" Target="media/image93.emf"/><Relationship Id="rId16" Type="http://schemas.openxmlformats.org/officeDocument/2006/relationships/image" Target="media/image2.png"/><Relationship Id="rId37" Type="http://schemas.openxmlformats.org/officeDocument/2006/relationships/image" Target="media/image10.emf"/><Relationship Id="rId58" Type="http://schemas.openxmlformats.org/officeDocument/2006/relationships/hyperlink" Target="http://cagrid.nci.nih.gov/1/dorian-common" TargetMode="External"/><Relationship Id="rId79" Type="http://schemas.openxmlformats.org/officeDocument/2006/relationships/hyperlink" Target="https://ncisvn.nci.nih.gov/svn/cagrid/tags/caGrid-1_3_release_final/cagrid-1-0/caGrid/projects/dorian/schema/Dorian/AuthenticationService.wsdl" TargetMode="External"/><Relationship Id="rId102" Type="http://schemas.openxmlformats.org/officeDocument/2006/relationships/hyperlink" Target="http://www.safenet-inc.com/Products/Data_Protection/Hardware_Security_Modules/General_Purpose_HSMs,_Embedded/ProtectServer_HSMs.aspx" TargetMode="External"/><Relationship Id="rId123" Type="http://schemas.openxmlformats.org/officeDocument/2006/relationships/image" Target="media/image49.emf"/><Relationship Id="rId144"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8D58C-E0B1-4002-8AA2-272C6E6F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163</Pages>
  <Words>45307</Words>
  <Characters>258256</Characters>
  <Application>Microsoft Office Word</Application>
  <DocSecurity>0</DocSecurity>
  <Lines>2152</Lines>
  <Paragraphs>605</Paragraphs>
  <ScaleCrop>false</ScaleCrop>
  <HeadingPairs>
    <vt:vector size="2" baseType="variant">
      <vt:variant>
        <vt:lpstr>Title</vt:lpstr>
      </vt:variant>
      <vt:variant>
        <vt:i4>1</vt:i4>
      </vt:variant>
    </vt:vector>
  </HeadingPairs>
  <TitlesOfParts>
    <vt:vector size="1" baseType="lpstr">
      <vt:lpstr>DRAFT</vt:lpstr>
    </vt:vector>
  </TitlesOfParts>
  <Company>Clark Consulting</Company>
  <LinksUpToDate>false</LinksUpToDate>
  <CharactersWithSpaces>302958</CharactersWithSpaces>
  <SharedDoc>false</SharedDoc>
  <HLinks>
    <vt:vector size="954" baseType="variant">
      <vt:variant>
        <vt:i4>655363</vt:i4>
      </vt:variant>
      <vt:variant>
        <vt:i4>1221</vt:i4>
      </vt:variant>
      <vt:variant>
        <vt:i4>0</vt:i4>
      </vt:variant>
      <vt:variant>
        <vt:i4>5</vt:i4>
      </vt:variant>
      <vt:variant>
        <vt:lpwstr>http://www.globus.org/security/overview.html</vt:lpwstr>
      </vt:variant>
      <vt:variant>
        <vt:lpwstr/>
      </vt:variant>
      <vt:variant>
        <vt:i4>6291489</vt:i4>
      </vt:variant>
      <vt:variant>
        <vt:i4>1218</vt:i4>
      </vt:variant>
      <vt:variant>
        <vt:i4>0</vt:i4>
      </vt:variant>
      <vt:variant>
        <vt:i4>5</vt:i4>
      </vt:variant>
      <vt:variant>
        <vt:lpwstr>http://www.globus.org/toolkit/</vt:lpwstr>
      </vt:variant>
      <vt:variant>
        <vt:lpwstr/>
      </vt:variant>
      <vt:variant>
        <vt:i4>5046346</vt:i4>
      </vt:variant>
      <vt:variant>
        <vt:i4>1215</vt:i4>
      </vt:variant>
      <vt:variant>
        <vt:i4>0</vt:i4>
      </vt:variant>
      <vt:variant>
        <vt:i4>5</vt:i4>
      </vt:variant>
      <vt:variant>
        <vt:lpwstr>http://www.jasig.org/cas</vt:lpwstr>
      </vt:variant>
      <vt:variant>
        <vt:lpwstr/>
      </vt:variant>
      <vt:variant>
        <vt:i4>3932262</vt:i4>
      </vt:variant>
      <vt:variant>
        <vt:i4>1212</vt:i4>
      </vt:variant>
      <vt:variant>
        <vt:i4>0</vt:i4>
      </vt:variant>
      <vt:variant>
        <vt:i4>5</vt:i4>
      </vt:variant>
      <vt:variant>
        <vt:lpwstr>http://wiki.oasis-open.org/security</vt:lpwstr>
      </vt:variant>
      <vt:variant>
        <vt:lpwstr/>
      </vt:variant>
      <vt:variant>
        <vt:i4>4128885</vt:i4>
      </vt:variant>
      <vt:variant>
        <vt:i4>1209</vt:i4>
      </vt:variant>
      <vt:variant>
        <vt:i4>0</vt:i4>
      </vt:variant>
      <vt:variant>
        <vt:i4>5</vt:i4>
      </vt:variant>
      <vt:variant>
        <vt:lpwstr>https://spaces.internet2.edu/pages/viewpage.action?pageId=10059842</vt:lpwstr>
      </vt:variant>
      <vt:variant>
        <vt:lpwstr/>
      </vt:variant>
      <vt:variant>
        <vt:i4>5701651</vt:i4>
      </vt:variant>
      <vt:variant>
        <vt:i4>1206</vt:i4>
      </vt:variant>
      <vt:variant>
        <vt:i4>0</vt:i4>
      </vt:variant>
      <vt:variant>
        <vt:i4>5</vt:i4>
      </vt:variant>
      <vt:variant>
        <vt:lpwstr>http://cagrid.org/display/documentation/Home</vt:lpwstr>
      </vt:variant>
      <vt:variant>
        <vt:lpwstr/>
      </vt:variant>
      <vt:variant>
        <vt:i4>8192060</vt:i4>
      </vt:variant>
      <vt:variant>
        <vt:i4>1203</vt:i4>
      </vt:variant>
      <vt:variant>
        <vt:i4>0</vt:i4>
      </vt:variant>
      <vt:variant>
        <vt:i4>5</vt:i4>
      </vt:variant>
      <vt:variant>
        <vt:lpwstr>http://wiki.cagrid.org/display/knowledgebase/Grid+Service+Deployment+Guide</vt:lpwstr>
      </vt:variant>
      <vt:variant>
        <vt:lpwstr/>
      </vt:variant>
      <vt:variant>
        <vt:i4>8323156</vt:i4>
      </vt:variant>
      <vt:variant>
        <vt:i4>1200</vt:i4>
      </vt:variant>
      <vt:variant>
        <vt:i4>0</vt:i4>
      </vt:variant>
      <vt:variant>
        <vt:i4>5</vt:i4>
      </vt:variant>
      <vt:variant>
        <vt:lpwstr/>
      </vt:variant>
      <vt:variant>
        <vt:lpwstr>_Grid_Trust_Service</vt:lpwstr>
      </vt:variant>
      <vt:variant>
        <vt:i4>7798873</vt:i4>
      </vt:variant>
      <vt:variant>
        <vt:i4>1197</vt:i4>
      </vt:variant>
      <vt:variant>
        <vt:i4>0</vt:i4>
      </vt:variant>
      <vt:variant>
        <vt:i4>5</vt:i4>
      </vt:variant>
      <vt:variant>
        <vt:lpwstr/>
      </vt:variant>
      <vt:variant>
        <vt:lpwstr>_Dorian</vt:lpwstr>
      </vt:variant>
      <vt:variant>
        <vt:i4>5439563</vt:i4>
      </vt:variant>
      <vt:variant>
        <vt:i4>1194</vt:i4>
      </vt:variant>
      <vt:variant>
        <vt:i4>0</vt:i4>
      </vt:variant>
      <vt:variant>
        <vt:i4>5</vt:i4>
      </vt:variant>
      <vt:variant>
        <vt:lpwstr/>
      </vt:variant>
      <vt:variant>
        <vt:lpwstr>_Authentication_Service</vt:lpwstr>
      </vt:variant>
      <vt:variant>
        <vt:i4>6684745</vt:i4>
      </vt:variant>
      <vt:variant>
        <vt:i4>1191</vt:i4>
      </vt:variant>
      <vt:variant>
        <vt:i4>0</vt:i4>
      </vt:variant>
      <vt:variant>
        <vt:i4>5</vt:i4>
      </vt:variant>
      <vt:variant>
        <vt:lpwstr/>
      </vt:variant>
      <vt:variant>
        <vt:lpwstr>_WebSSO</vt:lpwstr>
      </vt:variant>
      <vt:variant>
        <vt:i4>2293857</vt:i4>
      </vt:variant>
      <vt:variant>
        <vt:i4>1185</vt:i4>
      </vt:variant>
      <vt:variant>
        <vt:i4>0</vt:i4>
      </vt:variant>
      <vt:variant>
        <vt:i4>5</vt:i4>
      </vt:variant>
      <vt:variant>
        <vt:lpwstr>http://cagrid.org/display/cds/Home</vt:lpwstr>
      </vt:variant>
      <vt:variant>
        <vt:lpwstr/>
      </vt:variant>
      <vt:variant>
        <vt:i4>2293857</vt:i4>
      </vt:variant>
      <vt:variant>
        <vt:i4>1182</vt:i4>
      </vt:variant>
      <vt:variant>
        <vt:i4>0</vt:i4>
      </vt:variant>
      <vt:variant>
        <vt:i4>5</vt:i4>
      </vt:variant>
      <vt:variant>
        <vt:lpwstr>http://cagrid.org/display/cds/Home</vt:lpwstr>
      </vt:variant>
      <vt:variant>
        <vt:lpwstr/>
      </vt:variant>
      <vt:variant>
        <vt:i4>3473443</vt:i4>
      </vt:variant>
      <vt:variant>
        <vt:i4>1167</vt:i4>
      </vt:variant>
      <vt:variant>
        <vt:i4>0</vt:i4>
      </vt:variant>
      <vt:variant>
        <vt:i4>5</vt:i4>
      </vt:variant>
      <vt:variant>
        <vt:lpwstr>https://ncisvn.nci.nih.gov/svn/cagrid/tags/caGrid-1_3_release_1_3_0_1/cagrid-1-0/caGrid/projects/cds/schema/CredentialDelegationService/WS-ResourceLifetime.xsd</vt:lpwstr>
      </vt:variant>
      <vt:variant>
        <vt:lpwstr/>
      </vt:variant>
      <vt:variant>
        <vt:i4>2031644</vt:i4>
      </vt:variant>
      <vt:variant>
        <vt:i4>1164</vt:i4>
      </vt:variant>
      <vt:variant>
        <vt:i4>0</vt:i4>
      </vt:variant>
      <vt:variant>
        <vt:i4>5</vt:i4>
      </vt:variant>
      <vt:variant>
        <vt:lpwstr>https://ncisvn.nci.nih.gov/svn/cagrid/tags/caGrid-1_3_release_1_3_0_1/cagrid-1-0/caGrid/projects/cds/schema/CredentialDelegationService/</vt:lpwstr>
      </vt:variant>
      <vt:variant>
        <vt:lpwstr/>
      </vt:variant>
      <vt:variant>
        <vt:i4>1441876</vt:i4>
      </vt:variant>
      <vt:variant>
        <vt:i4>1161</vt:i4>
      </vt:variant>
      <vt:variant>
        <vt:i4>0</vt:i4>
      </vt:variant>
      <vt:variant>
        <vt:i4>5</vt:i4>
      </vt:variant>
      <vt:variant>
        <vt:lpwstr>https://ncisvn.nci.nih.gov/svn/cagrid/tags/caGrid-1_3_release_1_3_0_1/cagrid-1-0/caGrid/projects/cds/schema/CredentialDelegationService/credential-delegation-service.xsd</vt:lpwstr>
      </vt:variant>
      <vt:variant>
        <vt:lpwstr/>
      </vt:variant>
      <vt:variant>
        <vt:i4>2031644</vt:i4>
      </vt:variant>
      <vt:variant>
        <vt:i4>1158</vt:i4>
      </vt:variant>
      <vt:variant>
        <vt:i4>0</vt:i4>
      </vt:variant>
      <vt:variant>
        <vt:i4>5</vt:i4>
      </vt:variant>
      <vt:variant>
        <vt:lpwstr>https://ncisvn.nci.nih.gov/svn/cagrid/tags/caGrid-1_3_release_1_3_0_1/cagrid-1-0/caGrid/projects/cds/schema/CredentialDelegationService/</vt:lpwstr>
      </vt:variant>
      <vt:variant>
        <vt:lpwstr/>
      </vt:variant>
      <vt:variant>
        <vt:i4>5832776</vt:i4>
      </vt:variant>
      <vt:variant>
        <vt:i4>1155</vt:i4>
      </vt:variant>
      <vt:variant>
        <vt:i4>0</vt:i4>
      </vt:variant>
      <vt:variant>
        <vt:i4>5</vt:i4>
      </vt:variant>
      <vt:variant>
        <vt:lpwstr>https://ncisvn.nci.nih.gov/svn/cagrid/tags/caGrid-1_3_release_1_3_0_1/cagrid-1-0/caGrid/projects/cds/schema/CredentialDelegationService/WS-ResourceLifetime.wsdl</vt:lpwstr>
      </vt:variant>
      <vt:variant>
        <vt:lpwstr/>
      </vt:variant>
      <vt:variant>
        <vt:i4>2031644</vt:i4>
      </vt:variant>
      <vt:variant>
        <vt:i4>1152</vt:i4>
      </vt:variant>
      <vt:variant>
        <vt:i4>0</vt:i4>
      </vt:variant>
      <vt:variant>
        <vt:i4>5</vt:i4>
      </vt:variant>
      <vt:variant>
        <vt:lpwstr>https://ncisvn.nci.nih.gov/svn/cagrid/tags/caGrid-1_3_release_1_3_0_1/cagrid-1-0/caGrid/projects/cds/schema/CredentialDelegationService/</vt:lpwstr>
      </vt:variant>
      <vt:variant>
        <vt:lpwstr/>
      </vt:variant>
      <vt:variant>
        <vt:i4>6029325</vt:i4>
      </vt:variant>
      <vt:variant>
        <vt:i4>1149</vt:i4>
      </vt:variant>
      <vt:variant>
        <vt:i4>0</vt:i4>
      </vt:variant>
      <vt:variant>
        <vt:i4>5</vt:i4>
      </vt:variant>
      <vt:variant>
        <vt:lpwstr>https://ncisvn.nci.nih.gov/svn/cagrid/tags/caGrid-1_3_release_1_3_0_1/cagrid-1-0/caGrid/projects/cds/schema/CredentialDelegationService/DelegatedCredential.wsdl</vt:lpwstr>
      </vt:variant>
      <vt:variant>
        <vt:lpwstr/>
      </vt:variant>
      <vt:variant>
        <vt:i4>2031644</vt:i4>
      </vt:variant>
      <vt:variant>
        <vt:i4>1146</vt:i4>
      </vt:variant>
      <vt:variant>
        <vt:i4>0</vt:i4>
      </vt:variant>
      <vt:variant>
        <vt:i4>5</vt:i4>
      </vt:variant>
      <vt:variant>
        <vt:lpwstr>https://ncisvn.nci.nih.gov/svn/cagrid/tags/caGrid-1_3_release_1_3_0_1/cagrid-1-0/caGrid/projects/cds/schema/CredentialDelegationService/</vt:lpwstr>
      </vt:variant>
      <vt:variant>
        <vt:lpwstr/>
      </vt:variant>
      <vt:variant>
        <vt:i4>4521984</vt:i4>
      </vt:variant>
      <vt:variant>
        <vt:i4>1143</vt:i4>
      </vt:variant>
      <vt:variant>
        <vt:i4>0</vt:i4>
      </vt:variant>
      <vt:variant>
        <vt:i4>5</vt:i4>
      </vt:variant>
      <vt:variant>
        <vt:lpwstr>https://ncisvn.nci.nih.gov/svn/cagrid/tags/caGrid-1_3_release_1_3_0_1/cagrid-1-0/caGrid/projects/cds/schema/CredentialDelegationService/CredentialDelegationService.wsdl</vt:lpwstr>
      </vt:variant>
      <vt:variant>
        <vt:lpwstr/>
      </vt:variant>
      <vt:variant>
        <vt:i4>2031644</vt:i4>
      </vt:variant>
      <vt:variant>
        <vt:i4>1140</vt:i4>
      </vt:variant>
      <vt:variant>
        <vt:i4>0</vt:i4>
      </vt:variant>
      <vt:variant>
        <vt:i4>5</vt:i4>
      </vt:variant>
      <vt:variant>
        <vt:lpwstr>https://ncisvn.nci.nih.gov/svn/cagrid/tags/caGrid-1_3_release_1_3_0_1/cagrid-1-0/caGrid/projects/cds/schema/CredentialDelegationService/</vt:lpwstr>
      </vt:variant>
      <vt:variant>
        <vt:lpwstr/>
      </vt:variant>
      <vt:variant>
        <vt:i4>1441876</vt:i4>
      </vt:variant>
      <vt:variant>
        <vt:i4>1137</vt:i4>
      </vt:variant>
      <vt:variant>
        <vt:i4>0</vt:i4>
      </vt:variant>
      <vt:variant>
        <vt:i4>5</vt:i4>
      </vt:variant>
      <vt:variant>
        <vt:lpwstr>https://ncisvn.nci.nih.gov/svn/cagrid/tags/caGrid-1_3_release_1_3_0_1/cagrid-1-0/caGrid/projects/cds/schema/CredentialDelegationService/credential-delegation-service.xsd</vt:lpwstr>
      </vt:variant>
      <vt:variant>
        <vt:lpwstr/>
      </vt:variant>
      <vt:variant>
        <vt:i4>2031644</vt:i4>
      </vt:variant>
      <vt:variant>
        <vt:i4>1134</vt:i4>
      </vt:variant>
      <vt:variant>
        <vt:i4>0</vt:i4>
      </vt:variant>
      <vt:variant>
        <vt:i4>5</vt:i4>
      </vt:variant>
      <vt:variant>
        <vt:lpwstr>https://ncisvn.nci.nih.gov/svn/cagrid/tags/caGrid-1_3_release_1_3_0_1/cagrid-1-0/caGrid/projects/cds/schema/CredentialDelegationService/</vt:lpwstr>
      </vt:variant>
      <vt:variant>
        <vt:lpwstr/>
      </vt:variant>
      <vt:variant>
        <vt:i4>3670117</vt:i4>
      </vt:variant>
      <vt:variant>
        <vt:i4>1083</vt:i4>
      </vt:variant>
      <vt:variant>
        <vt:i4>0</vt:i4>
      </vt:variant>
      <vt:variant>
        <vt:i4>5</vt:i4>
      </vt:variant>
      <vt:variant>
        <vt:lpwstr>http://cagrid.org/display/gts13/SyncGTS+Client+API</vt:lpwstr>
      </vt:variant>
      <vt:variant>
        <vt:lpwstr/>
      </vt:variant>
      <vt:variant>
        <vt:i4>393299</vt:i4>
      </vt:variant>
      <vt:variant>
        <vt:i4>1080</vt:i4>
      </vt:variant>
      <vt:variant>
        <vt:i4>0</vt:i4>
      </vt:variant>
      <vt:variant>
        <vt:i4>5</vt:i4>
      </vt:variant>
      <vt:variant>
        <vt:lpwstr>http://cagrid.org/display/gts13/SyncGTS+Command+Line</vt:lpwstr>
      </vt:variant>
      <vt:variant>
        <vt:lpwstr/>
      </vt:variant>
      <vt:variant>
        <vt:i4>2097248</vt:i4>
      </vt:variant>
      <vt:variant>
        <vt:i4>1077</vt:i4>
      </vt:variant>
      <vt:variant>
        <vt:i4>0</vt:i4>
      </vt:variant>
      <vt:variant>
        <vt:i4>5</vt:i4>
      </vt:variant>
      <vt:variant>
        <vt:lpwstr>http://cagrid.org/display/gts13/SyncGTS+Globus+Runtime</vt:lpwstr>
      </vt:variant>
      <vt:variant>
        <vt:lpwstr/>
      </vt:variant>
      <vt:variant>
        <vt:i4>2424869</vt:i4>
      </vt:variant>
      <vt:variant>
        <vt:i4>1071</vt:i4>
      </vt:variant>
      <vt:variant>
        <vt:i4>0</vt:i4>
      </vt:variant>
      <vt:variant>
        <vt:i4>5</vt:i4>
      </vt:variant>
      <vt:variant>
        <vt:lpwstr>http://www.globus.org/</vt:lpwstr>
      </vt:variant>
      <vt:variant>
        <vt:lpwstr/>
      </vt:variant>
      <vt:variant>
        <vt:i4>4259856</vt:i4>
      </vt:variant>
      <vt:variant>
        <vt:i4>1062</vt:i4>
      </vt:variant>
      <vt:variant>
        <vt:i4>0</vt:i4>
      </vt:variant>
      <vt:variant>
        <vt:i4>5</vt:i4>
      </vt:variant>
      <vt:variant>
        <vt:lpwstr>https://ncisvn.nci.nih.gov/svn/cagrid/tags/caGrid-1_3_release_1_3_0_1/cagrid-1-0/caGrid/projects/gts/schema/GTS/GTS.wsdl</vt:lpwstr>
      </vt:variant>
      <vt:variant>
        <vt:lpwstr/>
      </vt:variant>
      <vt:variant>
        <vt:i4>262167</vt:i4>
      </vt:variant>
      <vt:variant>
        <vt:i4>1059</vt:i4>
      </vt:variant>
      <vt:variant>
        <vt:i4>0</vt:i4>
      </vt:variant>
      <vt:variant>
        <vt:i4>5</vt:i4>
      </vt:variant>
      <vt:variant>
        <vt:lpwstr>https://ncisvn.nci.nih.gov/svn/cagrid/tags/caGrid-1_3_release_1_3_0_1/cagrid-1-0/caGrid/projects/gts/schema/GTS/</vt:lpwstr>
      </vt:variant>
      <vt:variant>
        <vt:lpwstr/>
      </vt:variant>
      <vt:variant>
        <vt:i4>1769538</vt:i4>
      </vt:variant>
      <vt:variant>
        <vt:i4>1056</vt:i4>
      </vt:variant>
      <vt:variant>
        <vt:i4>0</vt:i4>
      </vt:variant>
      <vt:variant>
        <vt:i4>5</vt:i4>
      </vt:variant>
      <vt:variant>
        <vt:lpwstr>https://ncisvn.nci.nih.gov/svn/cagrid/tags/caGrid-1_3_release_1_3_0_1/cagrid-1-0/caGrid/projects/gts/schema/GTS/GTSTypes.xsd</vt:lpwstr>
      </vt:variant>
      <vt:variant>
        <vt:lpwstr/>
      </vt:variant>
      <vt:variant>
        <vt:i4>262167</vt:i4>
      </vt:variant>
      <vt:variant>
        <vt:i4>1053</vt:i4>
      </vt:variant>
      <vt:variant>
        <vt:i4>0</vt:i4>
      </vt:variant>
      <vt:variant>
        <vt:i4>5</vt:i4>
      </vt:variant>
      <vt:variant>
        <vt:lpwstr>https://ncisvn.nci.nih.gov/svn/cagrid/tags/caGrid-1_3_release_1_3_0_1/cagrid-1-0/caGrid/projects/gts/schema/GTS/</vt:lpwstr>
      </vt:variant>
      <vt:variant>
        <vt:lpwstr/>
      </vt:variant>
      <vt:variant>
        <vt:i4>2949243</vt:i4>
      </vt:variant>
      <vt:variant>
        <vt:i4>1050</vt:i4>
      </vt:variant>
      <vt:variant>
        <vt:i4>0</vt:i4>
      </vt:variant>
      <vt:variant>
        <vt:i4>5</vt:i4>
      </vt:variant>
      <vt:variant>
        <vt:lpwstr>https://ncisvn.nci.nih.gov/svn/cagrid/tags/caGrid-1_3_release_1_3_0_1/cagrid-1-0/caGrid/projects/gts/schema/GTS/gts.xsd</vt:lpwstr>
      </vt:variant>
      <vt:variant>
        <vt:lpwstr/>
      </vt:variant>
      <vt:variant>
        <vt:i4>262167</vt:i4>
      </vt:variant>
      <vt:variant>
        <vt:i4>1047</vt:i4>
      </vt:variant>
      <vt:variant>
        <vt:i4>0</vt:i4>
      </vt:variant>
      <vt:variant>
        <vt:i4>5</vt:i4>
      </vt:variant>
      <vt:variant>
        <vt:lpwstr>https://ncisvn.nci.nih.gov/svn/cagrid/tags/caGrid-1_3_release_1_3_0_1/cagrid-1-0/caGrid/projects/gts/schema/GTS/</vt:lpwstr>
      </vt:variant>
      <vt:variant>
        <vt:lpwstr/>
      </vt:variant>
      <vt:variant>
        <vt:i4>3080235</vt:i4>
      </vt:variant>
      <vt:variant>
        <vt:i4>1023</vt:i4>
      </vt:variant>
      <vt:variant>
        <vt:i4>0</vt:i4>
      </vt:variant>
      <vt:variant>
        <vt:i4>5</vt:i4>
      </vt:variant>
      <vt:variant>
        <vt:lpwstr>http://www.cio.gov/eauthentication/</vt:lpwstr>
      </vt:variant>
      <vt:variant>
        <vt:lpwstr/>
      </vt:variant>
      <vt:variant>
        <vt:i4>3997819</vt:i4>
      </vt:variant>
      <vt:variant>
        <vt:i4>999</vt:i4>
      </vt:variant>
      <vt:variant>
        <vt:i4>0</vt:i4>
      </vt:variant>
      <vt:variant>
        <vt:i4>5</vt:i4>
      </vt:variant>
      <vt:variant>
        <vt:lpwstr>https://ncisvn.nci.nih.gov/svn/cagrid/tags/caGrid-1_3_release_1_3_0_1/cagrid-1-0/caGrid/projects/gridgrouper/schema/GridGrouper/gridgrouper.xsd</vt:lpwstr>
      </vt:variant>
      <vt:variant>
        <vt:lpwstr/>
      </vt:variant>
      <vt:variant>
        <vt:i4>1310727</vt:i4>
      </vt:variant>
      <vt:variant>
        <vt:i4>996</vt:i4>
      </vt:variant>
      <vt:variant>
        <vt:i4>0</vt:i4>
      </vt:variant>
      <vt:variant>
        <vt:i4>5</vt:i4>
      </vt:variant>
      <vt:variant>
        <vt:lpwstr>https://ncisvn.nci.nih.gov/svn/cagrid/tags/caGrid-1_3_release_1_3_0_1/cagrid-1-0/caGrid/projects/gridgrouper/schema/GridGrouper/</vt:lpwstr>
      </vt:variant>
      <vt:variant>
        <vt:lpwstr/>
      </vt:variant>
      <vt:variant>
        <vt:i4>4390937</vt:i4>
      </vt:variant>
      <vt:variant>
        <vt:i4>993</vt:i4>
      </vt:variant>
      <vt:variant>
        <vt:i4>0</vt:i4>
      </vt:variant>
      <vt:variant>
        <vt:i4>5</vt:i4>
      </vt:variant>
      <vt:variant>
        <vt:lpwstr>https://ncisvn.nci.nih.gov/svn/cagrid/tags/caGrid-1_3_release_1_3_0_1/cagrid-1-0/caGrid/projects/gridgrouper/schema/GridGrouper/ServiceSecurity.wsdl</vt:lpwstr>
      </vt:variant>
      <vt:variant>
        <vt:lpwstr/>
      </vt:variant>
      <vt:variant>
        <vt:i4>1310727</vt:i4>
      </vt:variant>
      <vt:variant>
        <vt:i4>990</vt:i4>
      </vt:variant>
      <vt:variant>
        <vt:i4>0</vt:i4>
      </vt:variant>
      <vt:variant>
        <vt:i4>5</vt:i4>
      </vt:variant>
      <vt:variant>
        <vt:lpwstr>https://ncisvn.nci.nih.gov/svn/cagrid/tags/caGrid-1_3_release_1_3_0_1/cagrid-1-0/caGrid/projects/gridgrouper/schema/GridGrouper/</vt:lpwstr>
      </vt:variant>
      <vt:variant>
        <vt:lpwstr/>
      </vt:variant>
      <vt:variant>
        <vt:i4>5308432</vt:i4>
      </vt:variant>
      <vt:variant>
        <vt:i4>987</vt:i4>
      </vt:variant>
      <vt:variant>
        <vt:i4>0</vt:i4>
      </vt:variant>
      <vt:variant>
        <vt:i4>5</vt:i4>
      </vt:variant>
      <vt:variant>
        <vt:lpwstr>https://ncisvn.nci.nih.gov/svn/cagrid/tags/caGrid-1_3_release_1_3_0_1/cagrid-1-0/caGrid/projects/gridgrouper/schema/GridGrouper/GridGrouper.wsdl</vt:lpwstr>
      </vt:variant>
      <vt:variant>
        <vt:lpwstr/>
      </vt:variant>
      <vt:variant>
        <vt:i4>1310727</vt:i4>
      </vt:variant>
      <vt:variant>
        <vt:i4>984</vt:i4>
      </vt:variant>
      <vt:variant>
        <vt:i4>0</vt:i4>
      </vt:variant>
      <vt:variant>
        <vt:i4>5</vt:i4>
      </vt:variant>
      <vt:variant>
        <vt:lpwstr>https://ncisvn.nci.nih.gov/svn/cagrid/tags/caGrid-1_3_release_1_3_0_1/cagrid-1-0/caGrid/projects/gridgrouper/schema/GridGrouper/</vt:lpwstr>
      </vt:variant>
      <vt:variant>
        <vt:lpwstr/>
      </vt:variant>
      <vt:variant>
        <vt:i4>327772</vt:i4>
      </vt:variant>
      <vt:variant>
        <vt:i4>945</vt:i4>
      </vt:variant>
      <vt:variant>
        <vt:i4>0</vt:i4>
      </vt:variant>
      <vt:variant>
        <vt:i4>5</vt:i4>
      </vt:variant>
      <vt:variant>
        <vt:lpwstr>http://cagrid.org/display/dorian13/Dorian+Properties+File</vt:lpwstr>
      </vt:variant>
      <vt:variant>
        <vt:lpwstr/>
      </vt:variant>
      <vt:variant>
        <vt:i4>5701648</vt:i4>
      </vt:variant>
      <vt:variant>
        <vt:i4>942</vt:i4>
      </vt:variant>
      <vt:variant>
        <vt:i4>0</vt:i4>
      </vt:variant>
      <vt:variant>
        <vt:i4>5</vt:i4>
      </vt:variant>
      <vt:variant>
        <vt:lpwstr>http://cagrid.org/display/dorian13/Dorian+Configuration</vt:lpwstr>
      </vt:variant>
      <vt:variant>
        <vt:lpwstr>DorianConfiguration-ConfigurationBeans</vt:lpwstr>
      </vt:variant>
      <vt:variant>
        <vt:i4>4521992</vt:i4>
      </vt:variant>
      <vt:variant>
        <vt:i4>939</vt:i4>
      </vt:variant>
      <vt:variant>
        <vt:i4>0</vt:i4>
      </vt:variant>
      <vt:variant>
        <vt:i4>5</vt:i4>
      </vt:variant>
      <vt:variant>
        <vt:lpwstr>http://cagrid.org/display/dorian13/Dorian+Configuration+File</vt:lpwstr>
      </vt:variant>
      <vt:variant>
        <vt:lpwstr/>
      </vt:variant>
      <vt:variant>
        <vt:i4>983107</vt:i4>
      </vt:variant>
      <vt:variant>
        <vt:i4>936</vt:i4>
      </vt:variant>
      <vt:variant>
        <vt:i4>0</vt:i4>
      </vt:variant>
      <vt:variant>
        <vt:i4>5</vt:i4>
      </vt:variant>
      <vt:variant>
        <vt:lpwstr>http://cagrid.org/display/dorian/Home</vt:lpwstr>
      </vt:variant>
      <vt:variant>
        <vt:lpwstr/>
      </vt:variant>
      <vt:variant>
        <vt:i4>3932197</vt:i4>
      </vt:variant>
      <vt:variant>
        <vt:i4>921</vt:i4>
      </vt:variant>
      <vt:variant>
        <vt:i4>0</vt:i4>
      </vt:variant>
      <vt:variant>
        <vt:i4>5</vt:i4>
      </vt:variant>
      <vt:variant>
        <vt:lpwstr>http://www.safenet-inc.com/products/pki/psGold.asp</vt:lpwstr>
      </vt:variant>
      <vt:variant>
        <vt:lpwstr/>
      </vt:variant>
      <vt:variant>
        <vt:i4>3932197</vt:i4>
      </vt:variant>
      <vt:variant>
        <vt:i4>915</vt:i4>
      </vt:variant>
      <vt:variant>
        <vt:i4>0</vt:i4>
      </vt:variant>
      <vt:variant>
        <vt:i4>5</vt:i4>
      </vt:variant>
      <vt:variant>
        <vt:lpwstr>http://www.safenet-inc.com/products/pki/psGold.asp</vt:lpwstr>
      </vt:variant>
      <vt:variant>
        <vt:lpwstr/>
      </vt:variant>
      <vt:variant>
        <vt:i4>3801191</vt:i4>
      </vt:variant>
      <vt:variant>
        <vt:i4>909</vt:i4>
      </vt:variant>
      <vt:variant>
        <vt:i4>0</vt:i4>
      </vt:variant>
      <vt:variant>
        <vt:i4>5</vt:i4>
      </vt:variant>
      <vt:variant>
        <vt:lpwstr>http://en.wikipedia.org/wiki/Hardware_Security_Module</vt:lpwstr>
      </vt:variant>
      <vt:variant>
        <vt:lpwstr/>
      </vt:variant>
      <vt:variant>
        <vt:i4>3932197</vt:i4>
      </vt:variant>
      <vt:variant>
        <vt:i4>903</vt:i4>
      </vt:variant>
      <vt:variant>
        <vt:i4>0</vt:i4>
      </vt:variant>
      <vt:variant>
        <vt:i4>5</vt:i4>
      </vt:variant>
      <vt:variant>
        <vt:lpwstr>http://www.safenet-inc.com/products/pki/psGold.asp</vt:lpwstr>
      </vt:variant>
      <vt:variant>
        <vt:lpwstr/>
      </vt:variant>
      <vt:variant>
        <vt:i4>5701713</vt:i4>
      </vt:variant>
      <vt:variant>
        <vt:i4>879</vt:i4>
      </vt:variant>
      <vt:variant>
        <vt:i4>0</vt:i4>
      </vt:variant>
      <vt:variant>
        <vt:i4>5</vt:i4>
      </vt:variant>
      <vt:variant>
        <vt:lpwstr/>
      </vt:variant>
      <vt:variant>
        <vt:lpwstr>_Host_Certificates</vt:lpwstr>
      </vt:variant>
      <vt:variant>
        <vt:i4>786481</vt:i4>
      </vt:variant>
      <vt:variant>
        <vt:i4>876</vt:i4>
      </vt:variant>
      <vt:variant>
        <vt:i4>0</vt:i4>
      </vt:variant>
      <vt:variant>
        <vt:i4>5</vt:i4>
      </vt:variant>
      <vt:variant>
        <vt:lpwstr/>
      </vt:variant>
      <vt:variant>
        <vt:lpwstr>_Dorian_Certificate_Authority</vt:lpwstr>
      </vt:variant>
      <vt:variant>
        <vt:i4>1638469</vt:i4>
      </vt:variant>
      <vt:variant>
        <vt:i4>870</vt:i4>
      </vt:variant>
      <vt:variant>
        <vt:i4>0</vt:i4>
      </vt:variant>
      <vt:variant>
        <vt:i4>5</vt:i4>
      </vt:variant>
      <vt:variant>
        <vt:lpwstr>https://ncisvn.nci.nih.gov/svn/cagrid/tags/caGrid-1_3_release_1_3_0_1/cagrid-1-0/caGrid/projects/dorian/schema/Dorian/xmldsig-core-schema.xsd</vt:lpwstr>
      </vt:variant>
      <vt:variant>
        <vt:lpwstr/>
      </vt:variant>
      <vt:variant>
        <vt:i4>7667814</vt:i4>
      </vt:variant>
      <vt:variant>
        <vt:i4>867</vt:i4>
      </vt:variant>
      <vt:variant>
        <vt:i4>0</vt:i4>
      </vt:variant>
      <vt:variant>
        <vt:i4>5</vt:i4>
      </vt:variant>
      <vt:variant>
        <vt:lpwstr>https://ncisvn.nci.nih.gov/svn/cagrid/tags/caGrid-1_3_release_1_3_0_1/cagrid-1-0/caGrid/projects/dorian/schema/Dorian/</vt:lpwstr>
      </vt:variant>
      <vt:variant>
        <vt:lpwstr/>
      </vt:variant>
      <vt:variant>
        <vt:i4>1769479</vt:i4>
      </vt:variant>
      <vt:variant>
        <vt:i4>864</vt:i4>
      </vt:variant>
      <vt:variant>
        <vt:i4>0</vt:i4>
      </vt:variant>
      <vt:variant>
        <vt:i4>5</vt:i4>
      </vt:variant>
      <vt:variant>
        <vt:lpwstr>https://ncisvn.nci.nih.gov/svn/cagrid/tags/caGrid-1_3_release_1_3_0_1/cagrid-1-0/caGrid/projects/dorian/schema/Dorian/dorian-ifs.xsd</vt:lpwstr>
      </vt:variant>
      <vt:variant>
        <vt:lpwstr/>
      </vt:variant>
      <vt:variant>
        <vt:i4>7667814</vt:i4>
      </vt:variant>
      <vt:variant>
        <vt:i4>861</vt:i4>
      </vt:variant>
      <vt:variant>
        <vt:i4>0</vt:i4>
      </vt:variant>
      <vt:variant>
        <vt:i4>5</vt:i4>
      </vt:variant>
      <vt:variant>
        <vt:lpwstr>https://ncisvn.nci.nih.gov/svn/cagrid/tags/caGrid-1_3_release_1_3_0_1/cagrid-1-0/caGrid/projects/dorian/schema/Dorian/</vt:lpwstr>
      </vt:variant>
      <vt:variant>
        <vt:lpwstr/>
      </vt:variant>
      <vt:variant>
        <vt:i4>1572869</vt:i4>
      </vt:variant>
      <vt:variant>
        <vt:i4>858</vt:i4>
      </vt:variant>
      <vt:variant>
        <vt:i4>0</vt:i4>
      </vt:variant>
      <vt:variant>
        <vt:i4>5</vt:i4>
      </vt:variant>
      <vt:variant>
        <vt:lpwstr>https://ncisvn.nci.nih.gov/svn/cagrid/tags/caGrid-1_3_release_1_3_0_1/cagrid-1-0/caGrid/projects/dorian/schema/Dorian/dorian-idp.xsd</vt:lpwstr>
      </vt:variant>
      <vt:variant>
        <vt:lpwstr/>
      </vt:variant>
      <vt:variant>
        <vt:i4>7667814</vt:i4>
      </vt:variant>
      <vt:variant>
        <vt:i4>855</vt:i4>
      </vt:variant>
      <vt:variant>
        <vt:i4>0</vt:i4>
      </vt:variant>
      <vt:variant>
        <vt:i4>5</vt:i4>
      </vt:variant>
      <vt:variant>
        <vt:lpwstr>https://ncisvn.nci.nih.gov/svn/cagrid/tags/caGrid-1_3_release_1_3_0_1/cagrid-1-0/caGrid/projects/dorian/schema/Dorian/</vt:lpwstr>
      </vt:variant>
      <vt:variant>
        <vt:lpwstr/>
      </vt:variant>
      <vt:variant>
        <vt:i4>5046349</vt:i4>
      </vt:variant>
      <vt:variant>
        <vt:i4>852</vt:i4>
      </vt:variant>
      <vt:variant>
        <vt:i4>0</vt:i4>
      </vt:variant>
      <vt:variant>
        <vt:i4>5</vt:i4>
      </vt:variant>
      <vt:variant>
        <vt:lpwstr>https://ncisvn.nci.nih.gov/svn/cagrid/tags/caGrid-1_3_release_1_3_0_1/cagrid-1-0/caGrid/projects/dorian/schema/Dorian/dorian-conf.xsd</vt:lpwstr>
      </vt:variant>
      <vt:variant>
        <vt:lpwstr/>
      </vt:variant>
      <vt:variant>
        <vt:i4>7667814</vt:i4>
      </vt:variant>
      <vt:variant>
        <vt:i4>849</vt:i4>
      </vt:variant>
      <vt:variant>
        <vt:i4>0</vt:i4>
      </vt:variant>
      <vt:variant>
        <vt:i4>5</vt:i4>
      </vt:variant>
      <vt:variant>
        <vt:lpwstr>https://ncisvn.nci.nih.gov/svn/cagrid/tags/caGrid-1_3_release_1_3_0_1/cagrid-1-0/caGrid/projects/dorian/schema/Dorian/</vt:lpwstr>
      </vt:variant>
      <vt:variant>
        <vt:lpwstr/>
      </vt:variant>
      <vt:variant>
        <vt:i4>2162728</vt:i4>
      </vt:variant>
      <vt:variant>
        <vt:i4>846</vt:i4>
      </vt:variant>
      <vt:variant>
        <vt:i4>0</vt:i4>
      </vt:variant>
      <vt:variant>
        <vt:i4>5</vt:i4>
      </vt:variant>
      <vt:variant>
        <vt:lpwstr>https://ncisvn.nci.nih.gov/svn/cagrid/tags/caGrid-1_3_release_1_3_0_1/cagrid-1-0/caGrid/projects/dorian/schema/Dorian/dorian-common.xsd</vt:lpwstr>
      </vt:variant>
      <vt:variant>
        <vt:lpwstr/>
      </vt:variant>
      <vt:variant>
        <vt:i4>7667814</vt:i4>
      </vt:variant>
      <vt:variant>
        <vt:i4>843</vt:i4>
      </vt:variant>
      <vt:variant>
        <vt:i4>0</vt:i4>
      </vt:variant>
      <vt:variant>
        <vt:i4>5</vt:i4>
      </vt:variant>
      <vt:variant>
        <vt:lpwstr>https://ncisvn.nci.nih.gov/svn/cagrid/tags/caGrid-1_3_release_1_3_0_1/cagrid-1-0/caGrid/projects/dorian/schema/Dorian/</vt:lpwstr>
      </vt:variant>
      <vt:variant>
        <vt:lpwstr/>
      </vt:variant>
      <vt:variant>
        <vt:i4>2818165</vt:i4>
      </vt:variant>
      <vt:variant>
        <vt:i4>840</vt:i4>
      </vt:variant>
      <vt:variant>
        <vt:i4>0</vt:i4>
      </vt:variant>
      <vt:variant>
        <vt:i4>5</vt:i4>
      </vt:variant>
      <vt:variant>
        <vt:lpwstr>https://ncisvn.nci.nih.gov/svn/cagrid/tags/caGrid-1_3_release_1_3_0_1/cagrid-1-0/caGrid/projects/dorian/schema/Dorian/DorianConfiguration.wsdl</vt:lpwstr>
      </vt:variant>
      <vt:variant>
        <vt:lpwstr/>
      </vt:variant>
      <vt:variant>
        <vt:i4>7667814</vt:i4>
      </vt:variant>
      <vt:variant>
        <vt:i4>837</vt:i4>
      </vt:variant>
      <vt:variant>
        <vt:i4>0</vt:i4>
      </vt:variant>
      <vt:variant>
        <vt:i4>5</vt:i4>
      </vt:variant>
      <vt:variant>
        <vt:lpwstr>https://ncisvn.nci.nih.gov/svn/cagrid/tags/caGrid-1_3_release_1_3_0_1/cagrid-1-0/caGrid/projects/dorian/schema/Dorian/</vt:lpwstr>
      </vt:variant>
      <vt:variant>
        <vt:lpwstr/>
      </vt:variant>
      <vt:variant>
        <vt:i4>4718596</vt:i4>
      </vt:variant>
      <vt:variant>
        <vt:i4>834</vt:i4>
      </vt:variant>
      <vt:variant>
        <vt:i4>0</vt:i4>
      </vt:variant>
      <vt:variant>
        <vt:i4>5</vt:i4>
      </vt:variant>
      <vt:variant>
        <vt:lpwstr>https://ncisvn.nci.nih.gov/svn/cagrid/tags/caGrid-1_3_release_1_3_0_1/cagrid-1-0/caGrid/projects/dorian/schema/Dorian/AuthenticationService.wsdl</vt:lpwstr>
      </vt:variant>
      <vt:variant>
        <vt:lpwstr/>
      </vt:variant>
      <vt:variant>
        <vt:i4>7667814</vt:i4>
      </vt:variant>
      <vt:variant>
        <vt:i4>831</vt:i4>
      </vt:variant>
      <vt:variant>
        <vt:i4>0</vt:i4>
      </vt:variant>
      <vt:variant>
        <vt:i4>5</vt:i4>
      </vt:variant>
      <vt:variant>
        <vt:lpwstr>https://ncisvn.nci.nih.gov/svn/cagrid/tags/caGrid-1_3_release_1_3_0_1/cagrid-1-0/caGrid/projects/dorian/schema/Dorian/</vt:lpwstr>
      </vt:variant>
      <vt:variant>
        <vt:lpwstr/>
      </vt:variant>
      <vt:variant>
        <vt:i4>3080235</vt:i4>
      </vt:variant>
      <vt:variant>
        <vt:i4>801</vt:i4>
      </vt:variant>
      <vt:variant>
        <vt:i4>0</vt:i4>
      </vt:variant>
      <vt:variant>
        <vt:i4>5</vt:i4>
      </vt:variant>
      <vt:variant>
        <vt:lpwstr>http://www.cio.gov/eauthentication/</vt:lpwstr>
      </vt:variant>
      <vt:variant>
        <vt:lpwstr/>
      </vt:variant>
      <vt:variant>
        <vt:i4>6029333</vt:i4>
      </vt:variant>
      <vt:variant>
        <vt:i4>792</vt:i4>
      </vt:variant>
      <vt:variant>
        <vt:i4>0</vt:i4>
      </vt:variant>
      <vt:variant>
        <vt:i4>5</vt:i4>
      </vt:variant>
      <vt:variant>
        <vt:lpwstr>https://ncisvn.nci.nih.gov/svn/cagrid/tags/caGrid-1_3_release_1_3_0_1/cagrid-1-0/caGrid/projects/authentication-service/schema/AuthenticationService/cs-sstc-schema-assertion-1.1.xsd</vt:lpwstr>
      </vt:variant>
      <vt:variant>
        <vt:lpwstr/>
      </vt:variant>
      <vt:variant>
        <vt:i4>3801143</vt:i4>
      </vt:variant>
      <vt:variant>
        <vt:i4>789</vt:i4>
      </vt:variant>
      <vt:variant>
        <vt:i4>0</vt:i4>
      </vt:variant>
      <vt:variant>
        <vt:i4>5</vt:i4>
      </vt:variant>
      <vt:variant>
        <vt:lpwstr>https://ncisvn.nci.nih.gov/svn/cagrid/tags/caGrid-1_3_release_1_3_0_1/cagrid-1-0/caGrid/projects/authentication-service/schema/AuthenticationService/AuthenticationServiceTypes.xsd</vt:lpwstr>
      </vt:variant>
      <vt:variant>
        <vt:lpwstr/>
      </vt:variant>
      <vt:variant>
        <vt:i4>7733309</vt:i4>
      </vt:variant>
      <vt:variant>
        <vt:i4>786</vt:i4>
      </vt:variant>
      <vt:variant>
        <vt:i4>0</vt:i4>
      </vt:variant>
      <vt:variant>
        <vt:i4>5</vt:i4>
      </vt:variant>
      <vt:variant>
        <vt:lpwstr>https://ncisvn.nci.nih.gov/svn/cagrid/tags/caGrid-1_3_release_1_3_0_1/cagrid-1-0/caGrid/projects/authentication-service/schema/AuthenticationService/authentication-service.xsd</vt:lpwstr>
      </vt:variant>
      <vt:variant>
        <vt:lpwstr/>
      </vt:variant>
      <vt:variant>
        <vt:i4>3801141</vt:i4>
      </vt:variant>
      <vt:variant>
        <vt:i4>783</vt:i4>
      </vt:variant>
      <vt:variant>
        <vt:i4>0</vt:i4>
      </vt:variant>
      <vt:variant>
        <vt:i4>5</vt:i4>
      </vt:variant>
      <vt:variant>
        <vt:lpwstr>https://ncisvn.nci.nih.gov/svn/cagrid/tags/caGrid-1_3_release_1_3_0_1/cagrid-1-0/caGrid/projects/authentication-service/schema/AuthenticationService/authentication-core-types.xsd</vt:lpwstr>
      </vt:variant>
      <vt:variant>
        <vt:lpwstr/>
      </vt:variant>
      <vt:variant>
        <vt:i4>2490465</vt:i4>
      </vt:variant>
      <vt:variant>
        <vt:i4>762</vt:i4>
      </vt:variant>
      <vt:variant>
        <vt:i4>0</vt:i4>
      </vt:variant>
      <vt:variant>
        <vt:i4>5</vt:i4>
      </vt:variant>
      <vt:variant>
        <vt:lpwstr>http://cagrid.org/display/metadata13/Design+Guide</vt:lpwstr>
      </vt:variant>
      <vt:variant>
        <vt:lpwstr>DesignGuide-MetadataModelsOverview</vt:lpwstr>
      </vt:variant>
      <vt:variant>
        <vt:i4>3604595</vt:i4>
      </vt:variant>
      <vt:variant>
        <vt:i4>759</vt:i4>
      </vt:variant>
      <vt:variant>
        <vt:i4>0</vt:i4>
      </vt:variant>
      <vt:variant>
        <vt:i4>5</vt:i4>
      </vt:variant>
      <vt:variant>
        <vt:lpwstr>http://cagrid.org/display/metadata13/Documentation</vt:lpwstr>
      </vt:variant>
      <vt:variant>
        <vt:lpwstr/>
      </vt:variant>
      <vt:variant>
        <vt:i4>5767189</vt:i4>
      </vt:variant>
      <vt:variant>
        <vt:i4>738</vt:i4>
      </vt:variant>
      <vt:variant>
        <vt:i4>0</vt:i4>
      </vt:variant>
      <vt:variant>
        <vt:i4>5</vt:i4>
      </vt:variant>
      <vt:variant>
        <vt:lpwstr>http://www.w3.org/TR/REC-xml</vt:lpwstr>
      </vt:variant>
      <vt:variant>
        <vt:lpwstr/>
      </vt:variant>
      <vt:variant>
        <vt:i4>5308433</vt:i4>
      </vt:variant>
      <vt:variant>
        <vt:i4>735</vt:i4>
      </vt:variant>
      <vt:variant>
        <vt:i4>0</vt:i4>
      </vt:variant>
      <vt:variant>
        <vt:i4>5</vt:i4>
      </vt:variant>
      <vt:variant>
        <vt:lpwstr>http://www.w3.org/TR/ws-gloss/</vt:lpwstr>
      </vt:variant>
      <vt:variant>
        <vt:lpwstr>RFC2828</vt:lpwstr>
      </vt:variant>
      <vt:variant>
        <vt:i4>2687011</vt:i4>
      </vt:variant>
      <vt:variant>
        <vt:i4>732</vt:i4>
      </vt:variant>
      <vt:variant>
        <vt:i4>0</vt:i4>
      </vt:variant>
      <vt:variant>
        <vt:i4>5</vt:i4>
      </vt:variant>
      <vt:variant>
        <vt:lpwstr>http://www.w3.org/TR/ws-gloss/</vt:lpwstr>
      </vt:variant>
      <vt:variant>
        <vt:lpwstr>RoyFieldingThesis</vt:lpwstr>
      </vt:variant>
      <vt:variant>
        <vt:i4>5636171</vt:i4>
      </vt:variant>
      <vt:variant>
        <vt:i4>729</vt:i4>
      </vt:variant>
      <vt:variant>
        <vt:i4>0</vt:i4>
      </vt:variant>
      <vt:variant>
        <vt:i4>5</vt:i4>
      </vt:variant>
      <vt:variant>
        <vt:lpwstr>http://www.w3.org/TR/ws-gloss/</vt:lpwstr>
      </vt:variant>
      <vt:variant>
        <vt:lpwstr>SAP</vt:lpwstr>
      </vt:variant>
      <vt:variant>
        <vt:i4>655363</vt:i4>
      </vt:variant>
      <vt:variant>
        <vt:i4>726</vt:i4>
      </vt:variant>
      <vt:variant>
        <vt:i4>0</vt:i4>
      </vt:variant>
      <vt:variant>
        <vt:i4>5</vt:i4>
      </vt:variant>
      <vt:variant>
        <vt:lpwstr>http://www.globus.org/security/overview.html</vt:lpwstr>
      </vt:variant>
      <vt:variant>
        <vt:lpwstr/>
      </vt:variant>
      <vt:variant>
        <vt:i4>2424869</vt:i4>
      </vt:variant>
      <vt:variant>
        <vt:i4>723</vt:i4>
      </vt:variant>
      <vt:variant>
        <vt:i4>0</vt:i4>
      </vt:variant>
      <vt:variant>
        <vt:i4>5</vt:i4>
      </vt:variant>
      <vt:variant>
        <vt:lpwstr>http://www.globus.org/</vt:lpwstr>
      </vt:variant>
      <vt:variant>
        <vt:lpwstr/>
      </vt:variant>
      <vt:variant>
        <vt:i4>1507391</vt:i4>
      </vt:variant>
      <vt:variant>
        <vt:i4>716</vt:i4>
      </vt:variant>
      <vt:variant>
        <vt:i4>0</vt:i4>
      </vt:variant>
      <vt:variant>
        <vt:i4>5</vt:i4>
      </vt:variant>
      <vt:variant>
        <vt:lpwstr/>
      </vt:variant>
      <vt:variant>
        <vt:lpwstr>_Toc246396214</vt:lpwstr>
      </vt:variant>
      <vt:variant>
        <vt:i4>1507391</vt:i4>
      </vt:variant>
      <vt:variant>
        <vt:i4>710</vt:i4>
      </vt:variant>
      <vt:variant>
        <vt:i4>0</vt:i4>
      </vt:variant>
      <vt:variant>
        <vt:i4>5</vt:i4>
      </vt:variant>
      <vt:variant>
        <vt:lpwstr/>
      </vt:variant>
      <vt:variant>
        <vt:lpwstr>_Toc246396213</vt:lpwstr>
      </vt:variant>
      <vt:variant>
        <vt:i4>1507391</vt:i4>
      </vt:variant>
      <vt:variant>
        <vt:i4>704</vt:i4>
      </vt:variant>
      <vt:variant>
        <vt:i4>0</vt:i4>
      </vt:variant>
      <vt:variant>
        <vt:i4>5</vt:i4>
      </vt:variant>
      <vt:variant>
        <vt:lpwstr/>
      </vt:variant>
      <vt:variant>
        <vt:lpwstr>_Toc246396212</vt:lpwstr>
      </vt:variant>
      <vt:variant>
        <vt:i4>1507391</vt:i4>
      </vt:variant>
      <vt:variant>
        <vt:i4>698</vt:i4>
      </vt:variant>
      <vt:variant>
        <vt:i4>0</vt:i4>
      </vt:variant>
      <vt:variant>
        <vt:i4>5</vt:i4>
      </vt:variant>
      <vt:variant>
        <vt:lpwstr/>
      </vt:variant>
      <vt:variant>
        <vt:lpwstr>_Toc246396211</vt:lpwstr>
      </vt:variant>
      <vt:variant>
        <vt:i4>1507391</vt:i4>
      </vt:variant>
      <vt:variant>
        <vt:i4>692</vt:i4>
      </vt:variant>
      <vt:variant>
        <vt:i4>0</vt:i4>
      </vt:variant>
      <vt:variant>
        <vt:i4>5</vt:i4>
      </vt:variant>
      <vt:variant>
        <vt:lpwstr/>
      </vt:variant>
      <vt:variant>
        <vt:lpwstr>_Toc246396210</vt:lpwstr>
      </vt:variant>
      <vt:variant>
        <vt:i4>1441855</vt:i4>
      </vt:variant>
      <vt:variant>
        <vt:i4>686</vt:i4>
      </vt:variant>
      <vt:variant>
        <vt:i4>0</vt:i4>
      </vt:variant>
      <vt:variant>
        <vt:i4>5</vt:i4>
      </vt:variant>
      <vt:variant>
        <vt:lpwstr/>
      </vt:variant>
      <vt:variant>
        <vt:lpwstr>_Toc246396209</vt:lpwstr>
      </vt:variant>
      <vt:variant>
        <vt:i4>1441855</vt:i4>
      </vt:variant>
      <vt:variant>
        <vt:i4>680</vt:i4>
      </vt:variant>
      <vt:variant>
        <vt:i4>0</vt:i4>
      </vt:variant>
      <vt:variant>
        <vt:i4>5</vt:i4>
      </vt:variant>
      <vt:variant>
        <vt:lpwstr/>
      </vt:variant>
      <vt:variant>
        <vt:lpwstr>_Toc246396208</vt:lpwstr>
      </vt:variant>
      <vt:variant>
        <vt:i4>1441855</vt:i4>
      </vt:variant>
      <vt:variant>
        <vt:i4>674</vt:i4>
      </vt:variant>
      <vt:variant>
        <vt:i4>0</vt:i4>
      </vt:variant>
      <vt:variant>
        <vt:i4>5</vt:i4>
      </vt:variant>
      <vt:variant>
        <vt:lpwstr/>
      </vt:variant>
      <vt:variant>
        <vt:lpwstr>_Toc246396207</vt:lpwstr>
      </vt:variant>
      <vt:variant>
        <vt:i4>1441855</vt:i4>
      </vt:variant>
      <vt:variant>
        <vt:i4>668</vt:i4>
      </vt:variant>
      <vt:variant>
        <vt:i4>0</vt:i4>
      </vt:variant>
      <vt:variant>
        <vt:i4>5</vt:i4>
      </vt:variant>
      <vt:variant>
        <vt:lpwstr/>
      </vt:variant>
      <vt:variant>
        <vt:lpwstr>_Toc246396206</vt:lpwstr>
      </vt:variant>
      <vt:variant>
        <vt:i4>1441855</vt:i4>
      </vt:variant>
      <vt:variant>
        <vt:i4>662</vt:i4>
      </vt:variant>
      <vt:variant>
        <vt:i4>0</vt:i4>
      </vt:variant>
      <vt:variant>
        <vt:i4>5</vt:i4>
      </vt:variant>
      <vt:variant>
        <vt:lpwstr/>
      </vt:variant>
      <vt:variant>
        <vt:lpwstr>_Toc246396205</vt:lpwstr>
      </vt:variant>
      <vt:variant>
        <vt:i4>1441855</vt:i4>
      </vt:variant>
      <vt:variant>
        <vt:i4>656</vt:i4>
      </vt:variant>
      <vt:variant>
        <vt:i4>0</vt:i4>
      </vt:variant>
      <vt:variant>
        <vt:i4>5</vt:i4>
      </vt:variant>
      <vt:variant>
        <vt:lpwstr/>
      </vt:variant>
      <vt:variant>
        <vt:lpwstr>_Toc246396204</vt:lpwstr>
      </vt:variant>
      <vt:variant>
        <vt:i4>1441855</vt:i4>
      </vt:variant>
      <vt:variant>
        <vt:i4>650</vt:i4>
      </vt:variant>
      <vt:variant>
        <vt:i4>0</vt:i4>
      </vt:variant>
      <vt:variant>
        <vt:i4>5</vt:i4>
      </vt:variant>
      <vt:variant>
        <vt:lpwstr/>
      </vt:variant>
      <vt:variant>
        <vt:lpwstr>_Toc246396203</vt:lpwstr>
      </vt:variant>
      <vt:variant>
        <vt:i4>1441855</vt:i4>
      </vt:variant>
      <vt:variant>
        <vt:i4>644</vt:i4>
      </vt:variant>
      <vt:variant>
        <vt:i4>0</vt:i4>
      </vt:variant>
      <vt:variant>
        <vt:i4>5</vt:i4>
      </vt:variant>
      <vt:variant>
        <vt:lpwstr/>
      </vt:variant>
      <vt:variant>
        <vt:lpwstr>_Toc246396202</vt:lpwstr>
      </vt:variant>
      <vt:variant>
        <vt:i4>1441855</vt:i4>
      </vt:variant>
      <vt:variant>
        <vt:i4>638</vt:i4>
      </vt:variant>
      <vt:variant>
        <vt:i4>0</vt:i4>
      </vt:variant>
      <vt:variant>
        <vt:i4>5</vt:i4>
      </vt:variant>
      <vt:variant>
        <vt:lpwstr/>
      </vt:variant>
      <vt:variant>
        <vt:lpwstr>_Toc246396201</vt:lpwstr>
      </vt:variant>
      <vt:variant>
        <vt:i4>1441855</vt:i4>
      </vt:variant>
      <vt:variant>
        <vt:i4>632</vt:i4>
      </vt:variant>
      <vt:variant>
        <vt:i4>0</vt:i4>
      </vt:variant>
      <vt:variant>
        <vt:i4>5</vt:i4>
      </vt:variant>
      <vt:variant>
        <vt:lpwstr/>
      </vt:variant>
      <vt:variant>
        <vt:lpwstr>_Toc246396200</vt:lpwstr>
      </vt:variant>
      <vt:variant>
        <vt:i4>2031676</vt:i4>
      </vt:variant>
      <vt:variant>
        <vt:i4>626</vt:i4>
      </vt:variant>
      <vt:variant>
        <vt:i4>0</vt:i4>
      </vt:variant>
      <vt:variant>
        <vt:i4>5</vt:i4>
      </vt:variant>
      <vt:variant>
        <vt:lpwstr/>
      </vt:variant>
      <vt:variant>
        <vt:lpwstr>_Toc246396199</vt:lpwstr>
      </vt:variant>
      <vt:variant>
        <vt:i4>2031676</vt:i4>
      </vt:variant>
      <vt:variant>
        <vt:i4>620</vt:i4>
      </vt:variant>
      <vt:variant>
        <vt:i4>0</vt:i4>
      </vt:variant>
      <vt:variant>
        <vt:i4>5</vt:i4>
      </vt:variant>
      <vt:variant>
        <vt:lpwstr/>
      </vt:variant>
      <vt:variant>
        <vt:lpwstr>_Toc246396198</vt:lpwstr>
      </vt:variant>
      <vt:variant>
        <vt:i4>2031676</vt:i4>
      </vt:variant>
      <vt:variant>
        <vt:i4>614</vt:i4>
      </vt:variant>
      <vt:variant>
        <vt:i4>0</vt:i4>
      </vt:variant>
      <vt:variant>
        <vt:i4>5</vt:i4>
      </vt:variant>
      <vt:variant>
        <vt:lpwstr/>
      </vt:variant>
      <vt:variant>
        <vt:lpwstr>_Toc246396197</vt:lpwstr>
      </vt:variant>
      <vt:variant>
        <vt:i4>2031676</vt:i4>
      </vt:variant>
      <vt:variant>
        <vt:i4>608</vt:i4>
      </vt:variant>
      <vt:variant>
        <vt:i4>0</vt:i4>
      </vt:variant>
      <vt:variant>
        <vt:i4>5</vt:i4>
      </vt:variant>
      <vt:variant>
        <vt:lpwstr/>
      </vt:variant>
      <vt:variant>
        <vt:lpwstr>_Toc246396196</vt:lpwstr>
      </vt:variant>
      <vt:variant>
        <vt:i4>2031676</vt:i4>
      </vt:variant>
      <vt:variant>
        <vt:i4>602</vt:i4>
      </vt:variant>
      <vt:variant>
        <vt:i4>0</vt:i4>
      </vt:variant>
      <vt:variant>
        <vt:i4>5</vt:i4>
      </vt:variant>
      <vt:variant>
        <vt:lpwstr/>
      </vt:variant>
      <vt:variant>
        <vt:lpwstr>_Toc246396195</vt:lpwstr>
      </vt:variant>
      <vt:variant>
        <vt:i4>2031676</vt:i4>
      </vt:variant>
      <vt:variant>
        <vt:i4>596</vt:i4>
      </vt:variant>
      <vt:variant>
        <vt:i4>0</vt:i4>
      </vt:variant>
      <vt:variant>
        <vt:i4>5</vt:i4>
      </vt:variant>
      <vt:variant>
        <vt:lpwstr/>
      </vt:variant>
      <vt:variant>
        <vt:lpwstr>_Toc246396194</vt:lpwstr>
      </vt:variant>
      <vt:variant>
        <vt:i4>2031676</vt:i4>
      </vt:variant>
      <vt:variant>
        <vt:i4>590</vt:i4>
      </vt:variant>
      <vt:variant>
        <vt:i4>0</vt:i4>
      </vt:variant>
      <vt:variant>
        <vt:i4>5</vt:i4>
      </vt:variant>
      <vt:variant>
        <vt:lpwstr/>
      </vt:variant>
      <vt:variant>
        <vt:lpwstr>_Toc246396193</vt:lpwstr>
      </vt:variant>
      <vt:variant>
        <vt:i4>2031676</vt:i4>
      </vt:variant>
      <vt:variant>
        <vt:i4>584</vt:i4>
      </vt:variant>
      <vt:variant>
        <vt:i4>0</vt:i4>
      </vt:variant>
      <vt:variant>
        <vt:i4>5</vt:i4>
      </vt:variant>
      <vt:variant>
        <vt:lpwstr/>
      </vt:variant>
      <vt:variant>
        <vt:lpwstr>_Toc246396192</vt:lpwstr>
      </vt:variant>
      <vt:variant>
        <vt:i4>2031676</vt:i4>
      </vt:variant>
      <vt:variant>
        <vt:i4>578</vt:i4>
      </vt:variant>
      <vt:variant>
        <vt:i4>0</vt:i4>
      </vt:variant>
      <vt:variant>
        <vt:i4>5</vt:i4>
      </vt:variant>
      <vt:variant>
        <vt:lpwstr/>
      </vt:variant>
      <vt:variant>
        <vt:lpwstr>_Toc246396191</vt:lpwstr>
      </vt:variant>
      <vt:variant>
        <vt:i4>2031676</vt:i4>
      </vt:variant>
      <vt:variant>
        <vt:i4>572</vt:i4>
      </vt:variant>
      <vt:variant>
        <vt:i4>0</vt:i4>
      </vt:variant>
      <vt:variant>
        <vt:i4>5</vt:i4>
      </vt:variant>
      <vt:variant>
        <vt:lpwstr/>
      </vt:variant>
      <vt:variant>
        <vt:lpwstr>_Toc246396190</vt:lpwstr>
      </vt:variant>
      <vt:variant>
        <vt:i4>1966140</vt:i4>
      </vt:variant>
      <vt:variant>
        <vt:i4>566</vt:i4>
      </vt:variant>
      <vt:variant>
        <vt:i4>0</vt:i4>
      </vt:variant>
      <vt:variant>
        <vt:i4>5</vt:i4>
      </vt:variant>
      <vt:variant>
        <vt:lpwstr/>
      </vt:variant>
      <vt:variant>
        <vt:lpwstr>_Toc246396189</vt:lpwstr>
      </vt:variant>
      <vt:variant>
        <vt:i4>1966140</vt:i4>
      </vt:variant>
      <vt:variant>
        <vt:i4>560</vt:i4>
      </vt:variant>
      <vt:variant>
        <vt:i4>0</vt:i4>
      </vt:variant>
      <vt:variant>
        <vt:i4>5</vt:i4>
      </vt:variant>
      <vt:variant>
        <vt:lpwstr/>
      </vt:variant>
      <vt:variant>
        <vt:lpwstr>_Toc246396188</vt:lpwstr>
      </vt:variant>
      <vt:variant>
        <vt:i4>1966140</vt:i4>
      </vt:variant>
      <vt:variant>
        <vt:i4>554</vt:i4>
      </vt:variant>
      <vt:variant>
        <vt:i4>0</vt:i4>
      </vt:variant>
      <vt:variant>
        <vt:i4>5</vt:i4>
      </vt:variant>
      <vt:variant>
        <vt:lpwstr/>
      </vt:variant>
      <vt:variant>
        <vt:lpwstr>_Toc246396187</vt:lpwstr>
      </vt:variant>
      <vt:variant>
        <vt:i4>1966140</vt:i4>
      </vt:variant>
      <vt:variant>
        <vt:i4>548</vt:i4>
      </vt:variant>
      <vt:variant>
        <vt:i4>0</vt:i4>
      </vt:variant>
      <vt:variant>
        <vt:i4>5</vt:i4>
      </vt:variant>
      <vt:variant>
        <vt:lpwstr/>
      </vt:variant>
      <vt:variant>
        <vt:lpwstr>_Toc246396186</vt:lpwstr>
      </vt:variant>
      <vt:variant>
        <vt:i4>1966140</vt:i4>
      </vt:variant>
      <vt:variant>
        <vt:i4>542</vt:i4>
      </vt:variant>
      <vt:variant>
        <vt:i4>0</vt:i4>
      </vt:variant>
      <vt:variant>
        <vt:i4>5</vt:i4>
      </vt:variant>
      <vt:variant>
        <vt:lpwstr/>
      </vt:variant>
      <vt:variant>
        <vt:lpwstr>_Toc246396185</vt:lpwstr>
      </vt:variant>
      <vt:variant>
        <vt:i4>1966140</vt:i4>
      </vt:variant>
      <vt:variant>
        <vt:i4>536</vt:i4>
      </vt:variant>
      <vt:variant>
        <vt:i4>0</vt:i4>
      </vt:variant>
      <vt:variant>
        <vt:i4>5</vt:i4>
      </vt:variant>
      <vt:variant>
        <vt:lpwstr/>
      </vt:variant>
      <vt:variant>
        <vt:lpwstr>_Toc246396184</vt:lpwstr>
      </vt:variant>
      <vt:variant>
        <vt:i4>1966140</vt:i4>
      </vt:variant>
      <vt:variant>
        <vt:i4>530</vt:i4>
      </vt:variant>
      <vt:variant>
        <vt:i4>0</vt:i4>
      </vt:variant>
      <vt:variant>
        <vt:i4>5</vt:i4>
      </vt:variant>
      <vt:variant>
        <vt:lpwstr/>
      </vt:variant>
      <vt:variant>
        <vt:lpwstr>_Toc246396183</vt:lpwstr>
      </vt:variant>
      <vt:variant>
        <vt:i4>1966140</vt:i4>
      </vt:variant>
      <vt:variant>
        <vt:i4>524</vt:i4>
      </vt:variant>
      <vt:variant>
        <vt:i4>0</vt:i4>
      </vt:variant>
      <vt:variant>
        <vt:i4>5</vt:i4>
      </vt:variant>
      <vt:variant>
        <vt:lpwstr/>
      </vt:variant>
      <vt:variant>
        <vt:lpwstr>_Toc246396182</vt:lpwstr>
      </vt:variant>
      <vt:variant>
        <vt:i4>1966140</vt:i4>
      </vt:variant>
      <vt:variant>
        <vt:i4>518</vt:i4>
      </vt:variant>
      <vt:variant>
        <vt:i4>0</vt:i4>
      </vt:variant>
      <vt:variant>
        <vt:i4>5</vt:i4>
      </vt:variant>
      <vt:variant>
        <vt:lpwstr/>
      </vt:variant>
      <vt:variant>
        <vt:lpwstr>_Toc246396181</vt:lpwstr>
      </vt:variant>
      <vt:variant>
        <vt:i4>1966140</vt:i4>
      </vt:variant>
      <vt:variant>
        <vt:i4>512</vt:i4>
      </vt:variant>
      <vt:variant>
        <vt:i4>0</vt:i4>
      </vt:variant>
      <vt:variant>
        <vt:i4>5</vt:i4>
      </vt:variant>
      <vt:variant>
        <vt:lpwstr/>
      </vt:variant>
      <vt:variant>
        <vt:lpwstr>_Toc246396180</vt:lpwstr>
      </vt:variant>
      <vt:variant>
        <vt:i4>1114172</vt:i4>
      </vt:variant>
      <vt:variant>
        <vt:i4>506</vt:i4>
      </vt:variant>
      <vt:variant>
        <vt:i4>0</vt:i4>
      </vt:variant>
      <vt:variant>
        <vt:i4>5</vt:i4>
      </vt:variant>
      <vt:variant>
        <vt:lpwstr/>
      </vt:variant>
      <vt:variant>
        <vt:lpwstr>_Toc246396179</vt:lpwstr>
      </vt:variant>
      <vt:variant>
        <vt:i4>1114172</vt:i4>
      </vt:variant>
      <vt:variant>
        <vt:i4>500</vt:i4>
      </vt:variant>
      <vt:variant>
        <vt:i4>0</vt:i4>
      </vt:variant>
      <vt:variant>
        <vt:i4>5</vt:i4>
      </vt:variant>
      <vt:variant>
        <vt:lpwstr/>
      </vt:variant>
      <vt:variant>
        <vt:lpwstr>_Toc246396178</vt:lpwstr>
      </vt:variant>
      <vt:variant>
        <vt:i4>1114172</vt:i4>
      </vt:variant>
      <vt:variant>
        <vt:i4>494</vt:i4>
      </vt:variant>
      <vt:variant>
        <vt:i4>0</vt:i4>
      </vt:variant>
      <vt:variant>
        <vt:i4>5</vt:i4>
      </vt:variant>
      <vt:variant>
        <vt:lpwstr/>
      </vt:variant>
      <vt:variant>
        <vt:lpwstr>_Toc246396177</vt:lpwstr>
      </vt:variant>
      <vt:variant>
        <vt:i4>1114172</vt:i4>
      </vt:variant>
      <vt:variant>
        <vt:i4>488</vt:i4>
      </vt:variant>
      <vt:variant>
        <vt:i4>0</vt:i4>
      </vt:variant>
      <vt:variant>
        <vt:i4>5</vt:i4>
      </vt:variant>
      <vt:variant>
        <vt:lpwstr/>
      </vt:variant>
      <vt:variant>
        <vt:lpwstr>_Toc246396176</vt:lpwstr>
      </vt:variant>
      <vt:variant>
        <vt:i4>1114172</vt:i4>
      </vt:variant>
      <vt:variant>
        <vt:i4>482</vt:i4>
      </vt:variant>
      <vt:variant>
        <vt:i4>0</vt:i4>
      </vt:variant>
      <vt:variant>
        <vt:i4>5</vt:i4>
      </vt:variant>
      <vt:variant>
        <vt:lpwstr/>
      </vt:variant>
      <vt:variant>
        <vt:lpwstr>_Toc246396175</vt:lpwstr>
      </vt:variant>
      <vt:variant>
        <vt:i4>1114172</vt:i4>
      </vt:variant>
      <vt:variant>
        <vt:i4>476</vt:i4>
      </vt:variant>
      <vt:variant>
        <vt:i4>0</vt:i4>
      </vt:variant>
      <vt:variant>
        <vt:i4>5</vt:i4>
      </vt:variant>
      <vt:variant>
        <vt:lpwstr/>
      </vt:variant>
      <vt:variant>
        <vt:lpwstr>_Toc246396174</vt:lpwstr>
      </vt:variant>
      <vt:variant>
        <vt:i4>1114172</vt:i4>
      </vt:variant>
      <vt:variant>
        <vt:i4>470</vt:i4>
      </vt:variant>
      <vt:variant>
        <vt:i4>0</vt:i4>
      </vt:variant>
      <vt:variant>
        <vt:i4>5</vt:i4>
      </vt:variant>
      <vt:variant>
        <vt:lpwstr/>
      </vt:variant>
      <vt:variant>
        <vt:lpwstr>_Toc246396173</vt:lpwstr>
      </vt:variant>
      <vt:variant>
        <vt:i4>1114172</vt:i4>
      </vt:variant>
      <vt:variant>
        <vt:i4>464</vt:i4>
      </vt:variant>
      <vt:variant>
        <vt:i4>0</vt:i4>
      </vt:variant>
      <vt:variant>
        <vt:i4>5</vt:i4>
      </vt:variant>
      <vt:variant>
        <vt:lpwstr/>
      </vt:variant>
      <vt:variant>
        <vt:lpwstr>_Toc246396172</vt:lpwstr>
      </vt:variant>
      <vt:variant>
        <vt:i4>1114172</vt:i4>
      </vt:variant>
      <vt:variant>
        <vt:i4>458</vt:i4>
      </vt:variant>
      <vt:variant>
        <vt:i4>0</vt:i4>
      </vt:variant>
      <vt:variant>
        <vt:i4>5</vt:i4>
      </vt:variant>
      <vt:variant>
        <vt:lpwstr/>
      </vt:variant>
      <vt:variant>
        <vt:lpwstr>_Toc246396171</vt:lpwstr>
      </vt:variant>
      <vt:variant>
        <vt:i4>1114172</vt:i4>
      </vt:variant>
      <vt:variant>
        <vt:i4>452</vt:i4>
      </vt:variant>
      <vt:variant>
        <vt:i4>0</vt:i4>
      </vt:variant>
      <vt:variant>
        <vt:i4>5</vt:i4>
      </vt:variant>
      <vt:variant>
        <vt:lpwstr/>
      </vt:variant>
      <vt:variant>
        <vt:lpwstr>_Toc246396170</vt:lpwstr>
      </vt:variant>
      <vt:variant>
        <vt:i4>1048636</vt:i4>
      </vt:variant>
      <vt:variant>
        <vt:i4>446</vt:i4>
      </vt:variant>
      <vt:variant>
        <vt:i4>0</vt:i4>
      </vt:variant>
      <vt:variant>
        <vt:i4>5</vt:i4>
      </vt:variant>
      <vt:variant>
        <vt:lpwstr/>
      </vt:variant>
      <vt:variant>
        <vt:lpwstr>_Toc246396169</vt:lpwstr>
      </vt:variant>
      <vt:variant>
        <vt:i4>1048636</vt:i4>
      </vt:variant>
      <vt:variant>
        <vt:i4>440</vt:i4>
      </vt:variant>
      <vt:variant>
        <vt:i4>0</vt:i4>
      </vt:variant>
      <vt:variant>
        <vt:i4>5</vt:i4>
      </vt:variant>
      <vt:variant>
        <vt:lpwstr/>
      </vt:variant>
      <vt:variant>
        <vt:lpwstr>_Toc246396168</vt:lpwstr>
      </vt:variant>
      <vt:variant>
        <vt:i4>1048636</vt:i4>
      </vt:variant>
      <vt:variant>
        <vt:i4>434</vt:i4>
      </vt:variant>
      <vt:variant>
        <vt:i4>0</vt:i4>
      </vt:variant>
      <vt:variant>
        <vt:i4>5</vt:i4>
      </vt:variant>
      <vt:variant>
        <vt:lpwstr/>
      </vt:variant>
      <vt:variant>
        <vt:lpwstr>_Toc246396167</vt:lpwstr>
      </vt:variant>
      <vt:variant>
        <vt:i4>1048636</vt:i4>
      </vt:variant>
      <vt:variant>
        <vt:i4>428</vt:i4>
      </vt:variant>
      <vt:variant>
        <vt:i4>0</vt:i4>
      </vt:variant>
      <vt:variant>
        <vt:i4>5</vt:i4>
      </vt:variant>
      <vt:variant>
        <vt:lpwstr/>
      </vt:variant>
      <vt:variant>
        <vt:lpwstr>_Toc246396166</vt:lpwstr>
      </vt:variant>
      <vt:variant>
        <vt:i4>1048636</vt:i4>
      </vt:variant>
      <vt:variant>
        <vt:i4>422</vt:i4>
      </vt:variant>
      <vt:variant>
        <vt:i4>0</vt:i4>
      </vt:variant>
      <vt:variant>
        <vt:i4>5</vt:i4>
      </vt:variant>
      <vt:variant>
        <vt:lpwstr/>
      </vt:variant>
      <vt:variant>
        <vt:lpwstr>_Toc246396165</vt:lpwstr>
      </vt:variant>
      <vt:variant>
        <vt:i4>1048636</vt:i4>
      </vt:variant>
      <vt:variant>
        <vt:i4>416</vt:i4>
      </vt:variant>
      <vt:variant>
        <vt:i4>0</vt:i4>
      </vt:variant>
      <vt:variant>
        <vt:i4>5</vt:i4>
      </vt:variant>
      <vt:variant>
        <vt:lpwstr/>
      </vt:variant>
      <vt:variant>
        <vt:lpwstr>_Toc246396164</vt:lpwstr>
      </vt:variant>
      <vt:variant>
        <vt:i4>1048636</vt:i4>
      </vt:variant>
      <vt:variant>
        <vt:i4>410</vt:i4>
      </vt:variant>
      <vt:variant>
        <vt:i4>0</vt:i4>
      </vt:variant>
      <vt:variant>
        <vt:i4>5</vt:i4>
      </vt:variant>
      <vt:variant>
        <vt:lpwstr/>
      </vt:variant>
      <vt:variant>
        <vt:lpwstr>_Toc246396163</vt:lpwstr>
      </vt:variant>
      <vt:variant>
        <vt:i4>1048636</vt:i4>
      </vt:variant>
      <vt:variant>
        <vt:i4>404</vt:i4>
      </vt:variant>
      <vt:variant>
        <vt:i4>0</vt:i4>
      </vt:variant>
      <vt:variant>
        <vt:i4>5</vt:i4>
      </vt:variant>
      <vt:variant>
        <vt:lpwstr/>
      </vt:variant>
      <vt:variant>
        <vt:lpwstr>_Toc246396162</vt:lpwstr>
      </vt:variant>
      <vt:variant>
        <vt:i4>1048636</vt:i4>
      </vt:variant>
      <vt:variant>
        <vt:i4>398</vt:i4>
      </vt:variant>
      <vt:variant>
        <vt:i4>0</vt:i4>
      </vt:variant>
      <vt:variant>
        <vt:i4>5</vt:i4>
      </vt:variant>
      <vt:variant>
        <vt:lpwstr/>
      </vt:variant>
      <vt:variant>
        <vt:lpwstr>_Toc246396161</vt:lpwstr>
      </vt:variant>
      <vt:variant>
        <vt:i4>1048636</vt:i4>
      </vt:variant>
      <vt:variant>
        <vt:i4>392</vt:i4>
      </vt:variant>
      <vt:variant>
        <vt:i4>0</vt:i4>
      </vt:variant>
      <vt:variant>
        <vt:i4>5</vt:i4>
      </vt:variant>
      <vt:variant>
        <vt:lpwstr/>
      </vt:variant>
      <vt:variant>
        <vt:lpwstr>_Toc246396160</vt:lpwstr>
      </vt:variant>
      <vt:variant>
        <vt:i4>1245244</vt:i4>
      </vt:variant>
      <vt:variant>
        <vt:i4>386</vt:i4>
      </vt:variant>
      <vt:variant>
        <vt:i4>0</vt:i4>
      </vt:variant>
      <vt:variant>
        <vt:i4>5</vt:i4>
      </vt:variant>
      <vt:variant>
        <vt:lpwstr/>
      </vt:variant>
      <vt:variant>
        <vt:lpwstr>_Toc246396159</vt:lpwstr>
      </vt:variant>
      <vt:variant>
        <vt:i4>1245244</vt:i4>
      </vt:variant>
      <vt:variant>
        <vt:i4>380</vt:i4>
      </vt:variant>
      <vt:variant>
        <vt:i4>0</vt:i4>
      </vt:variant>
      <vt:variant>
        <vt:i4>5</vt:i4>
      </vt:variant>
      <vt:variant>
        <vt:lpwstr/>
      </vt:variant>
      <vt:variant>
        <vt:lpwstr>_Toc246396158</vt:lpwstr>
      </vt:variant>
      <vt:variant>
        <vt:i4>1245244</vt:i4>
      </vt:variant>
      <vt:variant>
        <vt:i4>374</vt:i4>
      </vt:variant>
      <vt:variant>
        <vt:i4>0</vt:i4>
      </vt:variant>
      <vt:variant>
        <vt:i4>5</vt:i4>
      </vt:variant>
      <vt:variant>
        <vt:lpwstr/>
      </vt:variant>
      <vt:variant>
        <vt:lpwstr>_Toc246396157</vt:lpwstr>
      </vt:variant>
      <vt:variant>
        <vt:i4>1245244</vt:i4>
      </vt:variant>
      <vt:variant>
        <vt:i4>368</vt:i4>
      </vt:variant>
      <vt:variant>
        <vt:i4>0</vt:i4>
      </vt:variant>
      <vt:variant>
        <vt:i4>5</vt:i4>
      </vt:variant>
      <vt:variant>
        <vt:lpwstr/>
      </vt:variant>
      <vt:variant>
        <vt:lpwstr>_Toc246396156</vt:lpwstr>
      </vt:variant>
      <vt:variant>
        <vt:i4>1245244</vt:i4>
      </vt:variant>
      <vt:variant>
        <vt:i4>362</vt:i4>
      </vt:variant>
      <vt:variant>
        <vt:i4>0</vt:i4>
      </vt:variant>
      <vt:variant>
        <vt:i4>5</vt:i4>
      </vt:variant>
      <vt:variant>
        <vt:lpwstr/>
      </vt:variant>
      <vt:variant>
        <vt:lpwstr>_Toc246396155</vt:lpwstr>
      </vt:variant>
      <vt:variant>
        <vt:i4>1245244</vt:i4>
      </vt:variant>
      <vt:variant>
        <vt:i4>356</vt:i4>
      </vt:variant>
      <vt:variant>
        <vt:i4>0</vt:i4>
      </vt:variant>
      <vt:variant>
        <vt:i4>5</vt:i4>
      </vt:variant>
      <vt:variant>
        <vt:lpwstr/>
      </vt:variant>
      <vt:variant>
        <vt:lpwstr>_Toc246396154</vt:lpwstr>
      </vt:variant>
      <vt:variant>
        <vt:i4>1245244</vt:i4>
      </vt:variant>
      <vt:variant>
        <vt:i4>350</vt:i4>
      </vt:variant>
      <vt:variant>
        <vt:i4>0</vt:i4>
      </vt:variant>
      <vt:variant>
        <vt:i4>5</vt:i4>
      </vt:variant>
      <vt:variant>
        <vt:lpwstr/>
      </vt:variant>
      <vt:variant>
        <vt:lpwstr>_Toc246396153</vt:lpwstr>
      </vt:variant>
      <vt:variant>
        <vt:i4>1245244</vt:i4>
      </vt:variant>
      <vt:variant>
        <vt:i4>344</vt:i4>
      </vt:variant>
      <vt:variant>
        <vt:i4>0</vt:i4>
      </vt:variant>
      <vt:variant>
        <vt:i4>5</vt:i4>
      </vt:variant>
      <vt:variant>
        <vt:lpwstr/>
      </vt:variant>
      <vt:variant>
        <vt:lpwstr>_Toc246396152</vt:lpwstr>
      </vt:variant>
      <vt:variant>
        <vt:i4>1245244</vt:i4>
      </vt:variant>
      <vt:variant>
        <vt:i4>338</vt:i4>
      </vt:variant>
      <vt:variant>
        <vt:i4>0</vt:i4>
      </vt:variant>
      <vt:variant>
        <vt:i4>5</vt:i4>
      </vt:variant>
      <vt:variant>
        <vt:lpwstr/>
      </vt:variant>
      <vt:variant>
        <vt:lpwstr>_Toc246396151</vt:lpwstr>
      </vt:variant>
      <vt:variant>
        <vt:i4>1245244</vt:i4>
      </vt:variant>
      <vt:variant>
        <vt:i4>332</vt:i4>
      </vt:variant>
      <vt:variant>
        <vt:i4>0</vt:i4>
      </vt:variant>
      <vt:variant>
        <vt:i4>5</vt:i4>
      </vt:variant>
      <vt:variant>
        <vt:lpwstr/>
      </vt:variant>
      <vt:variant>
        <vt:lpwstr>_Toc246396150</vt:lpwstr>
      </vt:variant>
      <vt:variant>
        <vt:i4>1179708</vt:i4>
      </vt:variant>
      <vt:variant>
        <vt:i4>326</vt:i4>
      </vt:variant>
      <vt:variant>
        <vt:i4>0</vt:i4>
      </vt:variant>
      <vt:variant>
        <vt:i4>5</vt:i4>
      </vt:variant>
      <vt:variant>
        <vt:lpwstr/>
      </vt:variant>
      <vt:variant>
        <vt:lpwstr>_Toc246396149</vt:lpwstr>
      </vt:variant>
      <vt:variant>
        <vt:i4>1179708</vt:i4>
      </vt:variant>
      <vt:variant>
        <vt:i4>320</vt:i4>
      </vt:variant>
      <vt:variant>
        <vt:i4>0</vt:i4>
      </vt:variant>
      <vt:variant>
        <vt:i4>5</vt:i4>
      </vt:variant>
      <vt:variant>
        <vt:lpwstr/>
      </vt:variant>
      <vt:variant>
        <vt:lpwstr>_Toc246396148</vt:lpwstr>
      </vt:variant>
      <vt:variant>
        <vt:i4>1179708</vt:i4>
      </vt:variant>
      <vt:variant>
        <vt:i4>314</vt:i4>
      </vt:variant>
      <vt:variant>
        <vt:i4>0</vt:i4>
      </vt:variant>
      <vt:variant>
        <vt:i4>5</vt:i4>
      </vt:variant>
      <vt:variant>
        <vt:lpwstr/>
      </vt:variant>
      <vt:variant>
        <vt:lpwstr>_Toc246396147</vt:lpwstr>
      </vt:variant>
      <vt:variant>
        <vt:i4>1179708</vt:i4>
      </vt:variant>
      <vt:variant>
        <vt:i4>308</vt:i4>
      </vt:variant>
      <vt:variant>
        <vt:i4>0</vt:i4>
      </vt:variant>
      <vt:variant>
        <vt:i4>5</vt:i4>
      </vt:variant>
      <vt:variant>
        <vt:lpwstr/>
      </vt:variant>
      <vt:variant>
        <vt:lpwstr>_Toc246396146</vt:lpwstr>
      </vt:variant>
      <vt:variant>
        <vt:i4>1179708</vt:i4>
      </vt:variant>
      <vt:variant>
        <vt:i4>302</vt:i4>
      </vt:variant>
      <vt:variant>
        <vt:i4>0</vt:i4>
      </vt:variant>
      <vt:variant>
        <vt:i4>5</vt:i4>
      </vt:variant>
      <vt:variant>
        <vt:lpwstr/>
      </vt:variant>
      <vt:variant>
        <vt:lpwstr>_Toc246396145</vt:lpwstr>
      </vt:variant>
      <vt:variant>
        <vt:i4>1179708</vt:i4>
      </vt:variant>
      <vt:variant>
        <vt:i4>296</vt:i4>
      </vt:variant>
      <vt:variant>
        <vt:i4>0</vt:i4>
      </vt:variant>
      <vt:variant>
        <vt:i4>5</vt:i4>
      </vt:variant>
      <vt:variant>
        <vt:lpwstr/>
      </vt:variant>
      <vt:variant>
        <vt:lpwstr>_Toc246396144</vt:lpwstr>
      </vt:variant>
      <vt:variant>
        <vt:i4>1179708</vt:i4>
      </vt:variant>
      <vt:variant>
        <vt:i4>290</vt:i4>
      </vt:variant>
      <vt:variant>
        <vt:i4>0</vt:i4>
      </vt:variant>
      <vt:variant>
        <vt:i4>5</vt:i4>
      </vt:variant>
      <vt:variant>
        <vt:lpwstr/>
      </vt:variant>
      <vt:variant>
        <vt:lpwstr>_Toc246396143</vt:lpwstr>
      </vt:variant>
      <vt:variant>
        <vt:i4>1179708</vt:i4>
      </vt:variant>
      <vt:variant>
        <vt:i4>284</vt:i4>
      </vt:variant>
      <vt:variant>
        <vt:i4>0</vt:i4>
      </vt:variant>
      <vt:variant>
        <vt:i4>5</vt:i4>
      </vt:variant>
      <vt:variant>
        <vt:lpwstr/>
      </vt:variant>
      <vt:variant>
        <vt:lpwstr>_Toc246396142</vt:lpwstr>
      </vt:variant>
      <vt:variant>
        <vt:i4>1179708</vt:i4>
      </vt:variant>
      <vt:variant>
        <vt:i4>278</vt:i4>
      </vt:variant>
      <vt:variant>
        <vt:i4>0</vt:i4>
      </vt:variant>
      <vt:variant>
        <vt:i4>5</vt:i4>
      </vt:variant>
      <vt:variant>
        <vt:lpwstr/>
      </vt:variant>
      <vt:variant>
        <vt:lpwstr>_Toc246396141</vt:lpwstr>
      </vt:variant>
      <vt:variant>
        <vt:i4>1179708</vt:i4>
      </vt:variant>
      <vt:variant>
        <vt:i4>272</vt:i4>
      </vt:variant>
      <vt:variant>
        <vt:i4>0</vt:i4>
      </vt:variant>
      <vt:variant>
        <vt:i4>5</vt:i4>
      </vt:variant>
      <vt:variant>
        <vt:lpwstr/>
      </vt:variant>
      <vt:variant>
        <vt:lpwstr>_Toc246396140</vt:lpwstr>
      </vt:variant>
      <vt:variant>
        <vt:i4>1376316</vt:i4>
      </vt:variant>
      <vt:variant>
        <vt:i4>266</vt:i4>
      </vt:variant>
      <vt:variant>
        <vt:i4>0</vt:i4>
      </vt:variant>
      <vt:variant>
        <vt:i4>5</vt:i4>
      </vt:variant>
      <vt:variant>
        <vt:lpwstr/>
      </vt:variant>
      <vt:variant>
        <vt:lpwstr>_Toc246396139</vt:lpwstr>
      </vt:variant>
      <vt:variant>
        <vt:i4>1966194</vt:i4>
      </vt:variant>
      <vt:variant>
        <vt:i4>-1</vt:i4>
      </vt:variant>
      <vt:variant>
        <vt:i4>1884</vt:i4>
      </vt:variant>
      <vt:variant>
        <vt:i4>1</vt:i4>
      </vt:variant>
      <vt:variant>
        <vt:lpwstr>http://middleware.internet2.edu/dir/groups/docs/draft-barton-grouptools-arch-02_files/groupsRegERD2.gif</vt:lpwstr>
      </vt:variant>
      <vt:variant>
        <vt:lpwstr/>
      </vt:variant>
      <vt:variant>
        <vt:i4>2949179</vt:i4>
      </vt:variant>
      <vt:variant>
        <vt:i4>-1</vt:i4>
      </vt:variant>
      <vt:variant>
        <vt:i4>1886</vt:i4>
      </vt:variant>
      <vt:variant>
        <vt:i4>1</vt:i4>
      </vt:variant>
      <vt:variant>
        <vt:lpwstr>http://cagrid.org/download/attachments/4489677/gts.jpg</vt:lpwstr>
      </vt:variant>
      <vt:variant>
        <vt:lpwstr/>
      </vt:variant>
      <vt:variant>
        <vt:i4>4063278</vt:i4>
      </vt:variant>
      <vt:variant>
        <vt:i4>-1</vt:i4>
      </vt:variant>
      <vt:variant>
        <vt:i4>1929</vt:i4>
      </vt:variant>
      <vt:variant>
        <vt:i4>1</vt:i4>
      </vt:variant>
      <vt:variant>
        <vt:lpwstr>http://cagrid.org/download/attachments/4491709/syncgts.jpg</vt:lpwstr>
      </vt:variant>
      <vt:variant>
        <vt:lpwstr/>
      </vt:variant>
      <vt:variant>
        <vt:i4>7012405</vt:i4>
      </vt:variant>
      <vt:variant>
        <vt:i4>-1</vt:i4>
      </vt:variant>
      <vt:variant>
        <vt:i4>1955</vt:i4>
      </vt:variant>
      <vt:variant>
        <vt:i4>1</vt:i4>
      </vt:variant>
      <vt:variant>
        <vt:lpwstr>http://cagrid.org/download/attachments/5571754/worddav991c19447c8ff1db321f75cfe76ae5e6.png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dc:title>
  <dc:creator>sue.dillehay</dc:creator>
  <cp:lastModifiedBy> </cp:lastModifiedBy>
  <cp:revision>636</cp:revision>
  <cp:lastPrinted>2004-01-21T17:58:00Z</cp:lastPrinted>
  <dcterms:created xsi:type="dcterms:W3CDTF">2009-11-20T19:32:00Z</dcterms:created>
  <dcterms:modified xsi:type="dcterms:W3CDTF">2009-12-09T19:34:00Z</dcterms:modified>
</cp:coreProperties>
</file>